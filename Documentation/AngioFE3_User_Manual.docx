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C7C64" w14:textId="48EEDEA3" w:rsidR="006A0BC1" w:rsidRDefault="006A0BC1" w:rsidP="0028349D"/>
    <w:p w14:paraId="7B9CDFD7" w14:textId="7B13368A" w:rsidR="006A0BC1" w:rsidRPr="005D6A47" w:rsidRDefault="005D6A47" w:rsidP="00C80F4A">
      <w:pPr>
        <w:jc w:val="center"/>
        <w:rPr>
          <w:b/>
          <w:sz w:val="144"/>
          <w:szCs w:val="144"/>
          <w:rPrChange w:id="1" w:author="mp4" w:date="2018-08-24T13:50:00Z">
            <w:rPr/>
          </w:rPrChange>
        </w:rPr>
      </w:pPr>
      <w:ins w:id="2" w:author="mp4" w:date="2018-08-24T13:50:00Z">
        <w:r w:rsidRPr="005D6A47">
          <w:rPr>
            <w:b/>
            <w:sz w:val="144"/>
            <w:szCs w:val="144"/>
            <w:rPrChange w:id="3" w:author="mp4" w:date="2018-08-24T13:50:00Z">
              <w:rPr/>
            </w:rPrChange>
          </w:rPr>
          <w:t>AngioFE</w:t>
        </w:r>
        <w:del w:id="4" w:author="Steven" w:date="2022-03-29T11:04:00Z">
          <w:r w:rsidRPr="005D6A47" w:rsidDel="00691F03">
            <w:rPr>
              <w:b/>
              <w:sz w:val="144"/>
              <w:szCs w:val="144"/>
              <w:rPrChange w:id="5" w:author="mp4" w:date="2018-08-24T13:50:00Z">
                <w:rPr/>
              </w:rPrChange>
            </w:rPr>
            <w:delText>3</w:delText>
          </w:r>
        </w:del>
      </w:ins>
      <w:commentRangeStart w:id="6"/>
      <w:del w:id="7" w:author="mp4" w:date="2018-08-24T13:50:00Z">
        <w:r w:rsidR="0016320C" w:rsidRPr="005D6A47" w:rsidDel="005D6A47">
          <w:rPr>
            <w:b/>
            <w:noProof/>
            <w:sz w:val="144"/>
            <w:szCs w:val="144"/>
            <w:rPrChange w:id="8" w:author="mp4" w:date="2018-08-24T13:50:00Z">
              <w:rPr>
                <w:noProof/>
              </w:rPr>
            </w:rPrChange>
          </w:rPr>
          <w:drawing>
            <wp:inline distT="0" distB="0" distL="0" distR="0" wp14:anchorId="6A598DF3" wp14:editId="3C2C2D4B">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del>
      <w:commentRangeEnd w:id="6"/>
      <w:r w:rsidR="00BB1F29" w:rsidRPr="005D6A47">
        <w:rPr>
          <w:rStyle w:val="CommentReference"/>
          <w:b/>
          <w:sz w:val="144"/>
          <w:szCs w:val="144"/>
          <w:rPrChange w:id="9" w:author="mp4" w:date="2018-08-24T13:50:00Z">
            <w:rPr>
              <w:rStyle w:val="CommentReference"/>
            </w:rPr>
          </w:rPrChange>
        </w:rPr>
        <w:commentReference w:id="6"/>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AFC5977"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070B9B">
        <w:rPr>
          <w:rFonts w:ascii="Arial Narrow" w:hAnsi="Arial Narrow"/>
          <w:i/>
          <w:sz w:val="52"/>
          <w:szCs w:val="52"/>
        </w:rPr>
        <w:t>3</w:t>
      </w:r>
      <w:r w:rsidR="0016320C" w:rsidRPr="00B951E2">
        <w:rPr>
          <w:rFonts w:ascii="Arial Narrow" w:hAnsi="Arial Narrow"/>
          <w:i/>
          <w:sz w:val="52"/>
          <w:szCs w:val="52"/>
        </w:rPr>
        <w:t>.</w:t>
      </w:r>
      <w:r w:rsidR="001C3E71">
        <w:rPr>
          <w:rFonts w:ascii="Arial Narrow" w:hAnsi="Arial Narrow"/>
          <w:i/>
          <w:sz w:val="52"/>
          <w:szCs w:val="52"/>
        </w:rPr>
        <w:t>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08A81CF"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10" w:author="Steven" w:date="2022-04-18T13:45:00Z">
        <w:r w:rsidR="002505B6">
          <w:rPr>
            <w:b/>
            <w:noProof/>
          </w:rPr>
          <w:t>April 18, 2022</w:t>
        </w:r>
      </w:ins>
      <w:ins w:id="11" w:author=" " w:date="2021-11-15T12:59:00Z">
        <w:del w:id="12" w:author="Steven" w:date="2022-03-29T10:23:00Z">
          <w:r w:rsidR="00C92909" w:rsidDel="00521A69">
            <w:rPr>
              <w:b/>
              <w:noProof/>
            </w:rPr>
            <w:delText>November 15, 2021</w:delText>
          </w:r>
        </w:del>
      </w:ins>
      <w:ins w:id="13" w:author="Steven [2]" w:date="2021-10-04T16:29:00Z">
        <w:del w:id="14" w:author="Steven" w:date="2022-03-29T10:23:00Z">
          <w:r w:rsidR="00B30385" w:rsidDel="00521A69">
            <w:rPr>
              <w:b/>
              <w:noProof/>
            </w:rPr>
            <w:delText>October 4, 2021</w:delText>
          </w:r>
        </w:del>
      </w:ins>
      <w:ins w:id="15" w:author="Steven LaBelle" w:date="2019-12-11T18:31:00Z">
        <w:del w:id="16" w:author="Steven" w:date="2022-03-29T10:23:00Z">
          <w:r w:rsidR="00D92FC0" w:rsidDel="00521A69">
            <w:rPr>
              <w:b/>
              <w:noProof/>
            </w:rPr>
            <w:delText>December 11, 2019</w:delText>
          </w:r>
        </w:del>
      </w:ins>
      <w:ins w:id="17" w:author="mp4" w:date="2018-12-03T12:12:00Z">
        <w:del w:id="18" w:author="Steven" w:date="2022-03-29T10:23:00Z">
          <w:r w:rsidR="009C637A" w:rsidDel="00521A69">
            <w:rPr>
              <w:b/>
              <w:noProof/>
            </w:rPr>
            <w:delText>December 3, 2018</w:delText>
          </w:r>
        </w:del>
      </w:ins>
      <w:del w:id="19" w:author="Steven" w:date="2022-03-29T10:23:00Z">
        <w:r w:rsidR="00B155F6" w:rsidDel="00521A69">
          <w:rPr>
            <w:b/>
            <w:noProof/>
          </w:rPr>
          <w:delText>August 20, 2018</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C7665C7" w14:textId="7A098765" w:rsidR="0030237E" w:rsidRPr="00BB1F29" w:rsidRDefault="0030237E" w:rsidP="0030237E">
      <w:pPr>
        <w:rPr>
          <w:ins w:id="20" w:author="Steven" w:date="2021-03-08T10:44:00Z"/>
          <w:lang w:val="sv-SE"/>
        </w:rPr>
      </w:pPr>
      <w:ins w:id="21" w:author="Steven" w:date="2021-03-08T10:44:00Z">
        <w:r w:rsidRPr="00BB1F29">
          <w:rPr>
            <w:lang w:val="sv-SE"/>
          </w:rPr>
          <w:t>Steven LaBelle (</w:t>
        </w:r>
        <w:r>
          <w:fldChar w:fldCharType="begin"/>
        </w:r>
        <w:r>
          <w:instrText xml:space="preserve"> HYPERLINK "file:///D:\\Temp\\labellestevena@gmail.com" </w:instrText>
        </w:r>
        <w:r>
          <w:fldChar w:fldCharType="separate"/>
        </w:r>
        <w:r w:rsidRPr="00BB1F29">
          <w:rPr>
            <w:rStyle w:val="Hyperlink"/>
            <w:lang w:val="sv-SE"/>
          </w:rPr>
          <w:t>labellestevena@gmail.com</w:t>
        </w:r>
        <w:r>
          <w:rPr>
            <w:rStyle w:val="Hyperlink"/>
            <w:lang w:val="sv-SE"/>
          </w:rPr>
          <w:fldChar w:fldCharType="end"/>
        </w:r>
        <w:r w:rsidRPr="00BB1F29">
          <w:rPr>
            <w:lang w:val="sv-SE"/>
          </w:rPr>
          <w:t>)</w:t>
        </w:r>
      </w:ins>
    </w:p>
    <w:p w14:paraId="29304147" w14:textId="5A9C23B4" w:rsidR="0030237E" w:rsidRDefault="0030237E" w:rsidP="0028349D">
      <w:pPr>
        <w:rPr>
          <w:ins w:id="22" w:author="Steven" w:date="2021-03-08T10:44:00Z"/>
        </w:rPr>
      </w:pPr>
      <w:ins w:id="23" w:author="Steven" w:date="2021-03-08T10:44:00Z">
        <w:r w:rsidRPr="00B023D7">
          <w:t xml:space="preserve">Marsh Poulson </w:t>
        </w:r>
        <w:r>
          <w:t>(</w:t>
        </w:r>
        <w:r>
          <w:fldChar w:fldCharType="begin"/>
        </w:r>
        <w:r>
          <w:instrText xml:space="preserve"> HYPERLINK "mailto:therealmarshpoulson@gmail.com" </w:instrText>
        </w:r>
        <w:r>
          <w:fldChar w:fldCharType="separate"/>
        </w:r>
        <w:r w:rsidRPr="001C3E71">
          <w:rPr>
            <w:rStyle w:val="Hyperlink"/>
          </w:rPr>
          <w:t>therealmarshpoulson@gmail.com</w:t>
        </w:r>
        <w:r>
          <w:rPr>
            <w:rStyle w:val="Hyperlink"/>
          </w:rPr>
          <w:fldChar w:fldCharType="end"/>
        </w:r>
        <w:r>
          <w:t>)</w:t>
        </w:r>
      </w:ins>
    </w:p>
    <w:p w14:paraId="12E051CC" w14:textId="33128D87" w:rsidR="006A0BC1" w:rsidRPr="00572F41" w:rsidRDefault="006A0BC1" w:rsidP="0028349D">
      <w:r w:rsidRPr="00572F41">
        <w:t>Steve Maas (</w:t>
      </w:r>
      <w:hyperlink r:id="rId11" w:history="1">
        <w:r w:rsidRPr="00572F41">
          <w:rPr>
            <w:rStyle w:val="Hyperlink"/>
          </w:rPr>
          <w:t>steve.maas@utah.edu</w:t>
        </w:r>
      </w:hyperlink>
      <w:r w:rsidRPr="00572F41">
        <w:t>)</w:t>
      </w:r>
    </w:p>
    <w:p w14:paraId="42AEB489" w14:textId="430A2B59" w:rsidR="006A0BC1" w:rsidRPr="00DC27ED" w:rsidDel="0030237E" w:rsidRDefault="006A0BC1" w:rsidP="0028349D">
      <w:pPr>
        <w:rPr>
          <w:del w:id="24" w:author="Steven" w:date="2021-03-08T10:43:00Z"/>
        </w:rPr>
      </w:pPr>
      <w:del w:id="25" w:author="Steven" w:date="2021-03-08T10:43:00Z">
        <w:r w:rsidRPr="00DC27ED" w:rsidDel="0030237E">
          <w:delText>Dave Rawlins (</w:delText>
        </w:r>
        <w:r w:rsidR="00EF4D6E" w:rsidDel="0030237E">
          <w:fldChar w:fldCharType="begin"/>
        </w:r>
        <w:r w:rsidR="00EF4D6E" w:rsidDel="0030237E">
          <w:delInstrText xml:space="preserve"> HYPERLINK "mailto:rawlins@sci.utah.edu" </w:delInstrText>
        </w:r>
        <w:r w:rsidR="00EF4D6E" w:rsidDel="0030237E">
          <w:fldChar w:fldCharType="separate"/>
        </w:r>
        <w:r w:rsidRPr="00DC27ED" w:rsidDel="0030237E">
          <w:rPr>
            <w:rStyle w:val="Hyperlink"/>
          </w:rPr>
          <w:delText>rawlins@sci.utah.edu</w:delText>
        </w:r>
        <w:r w:rsidR="00EF4D6E" w:rsidDel="0030237E">
          <w:rPr>
            <w:rStyle w:val="Hyperlink"/>
          </w:rPr>
          <w:fldChar w:fldCharType="end"/>
        </w:r>
        <w:r w:rsidRPr="00DC27ED" w:rsidDel="0030237E">
          <w:delText>)</w:delText>
        </w:r>
      </w:del>
    </w:p>
    <w:p w14:paraId="4350B2CD" w14:textId="69CC456A" w:rsidR="006A0BC1" w:rsidRPr="00DC27ED" w:rsidRDefault="006A0BC1" w:rsidP="0028349D">
      <w:r w:rsidRPr="00DC27ED">
        <w:t>Dr. Jeffrey Weiss (</w:t>
      </w:r>
      <w:hyperlink r:id="rId12" w:history="1">
        <w:r w:rsidRPr="00DC27ED">
          <w:rPr>
            <w:rStyle w:val="Hyperlink"/>
          </w:rPr>
          <w:t>jeff.weiss@utah.edu</w:t>
        </w:r>
      </w:hyperlink>
      <w:r w:rsidRPr="00DC27ED">
        <w:t>)</w:t>
      </w:r>
    </w:p>
    <w:p w14:paraId="386B4B80" w14:textId="12117B93" w:rsidR="00BB1F29" w:rsidRPr="00BB1F29" w:rsidDel="0030237E" w:rsidRDefault="006A0BC1" w:rsidP="0028349D">
      <w:pPr>
        <w:rPr>
          <w:del w:id="26" w:author="Steven" w:date="2021-03-08T10:44:00Z"/>
          <w:lang w:val="sv-SE"/>
        </w:rPr>
      </w:pPr>
      <w:del w:id="27" w:author="Steven" w:date="2021-03-08T10:44:00Z">
        <w:r w:rsidRPr="00BB1F29" w:rsidDel="0030237E">
          <w:rPr>
            <w:lang w:val="sv-SE"/>
          </w:rPr>
          <w:delText>Dr. Gerard Ateshian (</w:delText>
        </w:r>
        <w:r w:rsidR="00EF4D6E" w:rsidDel="0030237E">
          <w:fldChar w:fldCharType="begin"/>
        </w:r>
        <w:r w:rsidR="00EF4D6E" w:rsidDel="0030237E">
          <w:delInstrText xml:space="preserve"> HYPERLINK "mailto:ateshian@columbia.edu" </w:delInstrText>
        </w:r>
        <w:r w:rsidR="00EF4D6E" w:rsidDel="0030237E">
          <w:fldChar w:fldCharType="separate"/>
        </w:r>
        <w:r w:rsidRPr="00BB1F29" w:rsidDel="0030237E">
          <w:rPr>
            <w:rStyle w:val="Hyperlink"/>
            <w:lang w:val="sv-SE"/>
          </w:rPr>
          <w:delText>ateshian@columbia.edu</w:delText>
        </w:r>
        <w:r w:rsidR="00EF4D6E" w:rsidDel="0030237E">
          <w:rPr>
            <w:rStyle w:val="Hyperlink"/>
            <w:lang w:val="sv-SE"/>
          </w:rPr>
          <w:fldChar w:fldCharType="end"/>
        </w:r>
        <w:r w:rsidRPr="00BB1F29" w:rsidDel="0030237E">
          <w:rPr>
            <w:lang w:val="sv-SE"/>
          </w:rPr>
          <w:delText>)</w:delText>
        </w:r>
      </w:del>
    </w:p>
    <w:p w14:paraId="0A61B981" w14:textId="19DD1486" w:rsidR="001C3E71" w:rsidRPr="00BB1F29" w:rsidDel="0030237E" w:rsidRDefault="00BB1F29" w:rsidP="0028349D">
      <w:pPr>
        <w:rPr>
          <w:del w:id="28" w:author="Steven" w:date="2021-03-08T10:43:00Z"/>
          <w:lang w:val="sv-SE"/>
        </w:rPr>
      </w:pPr>
      <w:del w:id="29" w:author="Steven" w:date="2021-03-08T10:43:00Z">
        <w:r w:rsidRPr="00BB1F29" w:rsidDel="0030237E">
          <w:rPr>
            <w:lang w:val="sv-SE"/>
          </w:rPr>
          <w:delText>Steven LaBelle (</w:delText>
        </w:r>
        <w:r w:rsidR="00EF4D6E" w:rsidDel="0030237E">
          <w:fldChar w:fldCharType="begin"/>
        </w:r>
        <w:r w:rsidR="00EF4D6E" w:rsidDel="0030237E">
          <w:delInstrText xml:space="preserve"> HYPERLINK "file:///D:\\Temp\\labellestevena@gmail.com" </w:delInstrText>
        </w:r>
        <w:r w:rsidR="00EF4D6E" w:rsidDel="0030237E">
          <w:fldChar w:fldCharType="separate"/>
        </w:r>
        <w:r w:rsidRPr="00BB1F29" w:rsidDel="0030237E">
          <w:rPr>
            <w:rStyle w:val="Hyperlink"/>
            <w:lang w:val="sv-SE"/>
          </w:rPr>
          <w:delText>labellestevena@gmail.com</w:delText>
        </w:r>
        <w:r w:rsidR="00EF4D6E" w:rsidDel="0030237E">
          <w:rPr>
            <w:rStyle w:val="Hyperlink"/>
            <w:lang w:val="sv-SE"/>
          </w:rPr>
          <w:fldChar w:fldCharType="end"/>
        </w:r>
        <w:r w:rsidRPr="00BB1F29" w:rsidDel="0030237E">
          <w:rPr>
            <w:lang w:val="sv-SE"/>
          </w:rPr>
          <w:delText>)</w:delText>
        </w:r>
      </w:del>
    </w:p>
    <w:p w14:paraId="2E7E0DCE" w14:textId="2CF2D720" w:rsidR="006A0BC1" w:rsidRPr="00B023D7" w:rsidDel="0030237E" w:rsidRDefault="00BB1F29" w:rsidP="0028349D">
      <w:pPr>
        <w:rPr>
          <w:del w:id="30" w:author="Steven" w:date="2021-03-08T10:43:00Z"/>
        </w:rPr>
      </w:pPr>
      <w:del w:id="31" w:author="Steven" w:date="2021-03-08T10:43:00Z">
        <w:r w:rsidRPr="00B023D7" w:rsidDel="0030237E">
          <w:delText xml:space="preserve">Marsh Poulson </w:delText>
        </w:r>
        <w:r w:rsidR="001C3E71" w:rsidDel="0030237E">
          <w:delText>(</w:delText>
        </w:r>
        <w:r w:rsidR="00EF4D6E" w:rsidDel="0030237E">
          <w:fldChar w:fldCharType="begin"/>
        </w:r>
        <w:r w:rsidR="00EF4D6E" w:rsidDel="0030237E">
          <w:delInstrText xml:space="preserve"> HYPERLINK "mailto:therealmarshpoulson@gmail.com" </w:delInstrText>
        </w:r>
        <w:r w:rsidR="00EF4D6E" w:rsidDel="0030237E">
          <w:fldChar w:fldCharType="separate"/>
        </w:r>
        <w:r w:rsidR="001C3E71" w:rsidRPr="001C3E71" w:rsidDel="0030237E">
          <w:rPr>
            <w:rStyle w:val="Hyperlink"/>
          </w:rPr>
          <w:delText>therealmarshpoulson@gmail.com</w:delText>
        </w:r>
        <w:r w:rsidR="00EF4D6E" w:rsidDel="0030237E">
          <w:rPr>
            <w:rStyle w:val="Hyperlink"/>
          </w:rPr>
          <w:fldChar w:fldCharType="end"/>
        </w:r>
        <w:r w:rsidR="001C3E71" w:rsidDel="0030237E">
          <w:delText>)</w:delText>
        </w:r>
      </w:del>
    </w:p>
    <w:p w14:paraId="34E454C1" w14:textId="77777777" w:rsidR="006A0BC1" w:rsidRPr="00B023D7"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5C8FD763" w:rsidR="006A0BC1" w:rsidRDefault="006A0BC1" w:rsidP="0028349D">
      <w:r>
        <w:t xml:space="preserve">MRL: </w:t>
      </w:r>
      <w:hyperlink r:id="rId13" w:history="1">
        <w:r w:rsidRPr="006D7874">
          <w:rPr>
            <w:rStyle w:val="Hyperlink"/>
          </w:rPr>
          <w:t>http://mrl.sci.utah.edu</w:t>
        </w:r>
      </w:hyperlink>
    </w:p>
    <w:p w14:paraId="17813EC9" w14:textId="1546CFAD" w:rsidR="006A0BC1" w:rsidRDefault="006A0BC1" w:rsidP="0028349D">
      <w:pPr>
        <w:rPr>
          <w:ins w:id="32" w:author="Steven" w:date="2022-03-29T12:58:00Z"/>
          <w:rStyle w:val="Hyperlink"/>
          <w:lang w:val="sv-SE"/>
        </w:rPr>
      </w:pPr>
      <w:r w:rsidRPr="00BB1707">
        <w:rPr>
          <w:lang w:val="sv-SE"/>
        </w:rPr>
        <w:t xml:space="preserve">FEBio: </w:t>
      </w:r>
      <w:ins w:id="33" w:author="Steven" w:date="2022-03-29T12:58:00Z">
        <w:r w:rsidR="00843328">
          <w:rPr>
            <w:lang w:val="sv-SE"/>
          </w:rPr>
          <w:fldChar w:fldCharType="begin"/>
        </w:r>
        <w:r w:rsidR="00843328">
          <w:rPr>
            <w:lang w:val="sv-SE"/>
          </w:rPr>
          <w:instrText xml:space="preserve"> HYPERLINK "</w:instrText>
        </w:r>
      </w:ins>
      <w:r w:rsidR="00843328" w:rsidRPr="00843328">
        <w:rPr>
          <w:rPrChange w:id="34" w:author="Steven" w:date="2022-03-29T12:58:00Z">
            <w:rPr>
              <w:rStyle w:val="Hyperlink"/>
              <w:lang w:val="sv-SE"/>
            </w:rPr>
          </w:rPrChange>
        </w:rPr>
        <w:instrText>http://febio</w:instrText>
      </w:r>
      <w:r w:rsidR="00843328" w:rsidRPr="00BB1707">
        <w:rPr>
          <w:rStyle w:val="Hyperlink"/>
          <w:lang w:val="sv-SE"/>
        </w:rPr>
        <w:instrText>.org</w:instrText>
      </w:r>
      <w:ins w:id="35" w:author="Steven" w:date="2022-03-29T12:58:00Z">
        <w:r w:rsidR="00843328">
          <w:rPr>
            <w:lang w:val="sv-SE"/>
          </w:rPr>
          <w:instrText xml:space="preserve">" </w:instrText>
        </w:r>
        <w:r w:rsidR="00843328">
          <w:rPr>
            <w:lang w:val="sv-SE"/>
          </w:rPr>
          <w:fldChar w:fldCharType="separate"/>
        </w:r>
      </w:ins>
      <w:r w:rsidR="00843328" w:rsidRPr="00756709">
        <w:rPr>
          <w:rStyle w:val="Hyperlink"/>
          <w:lang w:val="sv-SE"/>
        </w:rPr>
        <w:t>http://febio.org</w:t>
      </w:r>
      <w:ins w:id="36" w:author="Steven" w:date="2022-03-29T12:58:00Z">
        <w:r w:rsidR="00843328">
          <w:rPr>
            <w:lang w:val="sv-SE"/>
          </w:rPr>
          <w:fldChar w:fldCharType="end"/>
        </w:r>
      </w:ins>
    </w:p>
    <w:p w14:paraId="7BF6C9E0" w14:textId="1AEF1A01" w:rsidR="00843328" w:rsidRDefault="00843328" w:rsidP="0028349D">
      <w:pPr>
        <w:rPr>
          <w:ins w:id="37" w:author="Steven" w:date="2022-03-29T12:58:00Z"/>
          <w:rStyle w:val="Hyperlink"/>
          <w:lang w:val="sv-SE"/>
        </w:rPr>
      </w:pPr>
    </w:p>
    <w:p w14:paraId="61C56B02" w14:textId="2F4BC055" w:rsidR="00843328" w:rsidRDefault="00843328" w:rsidP="0028349D">
      <w:pPr>
        <w:rPr>
          <w:ins w:id="38" w:author="Steven" w:date="2022-03-29T12:58:00Z"/>
          <w:rStyle w:val="Hyperlink"/>
          <w:b/>
          <w:color w:val="auto"/>
          <w:u w:val="none"/>
          <w:lang w:val="sv-SE"/>
        </w:rPr>
      </w:pPr>
      <w:ins w:id="39" w:author="Steven" w:date="2022-03-29T12:58:00Z">
        <w:r>
          <w:rPr>
            <w:rStyle w:val="Hyperlink"/>
            <w:b/>
            <w:color w:val="auto"/>
            <w:u w:val="none"/>
            <w:lang w:val="sv-SE"/>
          </w:rPr>
          <w:t>Github</w:t>
        </w:r>
      </w:ins>
    </w:p>
    <w:p w14:paraId="15344604" w14:textId="5899EA1A" w:rsidR="00843328" w:rsidRDefault="00843328" w:rsidP="0028349D">
      <w:pPr>
        <w:rPr>
          <w:ins w:id="40" w:author="Steven" w:date="2022-03-29T12:58:00Z"/>
          <w:rStyle w:val="Hyperlink"/>
          <w:color w:val="auto"/>
          <w:u w:val="none"/>
          <w:lang w:val="sv-SE"/>
        </w:rPr>
      </w:pPr>
      <w:ins w:id="41" w:author="Steven" w:date="2022-03-29T12:58:00Z">
        <w:r>
          <w:rPr>
            <w:rStyle w:val="Hyperlink"/>
            <w:color w:val="auto"/>
            <w:u w:val="none"/>
            <w:lang w:val="sv-SE"/>
          </w:rPr>
          <w:t xml:space="preserve">FEBio: </w:t>
        </w:r>
      </w:ins>
      <w:ins w:id="42" w:author="Steven" w:date="2022-03-29T12:59:00Z">
        <w:r>
          <w:rPr>
            <w:rStyle w:val="Hyperlink"/>
            <w:color w:val="auto"/>
            <w:u w:val="none"/>
            <w:lang w:val="sv-SE"/>
          </w:rPr>
          <w:fldChar w:fldCharType="begin"/>
        </w:r>
        <w:r>
          <w:rPr>
            <w:rStyle w:val="Hyperlink"/>
            <w:color w:val="auto"/>
            <w:u w:val="none"/>
            <w:lang w:val="sv-SE"/>
          </w:rPr>
          <w:instrText xml:space="preserve"> HYPERLINK "</w:instrText>
        </w:r>
      </w:ins>
      <w:ins w:id="43" w:author="Steven" w:date="2022-03-29T12:58:00Z">
        <w:r w:rsidRPr="00843328">
          <w:rPr>
            <w:rStyle w:val="Hyperlink"/>
            <w:color w:val="auto"/>
            <w:u w:val="none"/>
            <w:lang w:val="sv-SE"/>
          </w:rPr>
          <w:instrText>https://github.com/febiosoftware/FEBio</w:instrText>
        </w:r>
      </w:ins>
      <w:ins w:id="44" w:author="Steven" w:date="2022-03-29T12:59:00Z">
        <w:r>
          <w:rPr>
            <w:rStyle w:val="Hyperlink"/>
            <w:color w:val="auto"/>
            <w:u w:val="none"/>
            <w:lang w:val="sv-SE"/>
          </w:rPr>
          <w:instrText xml:space="preserve">" </w:instrText>
        </w:r>
        <w:r>
          <w:rPr>
            <w:rStyle w:val="Hyperlink"/>
            <w:color w:val="auto"/>
            <w:u w:val="none"/>
            <w:lang w:val="sv-SE"/>
          </w:rPr>
          <w:fldChar w:fldCharType="separate"/>
        </w:r>
      </w:ins>
      <w:ins w:id="45" w:author="Steven" w:date="2022-03-29T12:58:00Z">
        <w:r w:rsidRPr="00756709">
          <w:rPr>
            <w:rStyle w:val="Hyperlink"/>
            <w:lang w:val="sv-SE"/>
          </w:rPr>
          <w:t>https://github.com/febiosoftware/FEBio</w:t>
        </w:r>
      </w:ins>
      <w:ins w:id="46" w:author="Steven" w:date="2022-03-29T12:59:00Z">
        <w:r>
          <w:rPr>
            <w:rStyle w:val="Hyperlink"/>
            <w:color w:val="auto"/>
            <w:u w:val="none"/>
            <w:lang w:val="sv-SE"/>
          </w:rPr>
          <w:fldChar w:fldCharType="end"/>
        </w:r>
      </w:ins>
    </w:p>
    <w:p w14:paraId="2BC302CE" w14:textId="23B6C183" w:rsidR="00714A78" w:rsidRPr="00843328" w:rsidRDefault="00843328" w:rsidP="0028349D">
      <w:pPr>
        <w:rPr>
          <w:lang w:val="sv-SE"/>
        </w:rPr>
      </w:pPr>
      <w:ins w:id="47" w:author="Steven" w:date="2022-03-29T12:58:00Z">
        <w:r>
          <w:rPr>
            <w:rStyle w:val="Hyperlink"/>
            <w:color w:val="auto"/>
            <w:u w:val="none"/>
            <w:lang w:val="sv-SE"/>
          </w:rPr>
          <w:t>AngioFE:</w:t>
        </w:r>
      </w:ins>
      <w:ins w:id="48" w:author="Steven" w:date="2022-04-01T15:17:00Z">
        <w:r w:rsidR="00714A78">
          <w:rPr>
            <w:rStyle w:val="Hyperlink"/>
            <w:color w:val="auto"/>
            <w:u w:val="none"/>
            <w:lang w:val="sv-SE"/>
          </w:rPr>
          <w:t xml:space="preserve"> </w:t>
        </w:r>
        <w:r w:rsidR="00714A78">
          <w:rPr>
            <w:rStyle w:val="Hyperlink"/>
            <w:color w:val="auto"/>
            <w:u w:val="none"/>
            <w:lang w:val="sv-SE"/>
          </w:rPr>
          <w:fldChar w:fldCharType="begin"/>
        </w:r>
        <w:r w:rsidR="00714A78">
          <w:rPr>
            <w:rStyle w:val="Hyperlink"/>
            <w:color w:val="auto"/>
            <w:u w:val="none"/>
            <w:lang w:val="sv-SE"/>
          </w:rPr>
          <w:instrText xml:space="preserve"> HYPERLINK "https://github.com/febiosoftware/AngioFE" </w:instrText>
        </w:r>
        <w:r w:rsidR="00714A78">
          <w:rPr>
            <w:rStyle w:val="Hyperlink"/>
            <w:color w:val="auto"/>
            <w:u w:val="none"/>
            <w:lang w:val="sv-SE"/>
          </w:rPr>
          <w:fldChar w:fldCharType="separate"/>
        </w:r>
        <w:r w:rsidR="00714A78" w:rsidRPr="009C26C0">
          <w:rPr>
            <w:rStyle w:val="Hyperlink"/>
            <w:lang w:val="sv-SE"/>
          </w:rPr>
          <w:t>https://github.com/febiosoftware/AngioFE</w:t>
        </w:r>
        <w:r w:rsidR="00714A78">
          <w:rPr>
            <w:rStyle w:val="Hyperlink"/>
            <w:color w:val="auto"/>
            <w:u w:val="none"/>
            <w:lang w:val="sv-SE"/>
          </w:rPr>
          <w:fldChar w:fldCharType="end"/>
        </w:r>
      </w:ins>
    </w:p>
    <w:p w14:paraId="545264DC" w14:textId="77777777" w:rsidR="006A0BC1" w:rsidRPr="00BB1707" w:rsidRDefault="006A0BC1" w:rsidP="0028349D">
      <w:pPr>
        <w:rPr>
          <w:b/>
          <w:lang w:val="sv-SE"/>
        </w:rPr>
      </w:pPr>
    </w:p>
    <w:p w14:paraId="77F41C77" w14:textId="77777777" w:rsidR="006A0BC1" w:rsidRPr="00BB1707" w:rsidRDefault="006A0BC1" w:rsidP="0028349D">
      <w:pPr>
        <w:rPr>
          <w:b/>
          <w:lang w:val="sv-SE"/>
        </w:rPr>
      </w:pPr>
      <w:r w:rsidRPr="00BB1707">
        <w:rPr>
          <w:b/>
          <w:lang w:val="sv-SE"/>
        </w:rPr>
        <w:t>Forum</w:t>
      </w:r>
    </w:p>
    <w:p w14:paraId="55C8DFB0" w14:textId="352A7ECE" w:rsidR="006A0BC1" w:rsidRPr="00BB1707" w:rsidDel="00521A69" w:rsidRDefault="00521A69" w:rsidP="0028349D">
      <w:pPr>
        <w:rPr>
          <w:del w:id="49" w:author="Steven" w:date="2022-03-29T10:26:00Z"/>
          <w:lang w:val="sv-SE"/>
        </w:rPr>
      </w:pPr>
      <w:ins w:id="50" w:author="Steven" w:date="2022-03-29T10:26:00Z">
        <w:r>
          <w:rPr>
            <w:lang w:val="sv-SE"/>
          </w:rPr>
          <w:fldChar w:fldCharType="begin"/>
        </w:r>
        <w:r>
          <w:rPr>
            <w:lang w:val="sv-SE"/>
          </w:rPr>
          <w:instrText xml:space="preserve"> HYPERLINK "</w:instrText>
        </w:r>
        <w:r w:rsidRPr="00521A69">
          <w:rPr>
            <w:lang w:val="sv-SE"/>
          </w:rPr>
          <w:instrText>https://forums.febio.org/forum/plugin-forums</w:instrText>
        </w:r>
        <w:r>
          <w:rPr>
            <w:lang w:val="sv-SE"/>
          </w:rPr>
          <w:instrText xml:space="preserve">" </w:instrText>
        </w:r>
        <w:r>
          <w:rPr>
            <w:lang w:val="sv-SE"/>
          </w:rPr>
          <w:fldChar w:fldCharType="separate"/>
        </w:r>
        <w:r w:rsidRPr="00756709">
          <w:rPr>
            <w:rStyle w:val="Hyperlink"/>
            <w:lang w:val="sv-SE"/>
          </w:rPr>
          <w:t>https://forums.febio.org/forum/plugin-forums</w:t>
        </w:r>
        <w:r>
          <w:rPr>
            <w:lang w:val="sv-SE"/>
          </w:rPr>
          <w:fldChar w:fldCharType="end"/>
        </w:r>
      </w:ins>
      <w:commentRangeStart w:id="51"/>
      <w:del w:id="52" w:author="Steven" w:date="2022-03-29T10:26:00Z">
        <w:r w:rsidR="009C4FB8" w:rsidRPr="00BB1707" w:rsidDel="00521A69">
          <w:rPr>
            <w:lang w:val="sv-SE"/>
          </w:rPr>
          <w:delText>http://mrlforums.sci.utah.edu/forums/</w:delText>
        </w:r>
        <w:commentRangeEnd w:id="51"/>
        <w:r w:rsidR="00BB1F29" w:rsidDel="00521A69">
          <w:rPr>
            <w:rStyle w:val="CommentReference"/>
          </w:rPr>
          <w:commentReference w:id="51"/>
        </w:r>
      </w:del>
    </w:p>
    <w:p w14:paraId="163A3716" w14:textId="636E4D3E" w:rsidR="006A0BC1" w:rsidRDefault="006A0BC1" w:rsidP="0028349D">
      <w:pPr>
        <w:rPr>
          <w:ins w:id="53" w:author="Steven" w:date="2022-03-29T10:26:00Z"/>
          <w:lang w:val="sv-SE"/>
        </w:rPr>
      </w:pPr>
    </w:p>
    <w:p w14:paraId="199622C3" w14:textId="77777777" w:rsidR="00521A69" w:rsidRPr="00BB1707" w:rsidRDefault="00521A69" w:rsidP="0028349D">
      <w:pPr>
        <w:rPr>
          <w:lang w:val="sv-SE"/>
        </w:rPr>
      </w:pPr>
    </w:p>
    <w:p w14:paraId="525FF9CB" w14:textId="2FB1FBB5" w:rsidR="006A0BC1" w:rsidRDefault="006A0BC1" w:rsidP="0028349D">
      <w:r>
        <w:t>Development of the FEBio project is supported in part by a grant from the U.S. National Institutes of Health</w:t>
      </w:r>
      <w:del w:id="54" w:author="Steven" w:date="2022-03-29T10:27:00Z">
        <w:r w:rsidR="00C41EFB" w:rsidDel="00521A69">
          <w:delText xml:space="preserve"> (</w:delText>
        </w:r>
        <w:r w:rsidR="00C41EFB" w:rsidRPr="00F55F57" w:rsidDel="00521A69">
          <w:delText>R01GM083925</w:delText>
        </w:r>
        <w:r w:rsidR="00C41EFB" w:rsidDel="00521A69">
          <w:delText>)</w:delText>
        </w:r>
      </w:del>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5"/>
          <w:headerReference w:type="default" r:id="rId16"/>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1DB9F1B1" w14:textId="27922636" w:rsidR="007C576C" w:rsidRDefault="00EE3AB5">
      <w:pPr>
        <w:pStyle w:val="TOC1"/>
        <w:tabs>
          <w:tab w:val="left" w:pos="480"/>
          <w:tab w:val="right" w:leader="dot" w:pos="9350"/>
        </w:tabs>
        <w:rPr>
          <w:ins w:id="55" w:author="Steven" w:date="2022-04-01T17:20:00Z"/>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ins w:id="56" w:author="Steven" w:date="2022-04-01T17:20:00Z">
        <w:r w:rsidR="007C576C" w:rsidRPr="00432F32">
          <w:rPr>
            <w:rStyle w:val="Hyperlink"/>
            <w:noProof/>
          </w:rPr>
          <w:fldChar w:fldCharType="begin"/>
        </w:r>
        <w:r w:rsidR="007C576C" w:rsidRPr="00432F32">
          <w:rPr>
            <w:rStyle w:val="Hyperlink"/>
            <w:noProof/>
          </w:rPr>
          <w:instrText xml:space="preserve"> </w:instrText>
        </w:r>
        <w:r w:rsidR="007C576C">
          <w:rPr>
            <w:noProof/>
          </w:rPr>
          <w:instrText>HYPERLINK \l "_Toc99726071"</w:instrText>
        </w:r>
        <w:r w:rsidR="007C576C" w:rsidRPr="00432F32">
          <w:rPr>
            <w:rStyle w:val="Hyperlink"/>
            <w:noProof/>
          </w:rPr>
          <w:instrText xml:space="preserve"> </w:instrText>
        </w:r>
        <w:r w:rsidR="007C576C" w:rsidRPr="00432F32">
          <w:rPr>
            <w:rStyle w:val="Hyperlink"/>
            <w:noProof/>
          </w:rPr>
          <w:fldChar w:fldCharType="separate"/>
        </w:r>
        <w:r w:rsidR="007C576C" w:rsidRPr="00432F32">
          <w:rPr>
            <w:rStyle w:val="Hyperlink"/>
            <w:noProof/>
          </w:rPr>
          <w:t>1.</w:t>
        </w:r>
        <w:r w:rsidR="007C576C">
          <w:rPr>
            <w:rFonts w:asciiTheme="minorHAnsi" w:eastAsiaTheme="minorEastAsia" w:hAnsiTheme="minorHAnsi" w:cstheme="minorBidi"/>
            <w:b w:val="0"/>
            <w:bCs w:val="0"/>
            <w:caps w:val="0"/>
            <w:noProof/>
            <w:sz w:val="22"/>
            <w:szCs w:val="22"/>
          </w:rPr>
          <w:tab/>
        </w:r>
        <w:r w:rsidR="007C576C" w:rsidRPr="00432F32">
          <w:rPr>
            <w:rStyle w:val="Hyperlink"/>
            <w:noProof/>
          </w:rPr>
          <w:t>Introduction</w:t>
        </w:r>
        <w:r w:rsidR="007C576C">
          <w:rPr>
            <w:noProof/>
            <w:webHidden/>
          </w:rPr>
          <w:tab/>
        </w:r>
        <w:r w:rsidR="007C576C">
          <w:rPr>
            <w:noProof/>
            <w:webHidden/>
          </w:rPr>
          <w:fldChar w:fldCharType="begin"/>
        </w:r>
        <w:r w:rsidR="007C576C">
          <w:rPr>
            <w:noProof/>
            <w:webHidden/>
          </w:rPr>
          <w:instrText xml:space="preserve"> PAGEREF _Toc99726071 \h </w:instrText>
        </w:r>
      </w:ins>
      <w:r w:rsidR="007C576C">
        <w:rPr>
          <w:noProof/>
          <w:webHidden/>
        </w:rPr>
      </w:r>
      <w:r w:rsidR="007C576C">
        <w:rPr>
          <w:noProof/>
          <w:webHidden/>
        </w:rPr>
        <w:fldChar w:fldCharType="separate"/>
      </w:r>
      <w:ins w:id="57" w:author="Steven" w:date="2022-04-01T17:21:00Z">
        <w:r w:rsidR="007C576C">
          <w:rPr>
            <w:noProof/>
            <w:webHidden/>
          </w:rPr>
          <w:t>1</w:t>
        </w:r>
      </w:ins>
      <w:ins w:id="58" w:author="Steven" w:date="2022-04-01T17:20:00Z">
        <w:r w:rsidR="007C576C">
          <w:rPr>
            <w:noProof/>
            <w:webHidden/>
          </w:rPr>
          <w:fldChar w:fldCharType="end"/>
        </w:r>
        <w:r w:rsidR="007C576C" w:rsidRPr="00432F32">
          <w:rPr>
            <w:rStyle w:val="Hyperlink"/>
            <w:noProof/>
          </w:rPr>
          <w:fldChar w:fldCharType="end"/>
        </w:r>
      </w:ins>
    </w:p>
    <w:p w14:paraId="0179D577" w14:textId="7EB3BADC" w:rsidR="007C576C" w:rsidRDefault="007C576C">
      <w:pPr>
        <w:pStyle w:val="TOC2"/>
        <w:tabs>
          <w:tab w:val="right" w:leader="dot" w:pos="9350"/>
        </w:tabs>
        <w:rPr>
          <w:ins w:id="59" w:author="Steven" w:date="2022-04-01T17:20:00Z"/>
          <w:rFonts w:asciiTheme="minorHAnsi" w:eastAsiaTheme="minorEastAsia" w:hAnsiTheme="minorHAnsi" w:cstheme="minorBidi"/>
          <w:smallCaps w:val="0"/>
          <w:noProof/>
          <w:sz w:val="22"/>
          <w:szCs w:val="22"/>
        </w:rPr>
      </w:pPr>
      <w:ins w:id="6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"_Toc99726072"</w:instrText>
        </w:r>
        <w:r w:rsidRPr="00432F32">
          <w:rPr>
            <w:rStyle w:val="Hyperlink"/>
            <w:noProof/>
          </w:rPr>
          <w:instrText xml:space="preserve"> </w:instrText>
        </w:r>
        <w:r w:rsidRPr="00432F32">
          <w:rPr>
            <w:rStyle w:val="Hyperlink"/>
            <w:noProof/>
          </w:rPr>
          <w:fldChar w:fldCharType="separate"/>
        </w:r>
        <w:r w:rsidRPr="00432F32">
          <w:rPr>
            <w:rStyle w:val="Hyperlink"/>
            <w:noProof/>
          </w:rPr>
          <w:t>1.1. Overview of AngioFE</w:t>
        </w:r>
        <w:r>
          <w:rPr>
            <w:noProof/>
            <w:webHidden/>
          </w:rPr>
          <w:tab/>
        </w:r>
        <w:r>
          <w:rPr>
            <w:noProof/>
            <w:webHidden/>
          </w:rPr>
          <w:fldChar w:fldCharType="begin"/>
        </w:r>
        <w:r>
          <w:rPr>
            <w:noProof/>
            <w:webHidden/>
          </w:rPr>
          <w:instrText xml:space="preserve"> PAGEREF _Toc99726072 \h </w:instrText>
        </w:r>
      </w:ins>
      <w:r>
        <w:rPr>
          <w:noProof/>
          <w:webHidden/>
        </w:rPr>
      </w:r>
      <w:r>
        <w:rPr>
          <w:noProof/>
          <w:webHidden/>
        </w:rPr>
        <w:fldChar w:fldCharType="separate"/>
      </w:r>
      <w:ins w:id="61" w:author="Steven" w:date="2022-04-01T17:21:00Z">
        <w:r>
          <w:rPr>
            <w:noProof/>
            <w:webHidden/>
          </w:rPr>
          <w:t>1</w:t>
        </w:r>
      </w:ins>
      <w:ins w:id="62" w:author="Steven" w:date="2022-04-01T17:20:00Z">
        <w:r>
          <w:rPr>
            <w:noProof/>
            <w:webHidden/>
          </w:rPr>
          <w:fldChar w:fldCharType="end"/>
        </w:r>
        <w:r w:rsidRPr="00432F32">
          <w:rPr>
            <w:rStyle w:val="Hyperlink"/>
            <w:noProof/>
          </w:rPr>
          <w:fldChar w:fldCharType="end"/>
        </w:r>
      </w:ins>
    </w:p>
    <w:p w14:paraId="39FEF89E" w14:textId="3F543BC0" w:rsidR="007C576C" w:rsidRDefault="007C576C">
      <w:pPr>
        <w:pStyle w:val="TOC2"/>
        <w:tabs>
          <w:tab w:val="right" w:leader="dot" w:pos="9350"/>
        </w:tabs>
        <w:rPr>
          <w:ins w:id="63" w:author="Steven" w:date="2022-04-01T17:20:00Z"/>
          <w:rFonts w:asciiTheme="minorHAnsi" w:eastAsiaTheme="minorEastAsia" w:hAnsiTheme="minorHAnsi" w:cstheme="minorBidi"/>
          <w:smallCaps w:val="0"/>
          <w:noProof/>
          <w:sz w:val="22"/>
          <w:szCs w:val="22"/>
        </w:rPr>
      </w:pPr>
      <w:ins w:id="6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"_Toc99726073"</w:instrText>
        </w:r>
        <w:r w:rsidRPr="00432F32">
          <w:rPr>
            <w:rStyle w:val="Hyperlink"/>
            <w:noProof/>
          </w:rPr>
          <w:instrText xml:space="preserve"> </w:instrText>
        </w:r>
        <w:r w:rsidRPr="00432F32">
          <w:rPr>
            <w:rStyle w:val="Hyperlink"/>
            <w:noProof/>
          </w:rPr>
          <w:fldChar w:fldCharType="separate"/>
        </w:r>
        <w:r w:rsidRPr="00432F32">
          <w:rPr>
            <w:rStyle w:val="Hyperlink"/>
            <w:noProof/>
          </w:rPr>
          <w:t>1.2. Capabilities</w:t>
        </w:r>
        <w:r>
          <w:rPr>
            <w:noProof/>
            <w:webHidden/>
          </w:rPr>
          <w:tab/>
        </w:r>
        <w:r>
          <w:rPr>
            <w:noProof/>
            <w:webHidden/>
          </w:rPr>
          <w:fldChar w:fldCharType="begin"/>
        </w:r>
        <w:r>
          <w:rPr>
            <w:noProof/>
            <w:webHidden/>
          </w:rPr>
          <w:instrText xml:space="preserve"> PAGEREF _Toc99726073 \h </w:instrText>
        </w:r>
      </w:ins>
      <w:r>
        <w:rPr>
          <w:noProof/>
          <w:webHidden/>
        </w:rPr>
      </w:r>
      <w:r>
        <w:rPr>
          <w:noProof/>
          <w:webHidden/>
        </w:rPr>
        <w:fldChar w:fldCharType="separate"/>
      </w:r>
      <w:ins w:id="65" w:author="Steven" w:date="2022-04-01T17:21:00Z">
        <w:r>
          <w:rPr>
            <w:noProof/>
            <w:webHidden/>
          </w:rPr>
          <w:t>1</w:t>
        </w:r>
      </w:ins>
      <w:ins w:id="66" w:author="Steven" w:date="2022-04-01T17:20:00Z">
        <w:r>
          <w:rPr>
            <w:noProof/>
            <w:webHidden/>
          </w:rPr>
          <w:fldChar w:fldCharType="end"/>
        </w:r>
        <w:r w:rsidRPr="00432F32">
          <w:rPr>
            <w:rStyle w:val="Hyperlink"/>
            <w:noProof/>
          </w:rPr>
          <w:fldChar w:fldCharType="end"/>
        </w:r>
      </w:ins>
    </w:p>
    <w:p w14:paraId="05949CB2" w14:textId="157C1DCC" w:rsidR="007C576C" w:rsidRDefault="007C576C">
      <w:pPr>
        <w:pStyle w:val="TOC3"/>
        <w:tabs>
          <w:tab w:val="right" w:leader="dot" w:pos="9350"/>
        </w:tabs>
        <w:rPr>
          <w:ins w:id="67" w:author="Steven" w:date="2022-04-01T17:20:00Z"/>
          <w:rFonts w:asciiTheme="minorHAnsi" w:eastAsiaTheme="minorEastAsia" w:hAnsiTheme="minorHAnsi" w:cstheme="minorBidi"/>
          <w:i w:val="0"/>
          <w:iCs w:val="0"/>
          <w:noProof/>
          <w:sz w:val="22"/>
          <w:szCs w:val="22"/>
        </w:rPr>
      </w:pPr>
      <w:ins w:id="6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"_Toc99726074"</w:instrText>
        </w:r>
        <w:r w:rsidRPr="00432F32">
          <w:rPr>
            <w:rStyle w:val="Hyperlink"/>
            <w:noProof/>
          </w:rPr>
          <w:instrText xml:space="preserve"> </w:instrText>
        </w:r>
        <w:r w:rsidRPr="00432F32">
          <w:rPr>
            <w:rStyle w:val="Hyperlink"/>
            <w:noProof/>
          </w:rPr>
          <w:fldChar w:fldCharType="separate"/>
        </w:r>
        <w:r w:rsidRPr="00432F32">
          <w:rPr>
            <w:rStyle w:val="Hyperlink"/>
            <w:noProof/>
          </w:rPr>
          <w:t>1.2.1. Usage as a Standalone Material</w:t>
        </w:r>
        <w:r>
          <w:rPr>
            <w:noProof/>
            <w:webHidden/>
          </w:rPr>
          <w:tab/>
        </w:r>
        <w:r>
          <w:rPr>
            <w:noProof/>
            <w:webHidden/>
          </w:rPr>
          <w:fldChar w:fldCharType="begin"/>
        </w:r>
        <w:r>
          <w:rPr>
            <w:noProof/>
            <w:webHidden/>
          </w:rPr>
          <w:instrText xml:space="preserve"> PAGEREF _Toc99726074 \h </w:instrText>
        </w:r>
      </w:ins>
      <w:r>
        <w:rPr>
          <w:noProof/>
          <w:webHidden/>
        </w:rPr>
      </w:r>
      <w:r>
        <w:rPr>
          <w:noProof/>
          <w:webHidden/>
        </w:rPr>
        <w:fldChar w:fldCharType="separate"/>
      </w:r>
      <w:ins w:id="69" w:author="Steven" w:date="2022-04-01T17:21:00Z">
        <w:r>
          <w:rPr>
            <w:noProof/>
            <w:webHidden/>
          </w:rPr>
          <w:t>1</w:t>
        </w:r>
      </w:ins>
      <w:ins w:id="70" w:author="Steven" w:date="2022-04-01T17:20:00Z">
        <w:r>
          <w:rPr>
            <w:noProof/>
            <w:webHidden/>
          </w:rPr>
          <w:fldChar w:fldCharType="end"/>
        </w:r>
        <w:r w:rsidRPr="00432F32">
          <w:rPr>
            <w:rStyle w:val="Hyperlink"/>
            <w:noProof/>
          </w:rPr>
          <w:fldChar w:fldCharType="end"/>
        </w:r>
      </w:ins>
    </w:p>
    <w:p w14:paraId="314C08B2" w14:textId="095F7D62" w:rsidR="007C576C" w:rsidRDefault="007C576C">
      <w:pPr>
        <w:pStyle w:val="TOC3"/>
        <w:tabs>
          <w:tab w:val="right" w:leader="dot" w:pos="9350"/>
        </w:tabs>
        <w:rPr>
          <w:ins w:id="71" w:author="Steven" w:date="2022-04-01T17:20:00Z"/>
          <w:rFonts w:asciiTheme="minorHAnsi" w:eastAsiaTheme="minorEastAsia" w:hAnsiTheme="minorHAnsi" w:cstheme="minorBidi"/>
          <w:i w:val="0"/>
          <w:iCs w:val="0"/>
          <w:noProof/>
          <w:sz w:val="22"/>
          <w:szCs w:val="22"/>
        </w:rPr>
      </w:pPr>
      <w:ins w:id="7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"_Toc99726078"</w:instrText>
        </w:r>
        <w:r w:rsidRPr="00432F32">
          <w:rPr>
            <w:rStyle w:val="Hyperlink"/>
            <w:noProof/>
          </w:rPr>
          <w:instrText xml:space="preserve"> </w:instrText>
        </w:r>
        <w:r w:rsidRPr="00432F32">
          <w:rPr>
            <w:rStyle w:val="Hyperlink"/>
            <w:noProof/>
          </w:rPr>
          <w:fldChar w:fldCharType="separate"/>
        </w:r>
        <w:r w:rsidRPr="00432F32">
          <w:rPr>
            <w:rStyle w:val="Hyperlink"/>
            <w:noProof/>
          </w:rPr>
          <w:t>1.2.2. Doxygen Documentation</w:t>
        </w:r>
        <w:r>
          <w:rPr>
            <w:noProof/>
            <w:webHidden/>
          </w:rPr>
          <w:tab/>
        </w:r>
        <w:r>
          <w:rPr>
            <w:noProof/>
            <w:webHidden/>
          </w:rPr>
          <w:fldChar w:fldCharType="begin"/>
        </w:r>
        <w:r>
          <w:rPr>
            <w:noProof/>
            <w:webHidden/>
          </w:rPr>
          <w:instrText xml:space="preserve"> PAGEREF _Toc99726078 \h </w:instrText>
        </w:r>
      </w:ins>
      <w:r>
        <w:rPr>
          <w:noProof/>
          <w:webHidden/>
        </w:rPr>
      </w:r>
      <w:r>
        <w:rPr>
          <w:noProof/>
          <w:webHidden/>
        </w:rPr>
        <w:fldChar w:fldCharType="separate"/>
      </w:r>
      <w:ins w:id="73" w:author="Steven" w:date="2022-04-01T17:21:00Z">
        <w:r>
          <w:rPr>
            <w:noProof/>
            <w:webHidden/>
          </w:rPr>
          <w:t>1</w:t>
        </w:r>
      </w:ins>
      <w:ins w:id="74" w:author="Steven" w:date="2022-04-01T17:20:00Z">
        <w:r>
          <w:rPr>
            <w:noProof/>
            <w:webHidden/>
          </w:rPr>
          <w:fldChar w:fldCharType="end"/>
        </w:r>
        <w:r w:rsidRPr="00432F32">
          <w:rPr>
            <w:rStyle w:val="Hyperlink"/>
            <w:noProof/>
          </w:rPr>
          <w:fldChar w:fldCharType="end"/>
        </w:r>
      </w:ins>
    </w:p>
    <w:p w14:paraId="4CF658B3" w14:textId="230B0C09" w:rsidR="007C576C" w:rsidRDefault="007C576C">
      <w:pPr>
        <w:pStyle w:val="TOC2"/>
        <w:tabs>
          <w:tab w:val="right" w:leader="dot" w:pos="9350"/>
        </w:tabs>
        <w:rPr>
          <w:ins w:id="75" w:author="Steven" w:date="2022-04-01T17:20:00Z"/>
          <w:rFonts w:asciiTheme="minorHAnsi" w:eastAsiaTheme="minorEastAsia" w:hAnsiTheme="minorHAnsi" w:cstheme="minorBidi"/>
          <w:smallCaps w:val="0"/>
          <w:noProof/>
          <w:sz w:val="22"/>
          <w:szCs w:val="22"/>
        </w:rPr>
      </w:pPr>
      <w:ins w:id="7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"_Toc99726082"</w:instrText>
        </w:r>
        <w:r w:rsidRPr="00432F32">
          <w:rPr>
            <w:rStyle w:val="Hyperlink"/>
            <w:noProof/>
          </w:rPr>
          <w:instrText xml:space="preserve"> </w:instrText>
        </w:r>
        <w:r w:rsidRPr="00432F32">
          <w:rPr>
            <w:rStyle w:val="Hyperlink"/>
            <w:noProof/>
          </w:rPr>
          <w:fldChar w:fldCharType="separate"/>
        </w:r>
        <w:r w:rsidRPr="00432F32">
          <w:rPr>
            <w:rStyle w:val="Hyperlink"/>
            <w:noProof/>
          </w:rPr>
          <w:t>1.3. Structure of this Document</w:t>
        </w:r>
        <w:r>
          <w:rPr>
            <w:noProof/>
            <w:webHidden/>
          </w:rPr>
          <w:tab/>
        </w:r>
        <w:r>
          <w:rPr>
            <w:noProof/>
            <w:webHidden/>
          </w:rPr>
          <w:fldChar w:fldCharType="begin"/>
        </w:r>
        <w:r>
          <w:rPr>
            <w:noProof/>
            <w:webHidden/>
          </w:rPr>
          <w:instrText xml:space="preserve"> PAGEREF _Toc99726082 \h </w:instrText>
        </w:r>
      </w:ins>
      <w:r>
        <w:rPr>
          <w:noProof/>
          <w:webHidden/>
        </w:rPr>
      </w:r>
      <w:r>
        <w:rPr>
          <w:noProof/>
          <w:webHidden/>
        </w:rPr>
        <w:fldChar w:fldCharType="separate"/>
      </w:r>
      <w:ins w:id="77" w:author="Steven" w:date="2022-04-01T17:21:00Z">
        <w:r>
          <w:rPr>
            <w:noProof/>
            <w:webHidden/>
          </w:rPr>
          <w:t>1</w:t>
        </w:r>
      </w:ins>
      <w:ins w:id="78" w:author="Steven" w:date="2022-04-01T17:20:00Z">
        <w:r>
          <w:rPr>
            <w:noProof/>
            <w:webHidden/>
          </w:rPr>
          <w:fldChar w:fldCharType="end"/>
        </w:r>
        <w:r w:rsidRPr="00432F32">
          <w:rPr>
            <w:rStyle w:val="Hyperlink"/>
            <w:noProof/>
          </w:rPr>
          <w:fldChar w:fldCharType="end"/>
        </w:r>
      </w:ins>
    </w:p>
    <w:p w14:paraId="21B5A22C" w14:textId="25F00969" w:rsidR="007C576C" w:rsidRDefault="007C576C">
      <w:pPr>
        <w:pStyle w:val="TOC1"/>
        <w:tabs>
          <w:tab w:val="left" w:pos="480"/>
          <w:tab w:val="right" w:leader="dot" w:pos="9350"/>
        </w:tabs>
        <w:rPr>
          <w:ins w:id="79" w:author="Steven" w:date="2022-04-01T17:20:00Z"/>
          <w:rFonts w:asciiTheme="minorHAnsi" w:eastAsiaTheme="minorEastAsia" w:hAnsiTheme="minorHAnsi" w:cstheme="minorBidi"/>
          <w:b w:val="0"/>
          <w:bCs w:val="0"/>
          <w:caps w:val="0"/>
          <w:noProof/>
          <w:sz w:val="22"/>
          <w:szCs w:val="22"/>
        </w:rPr>
      </w:pPr>
      <w:ins w:id="8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"_Toc99726084"</w:instrText>
        </w:r>
        <w:r w:rsidRPr="00432F32">
          <w:rPr>
            <w:rStyle w:val="Hyperlink"/>
            <w:noProof/>
          </w:rPr>
          <w:instrText xml:space="preserve"> </w:instrText>
        </w:r>
        <w:r w:rsidRPr="00432F32">
          <w:rPr>
            <w:rStyle w:val="Hyperlink"/>
            <w:noProof/>
          </w:rPr>
          <w:fldChar w:fldCharType="separate"/>
        </w:r>
        <w:r w:rsidRPr="00432F32">
          <w:rPr>
            <w:rStyle w:val="Hyperlink"/>
            <w:noProof/>
          </w:rPr>
          <w:t>2.</w:t>
        </w:r>
        <w:r>
          <w:rPr>
            <w:rFonts w:asciiTheme="minorHAnsi" w:eastAsiaTheme="minorEastAsia" w:hAnsiTheme="minorHAnsi" w:cstheme="minorBidi"/>
            <w:b w:val="0"/>
            <w:bCs w:val="0"/>
            <w:caps w:val="0"/>
            <w:noProof/>
            <w:sz w:val="22"/>
            <w:szCs w:val="22"/>
          </w:rPr>
          <w:tab/>
        </w:r>
        <w:r w:rsidRPr="00432F32">
          <w:rPr>
            <w:rStyle w:val="Hyperlink"/>
            <w:noProof/>
          </w:rPr>
          <w:t>Terminology</w:t>
        </w:r>
        <w:r>
          <w:rPr>
            <w:noProof/>
            <w:webHidden/>
          </w:rPr>
          <w:tab/>
        </w:r>
        <w:r>
          <w:rPr>
            <w:noProof/>
            <w:webHidden/>
          </w:rPr>
          <w:fldChar w:fldCharType="begin"/>
        </w:r>
        <w:r>
          <w:rPr>
            <w:noProof/>
            <w:webHidden/>
          </w:rPr>
          <w:instrText xml:space="preserve"> PAGEREF _Toc99726084 \h </w:instrText>
        </w:r>
      </w:ins>
      <w:r>
        <w:rPr>
          <w:noProof/>
          <w:webHidden/>
        </w:rPr>
      </w:r>
      <w:r>
        <w:rPr>
          <w:noProof/>
          <w:webHidden/>
        </w:rPr>
        <w:fldChar w:fldCharType="separate"/>
      </w:r>
      <w:ins w:id="81" w:author="Steven" w:date="2022-04-01T17:21:00Z">
        <w:r>
          <w:rPr>
            <w:noProof/>
            <w:webHidden/>
          </w:rPr>
          <w:t>2</w:t>
        </w:r>
      </w:ins>
      <w:ins w:id="82" w:author="Steven" w:date="2022-04-01T17:20:00Z">
        <w:r>
          <w:rPr>
            <w:noProof/>
            <w:webHidden/>
          </w:rPr>
          <w:fldChar w:fldCharType="end"/>
        </w:r>
        <w:r w:rsidRPr="00432F32">
          <w:rPr>
            <w:rStyle w:val="Hyperlink"/>
            <w:noProof/>
          </w:rPr>
          <w:fldChar w:fldCharType="end"/>
        </w:r>
      </w:ins>
    </w:p>
    <w:p w14:paraId="501B2EFA" w14:textId="69C347BC" w:rsidR="007C576C" w:rsidRDefault="007C576C">
      <w:pPr>
        <w:pStyle w:val="TOC2"/>
        <w:tabs>
          <w:tab w:val="right" w:leader="dot" w:pos="9350"/>
        </w:tabs>
        <w:rPr>
          <w:ins w:id="83" w:author="Steven" w:date="2022-04-01T17:20:00Z"/>
          <w:rFonts w:asciiTheme="minorHAnsi" w:eastAsiaTheme="minorEastAsia" w:hAnsiTheme="minorHAnsi" w:cstheme="minorBidi"/>
          <w:smallCaps w:val="0"/>
          <w:noProof/>
          <w:sz w:val="22"/>
          <w:szCs w:val="22"/>
        </w:rPr>
      </w:pPr>
      <w:ins w:id="8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"_Toc99726085"</w:instrText>
        </w:r>
        <w:r w:rsidRPr="00432F32">
          <w:rPr>
            <w:rStyle w:val="Hyperlink"/>
            <w:noProof/>
          </w:rPr>
          <w:instrText xml:space="preserve"> </w:instrText>
        </w:r>
        <w:r w:rsidRPr="00432F32">
          <w:rPr>
            <w:rStyle w:val="Hyperlink"/>
            <w:noProof/>
          </w:rPr>
          <w:fldChar w:fldCharType="separate"/>
        </w:r>
        <w:r w:rsidRPr="00432F32">
          <w:rPr>
            <w:rStyle w:val="Hyperlink"/>
            <w:noProof/>
          </w:rPr>
          <w:t>2.1. General terms</w:t>
        </w:r>
        <w:r>
          <w:rPr>
            <w:noProof/>
            <w:webHidden/>
          </w:rPr>
          <w:tab/>
        </w:r>
        <w:r>
          <w:rPr>
            <w:noProof/>
            <w:webHidden/>
          </w:rPr>
          <w:fldChar w:fldCharType="begin"/>
        </w:r>
        <w:r>
          <w:rPr>
            <w:noProof/>
            <w:webHidden/>
          </w:rPr>
          <w:instrText xml:space="preserve"> PAGEREF _Toc99726085 \h </w:instrText>
        </w:r>
      </w:ins>
      <w:r>
        <w:rPr>
          <w:noProof/>
          <w:webHidden/>
        </w:rPr>
      </w:r>
      <w:r>
        <w:rPr>
          <w:noProof/>
          <w:webHidden/>
        </w:rPr>
        <w:fldChar w:fldCharType="separate"/>
      </w:r>
      <w:ins w:id="85" w:author="Steven" w:date="2022-04-01T17:21:00Z">
        <w:r>
          <w:rPr>
            <w:noProof/>
            <w:webHidden/>
          </w:rPr>
          <w:t>2</w:t>
        </w:r>
      </w:ins>
      <w:ins w:id="86" w:author="Steven" w:date="2022-04-01T17:20:00Z">
        <w:r>
          <w:rPr>
            <w:noProof/>
            <w:webHidden/>
          </w:rPr>
          <w:fldChar w:fldCharType="end"/>
        </w:r>
        <w:r w:rsidRPr="00432F32">
          <w:rPr>
            <w:rStyle w:val="Hyperlink"/>
            <w:noProof/>
          </w:rPr>
          <w:fldChar w:fldCharType="end"/>
        </w:r>
      </w:ins>
    </w:p>
    <w:p w14:paraId="3DE6011D" w14:textId="410221B6" w:rsidR="007C576C" w:rsidRDefault="007C576C">
      <w:pPr>
        <w:pStyle w:val="TOC3"/>
        <w:tabs>
          <w:tab w:val="right" w:leader="dot" w:pos="9350"/>
        </w:tabs>
        <w:rPr>
          <w:ins w:id="87" w:author="Steven" w:date="2022-04-01T17:20:00Z"/>
          <w:rFonts w:asciiTheme="minorHAnsi" w:eastAsiaTheme="minorEastAsia" w:hAnsiTheme="minorHAnsi" w:cstheme="minorBidi"/>
          <w:i w:val="0"/>
          <w:iCs w:val="0"/>
          <w:noProof/>
          <w:sz w:val="22"/>
          <w:szCs w:val="22"/>
        </w:rPr>
      </w:pPr>
      <w:ins w:id="8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"_Toc99726086"</w:instrText>
        </w:r>
        <w:r w:rsidRPr="00432F32">
          <w:rPr>
            <w:rStyle w:val="Hyperlink"/>
            <w:noProof/>
          </w:rPr>
          <w:instrText xml:space="preserve"> </w:instrText>
        </w:r>
        <w:r w:rsidRPr="00432F32">
          <w:rPr>
            <w:rStyle w:val="Hyperlink"/>
            <w:noProof/>
          </w:rPr>
          <w:fldChar w:fldCharType="separate"/>
        </w:r>
        <w:r w:rsidRPr="00432F32">
          <w:rPr>
            <w:rStyle w:val="Hyperlink"/>
            <w:noProof/>
          </w:rPr>
          <w:t>2.1.1. Extracellular Matrix (ECM, matrix)</w:t>
        </w:r>
        <w:r>
          <w:rPr>
            <w:noProof/>
            <w:webHidden/>
          </w:rPr>
          <w:tab/>
        </w:r>
        <w:r>
          <w:rPr>
            <w:noProof/>
            <w:webHidden/>
          </w:rPr>
          <w:fldChar w:fldCharType="begin"/>
        </w:r>
        <w:r>
          <w:rPr>
            <w:noProof/>
            <w:webHidden/>
          </w:rPr>
          <w:instrText xml:space="preserve"> PAGEREF _Toc99726086 \h </w:instrText>
        </w:r>
      </w:ins>
      <w:r>
        <w:rPr>
          <w:noProof/>
          <w:webHidden/>
        </w:rPr>
      </w:r>
      <w:r>
        <w:rPr>
          <w:noProof/>
          <w:webHidden/>
        </w:rPr>
        <w:fldChar w:fldCharType="separate"/>
      </w:r>
      <w:ins w:id="89" w:author="Steven" w:date="2022-04-01T17:21:00Z">
        <w:r>
          <w:rPr>
            <w:noProof/>
            <w:webHidden/>
          </w:rPr>
          <w:t>2</w:t>
        </w:r>
      </w:ins>
      <w:ins w:id="90" w:author="Steven" w:date="2022-04-01T17:20:00Z">
        <w:r>
          <w:rPr>
            <w:noProof/>
            <w:webHidden/>
          </w:rPr>
          <w:fldChar w:fldCharType="end"/>
        </w:r>
        <w:r w:rsidRPr="00432F32">
          <w:rPr>
            <w:rStyle w:val="Hyperlink"/>
            <w:noProof/>
          </w:rPr>
          <w:fldChar w:fldCharType="end"/>
        </w:r>
      </w:ins>
    </w:p>
    <w:p w14:paraId="3BC59CA3" w14:textId="2967B4AD" w:rsidR="007C576C" w:rsidRDefault="007C576C">
      <w:pPr>
        <w:pStyle w:val="TOC3"/>
        <w:tabs>
          <w:tab w:val="right" w:leader="dot" w:pos="9350"/>
        </w:tabs>
        <w:rPr>
          <w:ins w:id="91" w:author="Steven" w:date="2022-04-01T17:20:00Z"/>
          <w:rFonts w:asciiTheme="minorHAnsi" w:eastAsiaTheme="minorEastAsia" w:hAnsiTheme="minorHAnsi" w:cstheme="minorBidi"/>
          <w:i w:val="0"/>
          <w:iCs w:val="0"/>
          <w:noProof/>
          <w:sz w:val="22"/>
          <w:szCs w:val="22"/>
        </w:rPr>
      </w:pPr>
      <w:ins w:id="9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"_Toc99726087"</w:instrText>
        </w:r>
        <w:r w:rsidRPr="00432F32">
          <w:rPr>
            <w:rStyle w:val="Hyperlink"/>
            <w:noProof/>
          </w:rPr>
          <w:instrText xml:space="preserve"> </w:instrText>
        </w:r>
        <w:r w:rsidRPr="00432F32">
          <w:rPr>
            <w:rStyle w:val="Hyperlink"/>
            <w:noProof/>
          </w:rPr>
          <w:fldChar w:fldCharType="separate"/>
        </w:r>
        <w:r w:rsidRPr="00432F32">
          <w:rPr>
            <w:rStyle w:val="Hyperlink"/>
            <w:noProof/>
          </w:rPr>
          <w:t>2.1.2. Linear Elements</w:t>
        </w:r>
        <w:r>
          <w:rPr>
            <w:noProof/>
            <w:webHidden/>
          </w:rPr>
          <w:tab/>
        </w:r>
        <w:r>
          <w:rPr>
            <w:noProof/>
            <w:webHidden/>
          </w:rPr>
          <w:fldChar w:fldCharType="begin"/>
        </w:r>
        <w:r>
          <w:rPr>
            <w:noProof/>
            <w:webHidden/>
          </w:rPr>
          <w:instrText xml:space="preserve"> PAGEREF _Toc99726087 \h </w:instrText>
        </w:r>
      </w:ins>
      <w:r>
        <w:rPr>
          <w:noProof/>
          <w:webHidden/>
        </w:rPr>
      </w:r>
      <w:r>
        <w:rPr>
          <w:noProof/>
          <w:webHidden/>
        </w:rPr>
        <w:fldChar w:fldCharType="separate"/>
      </w:r>
      <w:ins w:id="93" w:author="Steven" w:date="2022-04-01T17:21:00Z">
        <w:r>
          <w:rPr>
            <w:noProof/>
            <w:webHidden/>
          </w:rPr>
          <w:t>2</w:t>
        </w:r>
      </w:ins>
      <w:ins w:id="94" w:author="Steven" w:date="2022-04-01T17:20:00Z">
        <w:r>
          <w:rPr>
            <w:noProof/>
            <w:webHidden/>
          </w:rPr>
          <w:fldChar w:fldCharType="end"/>
        </w:r>
        <w:r w:rsidRPr="00432F32">
          <w:rPr>
            <w:rStyle w:val="Hyperlink"/>
            <w:noProof/>
          </w:rPr>
          <w:fldChar w:fldCharType="end"/>
        </w:r>
      </w:ins>
    </w:p>
    <w:p w14:paraId="2716F0A8" w14:textId="17E03463" w:rsidR="007C576C" w:rsidRDefault="007C576C">
      <w:pPr>
        <w:pStyle w:val="TOC3"/>
        <w:tabs>
          <w:tab w:val="right" w:leader="dot" w:pos="9350"/>
        </w:tabs>
        <w:rPr>
          <w:ins w:id="95" w:author="Steven" w:date="2022-04-01T17:20:00Z"/>
          <w:rFonts w:asciiTheme="minorHAnsi" w:eastAsiaTheme="minorEastAsia" w:hAnsiTheme="minorHAnsi" w:cstheme="minorBidi"/>
          <w:i w:val="0"/>
          <w:iCs w:val="0"/>
          <w:noProof/>
          <w:sz w:val="22"/>
          <w:szCs w:val="22"/>
        </w:rPr>
      </w:pPr>
      <w:ins w:id="9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"_Toc99726088"</w:instrText>
        </w:r>
        <w:r w:rsidRPr="00432F32">
          <w:rPr>
            <w:rStyle w:val="Hyperlink"/>
            <w:noProof/>
          </w:rPr>
          <w:instrText xml:space="preserve"> </w:instrText>
        </w:r>
        <w:r w:rsidRPr="00432F32">
          <w:rPr>
            <w:rStyle w:val="Hyperlink"/>
            <w:noProof/>
          </w:rPr>
          <w:fldChar w:fldCharType="separate"/>
        </w:r>
        <w:r w:rsidRPr="00432F32">
          <w:rPr>
            <w:rStyle w:val="Hyperlink"/>
            <w:noProof/>
          </w:rPr>
          <w:t>2.1.3. Higher Order Elements</w:t>
        </w:r>
        <w:r>
          <w:rPr>
            <w:noProof/>
            <w:webHidden/>
          </w:rPr>
          <w:tab/>
        </w:r>
        <w:r>
          <w:rPr>
            <w:noProof/>
            <w:webHidden/>
          </w:rPr>
          <w:fldChar w:fldCharType="begin"/>
        </w:r>
        <w:r>
          <w:rPr>
            <w:noProof/>
            <w:webHidden/>
          </w:rPr>
          <w:instrText xml:space="preserve"> PAGEREF _Toc99726088 \h </w:instrText>
        </w:r>
      </w:ins>
      <w:r>
        <w:rPr>
          <w:noProof/>
          <w:webHidden/>
        </w:rPr>
      </w:r>
      <w:r>
        <w:rPr>
          <w:noProof/>
          <w:webHidden/>
        </w:rPr>
        <w:fldChar w:fldCharType="separate"/>
      </w:r>
      <w:ins w:id="97" w:author="Steven" w:date="2022-04-01T17:21:00Z">
        <w:r>
          <w:rPr>
            <w:noProof/>
            <w:webHidden/>
          </w:rPr>
          <w:t>2</w:t>
        </w:r>
      </w:ins>
      <w:ins w:id="98" w:author="Steven" w:date="2022-04-01T17:20:00Z">
        <w:r>
          <w:rPr>
            <w:noProof/>
            <w:webHidden/>
          </w:rPr>
          <w:fldChar w:fldCharType="end"/>
        </w:r>
        <w:r w:rsidRPr="00432F32">
          <w:rPr>
            <w:rStyle w:val="Hyperlink"/>
            <w:noProof/>
          </w:rPr>
          <w:fldChar w:fldCharType="end"/>
        </w:r>
      </w:ins>
    </w:p>
    <w:p w14:paraId="361B35E6" w14:textId="1F84AFD3" w:rsidR="007C576C" w:rsidRDefault="007C576C">
      <w:pPr>
        <w:pStyle w:val="TOC2"/>
        <w:tabs>
          <w:tab w:val="right" w:leader="dot" w:pos="9350"/>
        </w:tabs>
        <w:rPr>
          <w:ins w:id="99" w:author="Steven" w:date="2022-04-01T17:20:00Z"/>
          <w:rFonts w:asciiTheme="minorHAnsi" w:eastAsiaTheme="minorEastAsia" w:hAnsiTheme="minorHAnsi" w:cstheme="minorBidi"/>
          <w:smallCaps w:val="0"/>
          <w:noProof/>
          <w:sz w:val="22"/>
          <w:szCs w:val="22"/>
        </w:rPr>
      </w:pPr>
      <w:ins w:id="10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"_Toc99726089"</w:instrText>
        </w:r>
        <w:r w:rsidRPr="00432F32">
          <w:rPr>
            <w:rStyle w:val="Hyperlink"/>
            <w:noProof/>
          </w:rPr>
          <w:instrText xml:space="preserve"> </w:instrText>
        </w:r>
        <w:r w:rsidRPr="00432F32">
          <w:rPr>
            <w:rStyle w:val="Hyperlink"/>
            <w:noProof/>
          </w:rPr>
          <w:fldChar w:fldCharType="separate"/>
        </w:r>
        <w:r w:rsidRPr="00432F32">
          <w:rPr>
            <w:rStyle w:val="Hyperlink"/>
            <w:noProof/>
          </w:rPr>
          <w:t>2.2. Vascular Network</w:t>
        </w:r>
        <w:r>
          <w:rPr>
            <w:noProof/>
            <w:webHidden/>
          </w:rPr>
          <w:tab/>
        </w:r>
        <w:r>
          <w:rPr>
            <w:noProof/>
            <w:webHidden/>
          </w:rPr>
          <w:fldChar w:fldCharType="begin"/>
        </w:r>
        <w:r>
          <w:rPr>
            <w:noProof/>
            <w:webHidden/>
          </w:rPr>
          <w:instrText xml:space="preserve"> PAGEREF _Toc99726089 \h </w:instrText>
        </w:r>
      </w:ins>
      <w:r>
        <w:rPr>
          <w:noProof/>
          <w:webHidden/>
        </w:rPr>
      </w:r>
      <w:r>
        <w:rPr>
          <w:noProof/>
          <w:webHidden/>
        </w:rPr>
        <w:fldChar w:fldCharType="separate"/>
      </w:r>
      <w:ins w:id="101" w:author="Steven" w:date="2022-04-01T17:21:00Z">
        <w:r>
          <w:rPr>
            <w:noProof/>
            <w:webHidden/>
          </w:rPr>
          <w:t>2</w:t>
        </w:r>
      </w:ins>
      <w:ins w:id="102" w:author="Steven" w:date="2022-04-01T17:20:00Z">
        <w:r>
          <w:rPr>
            <w:noProof/>
            <w:webHidden/>
          </w:rPr>
          <w:fldChar w:fldCharType="end"/>
        </w:r>
        <w:r w:rsidRPr="00432F32">
          <w:rPr>
            <w:rStyle w:val="Hyperlink"/>
            <w:noProof/>
          </w:rPr>
          <w:fldChar w:fldCharType="end"/>
        </w:r>
      </w:ins>
    </w:p>
    <w:p w14:paraId="4CEF7C5D" w14:textId="54C62881" w:rsidR="007C576C" w:rsidRDefault="007C576C">
      <w:pPr>
        <w:pStyle w:val="TOC3"/>
        <w:tabs>
          <w:tab w:val="right" w:leader="dot" w:pos="9350"/>
        </w:tabs>
        <w:rPr>
          <w:ins w:id="103" w:author="Steven" w:date="2022-04-01T17:20:00Z"/>
          <w:rFonts w:asciiTheme="minorHAnsi" w:eastAsiaTheme="minorEastAsia" w:hAnsiTheme="minorHAnsi" w:cstheme="minorBidi"/>
          <w:i w:val="0"/>
          <w:iCs w:val="0"/>
          <w:noProof/>
          <w:sz w:val="22"/>
          <w:szCs w:val="22"/>
        </w:rPr>
      </w:pPr>
      <w:ins w:id="10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"_Toc99726090"</w:instrText>
        </w:r>
        <w:r w:rsidRPr="00432F32">
          <w:rPr>
            <w:rStyle w:val="Hyperlink"/>
            <w:noProof/>
          </w:rPr>
          <w:instrText xml:space="preserve"> </w:instrText>
        </w:r>
        <w:r w:rsidRPr="00432F32">
          <w:rPr>
            <w:rStyle w:val="Hyperlink"/>
            <w:noProof/>
          </w:rPr>
          <w:fldChar w:fldCharType="separate"/>
        </w:r>
        <w:r w:rsidRPr="00432F32">
          <w:rPr>
            <w:rStyle w:val="Hyperlink"/>
            <w:noProof/>
          </w:rPr>
          <w:t>2.2.1. Initial Fragment</w:t>
        </w:r>
        <w:r>
          <w:rPr>
            <w:noProof/>
            <w:webHidden/>
          </w:rPr>
          <w:tab/>
        </w:r>
        <w:r>
          <w:rPr>
            <w:noProof/>
            <w:webHidden/>
          </w:rPr>
          <w:fldChar w:fldCharType="begin"/>
        </w:r>
        <w:r>
          <w:rPr>
            <w:noProof/>
            <w:webHidden/>
          </w:rPr>
          <w:instrText xml:space="preserve"> PAGEREF _Toc99726090 \h </w:instrText>
        </w:r>
      </w:ins>
      <w:r>
        <w:rPr>
          <w:noProof/>
          <w:webHidden/>
        </w:rPr>
      </w:r>
      <w:r>
        <w:rPr>
          <w:noProof/>
          <w:webHidden/>
        </w:rPr>
        <w:fldChar w:fldCharType="separate"/>
      </w:r>
      <w:ins w:id="105" w:author="Steven" w:date="2022-04-01T17:21:00Z">
        <w:r>
          <w:rPr>
            <w:noProof/>
            <w:webHidden/>
          </w:rPr>
          <w:t>3</w:t>
        </w:r>
      </w:ins>
      <w:ins w:id="106" w:author="Steven" w:date="2022-04-01T17:20:00Z">
        <w:r>
          <w:rPr>
            <w:noProof/>
            <w:webHidden/>
          </w:rPr>
          <w:fldChar w:fldCharType="end"/>
        </w:r>
        <w:r w:rsidRPr="00432F32">
          <w:rPr>
            <w:rStyle w:val="Hyperlink"/>
            <w:noProof/>
          </w:rPr>
          <w:fldChar w:fldCharType="end"/>
        </w:r>
      </w:ins>
    </w:p>
    <w:p w14:paraId="1A82E463" w14:textId="6F28F04D" w:rsidR="007C576C" w:rsidRDefault="007C576C">
      <w:pPr>
        <w:pStyle w:val="TOC3"/>
        <w:tabs>
          <w:tab w:val="right" w:leader="dot" w:pos="9350"/>
        </w:tabs>
        <w:rPr>
          <w:ins w:id="107" w:author="Steven" w:date="2022-04-01T17:20:00Z"/>
          <w:rFonts w:asciiTheme="minorHAnsi" w:eastAsiaTheme="minorEastAsia" w:hAnsiTheme="minorHAnsi" w:cstheme="minorBidi"/>
          <w:i w:val="0"/>
          <w:iCs w:val="0"/>
          <w:noProof/>
          <w:sz w:val="22"/>
          <w:szCs w:val="22"/>
        </w:rPr>
      </w:pPr>
      <w:ins w:id="10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"_Toc99726091"</w:instrText>
        </w:r>
        <w:r w:rsidRPr="00432F32">
          <w:rPr>
            <w:rStyle w:val="Hyperlink"/>
            <w:noProof/>
          </w:rPr>
          <w:instrText xml:space="preserve"> </w:instrText>
        </w:r>
        <w:r w:rsidRPr="00432F32">
          <w:rPr>
            <w:rStyle w:val="Hyperlink"/>
            <w:noProof/>
          </w:rPr>
          <w:fldChar w:fldCharType="separate"/>
        </w:r>
        <w:r w:rsidRPr="00432F32">
          <w:rPr>
            <w:rStyle w:val="Hyperlink"/>
            <w:noProof/>
          </w:rPr>
          <w:t>2.2.2. Tip</w:t>
        </w:r>
        <w:r>
          <w:rPr>
            <w:noProof/>
            <w:webHidden/>
          </w:rPr>
          <w:tab/>
        </w:r>
        <w:r>
          <w:rPr>
            <w:noProof/>
            <w:webHidden/>
          </w:rPr>
          <w:fldChar w:fldCharType="begin"/>
        </w:r>
        <w:r>
          <w:rPr>
            <w:noProof/>
            <w:webHidden/>
          </w:rPr>
          <w:instrText xml:space="preserve"> PAGEREF _Toc99726091 \h </w:instrText>
        </w:r>
      </w:ins>
      <w:r>
        <w:rPr>
          <w:noProof/>
          <w:webHidden/>
        </w:rPr>
      </w:r>
      <w:r>
        <w:rPr>
          <w:noProof/>
          <w:webHidden/>
        </w:rPr>
        <w:fldChar w:fldCharType="separate"/>
      </w:r>
      <w:ins w:id="109" w:author="Steven" w:date="2022-04-01T17:21:00Z">
        <w:r>
          <w:rPr>
            <w:noProof/>
            <w:webHidden/>
          </w:rPr>
          <w:t>3</w:t>
        </w:r>
      </w:ins>
      <w:ins w:id="110" w:author="Steven" w:date="2022-04-01T17:20:00Z">
        <w:r>
          <w:rPr>
            <w:noProof/>
            <w:webHidden/>
          </w:rPr>
          <w:fldChar w:fldCharType="end"/>
        </w:r>
        <w:r w:rsidRPr="00432F32">
          <w:rPr>
            <w:rStyle w:val="Hyperlink"/>
            <w:noProof/>
          </w:rPr>
          <w:fldChar w:fldCharType="end"/>
        </w:r>
      </w:ins>
    </w:p>
    <w:p w14:paraId="2A807352" w14:textId="27D3E1D6" w:rsidR="007C576C" w:rsidRDefault="007C576C">
      <w:pPr>
        <w:pStyle w:val="TOC3"/>
        <w:tabs>
          <w:tab w:val="right" w:leader="dot" w:pos="9350"/>
        </w:tabs>
        <w:rPr>
          <w:ins w:id="111" w:author="Steven" w:date="2022-04-01T17:20:00Z"/>
          <w:rFonts w:asciiTheme="minorHAnsi" w:eastAsiaTheme="minorEastAsia" w:hAnsiTheme="minorHAnsi" w:cstheme="minorBidi"/>
          <w:i w:val="0"/>
          <w:iCs w:val="0"/>
          <w:noProof/>
          <w:sz w:val="22"/>
          <w:szCs w:val="22"/>
        </w:rPr>
      </w:pPr>
      <w:ins w:id="11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"_Toc99726092"</w:instrText>
        </w:r>
        <w:r w:rsidRPr="00432F32">
          <w:rPr>
            <w:rStyle w:val="Hyperlink"/>
            <w:noProof/>
          </w:rPr>
          <w:instrText xml:space="preserve"> </w:instrText>
        </w:r>
        <w:r w:rsidRPr="00432F32">
          <w:rPr>
            <w:rStyle w:val="Hyperlink"/>
            <w:noProof/>
          </w:rPr>
          <w:fldChar w:fldCharType="separate"/>
        </w:r>
        <w:r w:rsidRPr="00432F32">
          <w:rPr>
            <w:rStyle w:val="Hyperlink"/>
            <w:noProof/>
          </w:rPr>
          <w:t>2.2.3. Stalk</w:t>
        </w:r>
        <w:r>
          <w:rPr>
            <w:noProof/>
            <w:webHidden/>
          </w:rPr>
          <w:tab/>
        </w:r>
        <w:r>
          <w:rPr>
            <w:noProof/>
            <w:webHidden/>
          </w:rPr>
          <w:fldChar w:fldCharType="begin"/>
        </w:r>
        <w:r>
          <w:rPr>
            <w:noProof/>
            <w:webHidden/>
          </w:rPr>
          <w:instrText xml:space="preserve"> PAGEREF _Toc99726092 \h </w:instrText>
        </w:r>
      </w:ins>
      <w:r>
        <w:rPr>
          <w:noProof/>
          <w:webHidden/>
        </w:rPr>
      </w:r>
      <w:r>
        <w:rPr>
          <w:noProof/>
          <w:webHidden/>
        </w:rPr>
        <w:fldChar w:fldCharType="separate"/>
      </w:r>
      <w:ins w:id="113" w:author="Steven" w:date="2022-04-01T17:21:00Z">
        <w:r>
          <w:rPr>
            <w:noProof/>
            <w:webHidden/>
          </w:rPr>
          <w:t>3</w:t>
        </w:r>
      </w:ins>
      <w:ins w:id="114" w:author="Steven" w:date="2022-04-01T17:20:00Z">
        <w:r>
          <w:rPr>
            <w:noProof/>
            <w:webHidden/>
          </w:rPr>
          <w:fldChar w:fldCharType="end"/>
        </w:r>
        <w:r w:rsidRPr="00432F32">
          <w:rPr>
            <w:rStyle w:val="Hyperlink"/>
            <w:noProof/>
          </w:rPr>
          <w:fldChar w:fldCharType="end"/>
        </w:r>
      </w:ins>
    </w:p>
    <w:p w14:paraId="1CD4E3F6" w14:textId="368D10C7" w:rsidR="007C576C" w:rsidRDefault="007C576C">
      <w:pPr>
        <w:pStyle w:val="TOC3"/>
        <w:tabs>
          <w:tab w:val="right" w:leader="dot" w:pos="9350"/>
        </w:tabs>
        <w:rPr>
          <w:ins w:id="115" w:author="Steven" w:date="2022-04-01T17:20:00Z"/>
          <w:rFonts w:asciiTheme="minorHAnsi" w:eastAsiaTheme="minorEastAsia" w:hAnsiTheme="minorHAnsi" w:cstheme="minorBidi"/>
          <w:i w:val="0"/>
          <w:iCs w:val="0"/>
          <w:noProof/>
          <w:sz w:val="22"/>
          <w:szCs w:val="22"/>
        </w:rPr>
      </w:pPr>
      <w:ins w:id="11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"_Toc99726093"</w:instrText>
        </w:r>
        <w:r w:rsidRPr="00432F32">
          <w:rPr>
            <w:rStyle w:val="Hyperlink"/>
            <w:noProof/>
          </w:rPr>
          <w:instrText xml:space="preserve"> </w:instrText>
        </w:r>
        <w:r w:rsidRPr="00432F32">
          <w:rPr>
            <w:rStyle w:val="Hyperlink"/>
            <w:noProof/>
          </w:rPr>
          <w:fldChar w:fldCharType="separate"/>
        </w:r>
        <w:r w:rsidRPr="00432F32">
          <w:rPr>
            <w:rStyle w:val="Hyperlink"/>
            <w:noProof/>
          </w:rPr>
          <w:t>2.2.4. Segment</w:t>
        </w:r>
        <w:r>
          <w:rPr>
            <w:noProof/>
            <w:webHidden/>
          </w:rPr>
          <w:tab/>
        </w:r>
        <w:r>
          <w:rPr>
            <w:noProof/>
            <w:webHidden/>
          </w:rPr>
          <w:fldChar w:fldCharType="begin"/>
        </w:r>
        <w:r>
          <w:rPr>
            <w:noProof/>
            <w:webHidden/>
          </w:rPr>
          <w:instrText xml:space="preserve"> PAGEREF _Toc99726093 \h </w:instrText>
        </w:r>
      </w:ins>
      <w:r>
        <w:rPr>
          <w:noProof/>
          <w:webHidden/>
        </w:rPr>
      </w:r>
      <w:r>
        <w:rPr>
          <w:noProof/>
          <w:webHidden/>
        </w:rPr>
        <w:fldChar w:fldCharType="separate"/>
      </w:r>
      <w:ins w:id="117" w:author="Steven" w:date="2022-04-01T17:21:00Z">
        <w:r>
          <w:rPr>
            <w:noProof/>
            <w:webHidden/>
          </w:rPr>
          <w:t>3</w:t>
        </w:r>
      </w:ins>
      <w:ins w:id="118" w:author="Steven" w:date="2022-04-01T17:20:00Z">
        <w:r>
          <w:rPr>
            <w:noProof/>
            <w:webHidden/>
          </w:rPr>
          <w:fldChar w:fldCharType="end"/>
        </w:r>
        <w:r w:rsidRPr="00432F32">
          <w:rPr>
            <w:rStyle w:val="Hyperlink"/>
            <w:noProof/>
          </w:rPr>
          <w:fldChar w:fldCharType="end"/>
        </w:r>
      </w:ins>
    </w:p>
    <w:p w14:paraId="2E3A1FAC" w14:textId="358FB9D9" w:rsidR="007C576C" w:rsidRDefault="007C576C">
      <w:pPr>
        <w:pStyle w:val="TOC3"/>
        <w:tabs>
          <w:tab w:val="right" w:leader="dot" w:pos="9350"/>
        </w:tabs>
        <w:rPr>
          <w:ins w:id="119" w:author="Steven" w:date="2022-04-01T17:20:00Z"/>
          <w:rFonts w:asciiTheme="minorHAnsi" w:eastAsiaTheme="minorEastAsia" w:hAnsiTheme="minorHAnsi" w:cstheme="minorBidi"/>
          <w:i w:val="0"/>
          <w:iCs w:val="0"/>
          <w:noProof/>
          <w:sz w:val="22"/>
          <w:szCs w:val="22"/>
        </w:rPr>
      </w:pPr>
      <w:ins w:id="12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"_Toc99726094"</w:instrText>
        </w:r>
        <w:r w:rsidRPr="00432F32">
          <w:rPr>
            <w:rStyle w:val="Hyperlink"/>
            <w:noProof/>
          </w:rPr>
          <w:instrText xml:space="preserve"> </w:instrText>
        </w:r>
        <w:r w:rsidRPr="00432F32">
          <w:rPr>
            <w:rStyle w:val="Hyperlink"/>
            <w:noProof/>
          </w:rPr>
          <w:fldChar w:fldCharType="separate"/>
        </w:r>
        <w:r w:rsidRPr="00432F32">
          <w:rPr>
            <w:rStyle w:val="Hyperlink"/>
            <w:noProof/>
          </w:rPr>
          <w:t>2.2.5. Vessel</w:t>
        </w:r>
        <w:r>
          <w:rPr>
            <w:noProof/>
            <w:webHidden/>
          </w:rPr>
          <w:tab/>
        </w:r>
        <w:r>
          <w:rPr>
            <w:noProof/>
            <w:webHidden/>
          </w:rPr>
          <w:fldChar w:fldCharType="begin"/>
        </w:r>
        <w:r>
          <w:rPr>
            <w:noProof/>
            <w:webHidden/>
          </w:rPr>
          <w:instrText xml:space="preserve"> PAGEREF _Toc99726094 \h </w:instrText>
        </w:r>
      </w:ins>
      <w:r>
        <w:rPr>
          <w:noProof/>
          <w:webHidden/>
        </w:rPr>
      </w:r>
      <w:r>
        <w:rPr>
          <w:noProof/>
          <w:webHidden/>
        </w:rPr>
        <w:fldChar w:fldCharType="separate"/>
      </w:r>
      <w:ins w:id="121" w:author="Steven" w:date="2022-04-01T17:21:00Z">
        <w:r>
          <w:rPr>
            <w:noProof/>
            <w:webHidden/>
          </w:rPr>
          <w:t>3</w:t>
        </w:r>
      </w:ins>
      <w:ins w:id="122" w:author="Steven" w:date="2022-04-01T17:20:00Z">
        <w:r>
          <w:rPr>
            <w:noProof/>
            <w:webHidden/>
          </w:rPr>
          <w:fldChar w:fldCharType="end"/>
        </w:r>
        <w:r w:rsidRPr="00432F32">
          <w:rPr>
            <w:rStyle w:val="Hyperlink"/>
            <w:noProof/>
          </w:rPr>
          <w:fldChar w:fldCharType="end"/>
        </w:r>
      </w:ins>
    </w:p>
    <w:p w14:paraId="06DDD205" w14:textId="658A7019" w:rsidR="007C576C" w:rsidRDefault="007C576C">
      <w:pPr>
        <w:pStyle w:val="TOC2"/>
        <w:tabs>
          <w:tab w:val="right" w:leader="dot" w:pos="9350"/>
        </w:tabs>
        <w:rPr>
          <w:ins w:id="123" w:author="Steven" w:date="2022-04-01T17:20:00Z"/>
          <w:rFonts w:asciiTheme="minorHAnsi" w:eastAsiaTheme="minorEastAsia" w:hAnsiTheme="minorHAnsi" w:cstheme="minorBidi"/>
          <w:smallCaps w:val="0"/>
          <w:noProof/>
          <w:sz w:val="22"/>
          <w:szCs w:val="22"/>
        </w:rPr>
      </w:pPr>
      <w:ins w:id="12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"_Toc99726096"</w:instrText>
        </w:r>
        <w:r w:rsidRPr="00432F32">
          <w:rPr>
            <w:rStyle w:val="Hyperlink"/>
            <w:noProof/>
          </w:rPr>
          <w:instrText xml:space="preserve"> </w:instrText>
        </w:r>
        <w:r w:rsidRPr="00432F32">
          <w:rPr>
            <w:rStyle w:val="Hyperlink"/>
            <w:noProof/>
          </w:rPr>
          <w:fldChar w:fldCharType="separate"/>
        </w:r>
        <w:r w:rsidRPr="00432F32">
          <w:rPr>
            <w:rStyle w:val="Hyperlink"/>
            <w:noProof/>
          </w:rPr>
          <w:t>2.3. Branching</w:t>
        </w:r>
        <w:r>
          <w:rPr>
            <w:noProof/>
            <w:webHidden/>
          </w:rPr>
          <w:tab/>
        </w:r>
        <w:r>
          <w:rPr>
            <w:noProof/>
            <w:webHidden/>
          </w:rPr>
          <w:fldChar w:fldCharType="begin"/>
        </w:r>
        <w:r>
          <w:rPr>
            <w:noProof/>
            <w:webHidden/>
          </w:rPr>
          <w:instrText xml:space="preserve"> PAGEREF _Toc99726096 \h </w:instrText>
        </w:r>
      </w:ins>
      <w:r>
        <w:rPr>
          <w:noProof/>
          <w:webHidden/>
        </w:rPr>
      </w:r>
      <w:r>
        <w:rPr>
          <w:noProof/>
          <w:webHidden/>
        </w:rPr>
        <w:fldChar w:fldCharType="separate"/>
      </w:r>
      <w:ins w:id="125" w:author="Steven" w:date="2022-04-01T17:21:00Z">
        <w:r>
          <w:rPr>
            <w:noProof/>
            <w:webHidden/>
          </w:rPr>
          <w:t>3</w:t>
        </w:r>
      </w:ins>
      <w:ins w:id="126" w:author="Steven" w:date="2022-04-01T17:20:00Z">
        <w:r>
          <w:rPr>
            <w:noProof/>
            <w:webHidden/>
          </w:rPr>
          <w:fldChar w:fldCharType="end"/>
        </w:r>
        <w:r w:rsidRPr="00432F32">
          <w:rPr>
            <w:rStyle w:val="Hyperlink"/>
            <w:noProof/>
          </w:rPr>
          <w:fldChar w:fldCharType="end"/>
        </w:r>
      </w:ins>
    </w:p>
    <w:p w14:paraId="06CEB6B4" w14:textId="65827365" w:rsidR="007C576C" w:rsidRDefault="007C576C">
      <w:pPr>
        <w:pStyle w:val="TOC3"/>
        <w:tabs>
          <w:tab w:val="right" w:leader="dot" w:pos="9350"/>
        </w:tabs>
        <w:rPr>
          <w:ins w:id="127" w:author="Steven" w:date="2022-04-01T17:20:00Z"/>
          <w:rFonts w:asciiTheme="minorHAnsi" w:eastAsiaTheme="minorEastAsia" w:hAnsiTheme="minorHAnsi" w:cstheme="minorBidi"/>
          <w:i w:val="0"/>
          <w:iCs w:val="0"/>
          <w:noProof/>
          <w:sz w:val="22"/>
          <w:szCs w:val="22"/>
        </w:rPr>
      </w:pPr>
      <w:ins w:id="12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"_Toc99726097"</w:instrText>
        </w:r>
        <w:r w:rsidRPr="00432F32">
          <w:rPr>
            <w:rStyle w:val="Hyperlink"/>
            <w:noProof/>
          </w:rPr>
          <w:instrText xml:space="preserve"> </w:instrText>
        </w:r>
        <w:r w:rsidRPr="00432F32">
          <w:rPr>
            <w:rStyle w:val="Hyperlink"/>
            <w:noProof/>
          </w:rPr>
          <w:fldChar w:fldCharType="separate"/>
        </w:r>
        <w:r w:rsidRPr="00432F32">
          <w:rPr>
            <w:rStyle w:val="Hyperlink"/>
            <w:noProof/>
          </w:rPr>
          <w:t>2.3.1. Branch Point</w:t>
        </w:r>
        <w:r>
          <w:rPr>
            <w:noProof/>
            <w:webHidden/>
          </w:rPr>
          <w:tab/>
        </w:r>
        <w:r>
          <w:rPr>
            <w:noProof/>
            <w:webHidden/>
          </w:rPr>
          <w:fldChar w:fldCharType="begin"/>
        </w:r>
        <w:r>
          <w:rPr>
            <w:noProof/>
            <w:webHidden/>
          </w:rPr>
          <w:instrText xml:space="preserve"> PAGEREF _Toc99726097 \h </w:instrText>
        </w:r>
      </w:ins>
      <w:r>
        <w:rPr>
          <w:noProof/>
          <w:webHidden/>
        </w:rPr>
      </w:r>
      <w:r>
        <w:rPr>
          <w:noProof/>
          <w:webHidden/>
        </w:rPr>
        <w:fldChar w:fldCharType="separate"/>
      </w:r>
      <w:ins w:id="129" w:author="Steven" w:date="2022-04-01T17:21:00Z">
        <w:r>
          <w:rPr>
            <w:noProof/>
            <w:webHidden/>
          </w:rPr>
          <w:t>4</w:t>
        </w:r>
      </w:ins>
      <w:ins w:id="130" w:author="Steven" w:date="2022-04-01T17:20:00Z">
        <w:r>
          <w:rPr>
            <w:noProof/>
            <w:webHidden/>
          </w:rPr>
          <w:fldChar w:fldCharType="end"/>
        </w:r>
        <w:r w:rsidRPr="00432F32">
          <w:rPr>
            <w:rStyle w:val="Hyperlink"/>
            <w:noProof/>
          </w:rPr>
          <w:fldChar w:fldCharType="end"/>
        </w:r>
      </w:ins>
    </w:p>
    <w:p w14:paraId="4343C34C" w14:textId="6ECFBE7E" w:rsidR="007C576C" w:rsidRDefault="007C576C">
      <w:pPr>
        <w:pStyle w:val="TOC3"/>
        <w:tabs>
          <w:tab w:val="right" w:leader="dot" w:pos="9350"/>
        </w:tabs>
        <w:rPr>
          <w:ins w:id="131" w:author="Steven" w:date="2022-04-01T17:20:00Z"/>
          <w:rFonts w:asciiTheme="minorHAnsi" w:eastAsiaTheme="minorEastAsia" w:hAnsiTheme="minorHAnsi" w:cstheme="minorBidi"/>
          <w:i w:val="0"/>
          <w:iCs w:val="0"/>
          <w:noProof/>
          <w:sz w:val="22"/>
          <w:szCs w:val="22"/>
        </w:rPr>
      </w:pPr>
      <w:ins w:id="13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"_Toc99726098"</w:instrText>
        </w:r>
        <w:r w:rsidRPr="00432F32">
          <w:rPr>
            <w:rStyle w:val="Hyperlink"/>
            <w:noProof/>
          </w:rPr>
          <w:instrText xml:space="preserve"> </w:instrText>
        </w:r>
        <w:r w:rsidRPr="00432F32">
          <w:rPr>
            <w:rStyle w:val="Hyperlink"/>
            <w:noProof/>
          </w:rPr>
          <w:fldChar w:fldCharType="separate"/>
        </w:r>
        <w:r w:rsidRPr="00432F32">
          <w:rPr>
            <w:rStyle w:val="Hyperlink"/>
            <w:noProof/>
          </w:rPr>
          <w:t>2.3.2. Zenith Angle</w:t>
        </w:r>
        <w:r>
          <w:rPr>
            <w:noProof/>
            <w:webHidden/>
          </w:rPr>
          <w:tab/>
        </w:r>
        <w:r>
          <w:rPr>
            <w:noProof/>
            <w:webHidden/>
          </w:rPr>
          <w:fldChar w:fldCharType="begin"/>
        </w:r>
        <w:r>
          <w:rPr>
            <w:noProof/>
            <w:webHidden/>
          </w:rPr>
          <w:instrText xml:space="preserve"> PAGEREF _Toc99726098 \h </w:instrText>
        </w:r>
      </w:ins>
      <w:r>
        <w:rPr>
          <w:noProof/>
          <w:webHidden/>
        </w:rPr>
      </w:r>
      <w:r>
        <w:rPr>
          <w:noProof/>
          <w:webHidden/>
        </w:rPr>
        <w:fldChar w:fldCharType="separate"/>
      </w:r>
      <w:ins w:id="133" w:author="Steven" w:date="2022-04-01T17:21:00Z">
        <w:r>
          <w:rPr>
            <w:noProof/>
            <w:webHidden/>
          </w:rPr>
          <w:t>4</w:t>
        </w:r>
      </w:ins>
      <w:ins w:id="134" w:author="Steven" w:date="2022-04-01T17:20:00Z">
        <w:r>
          <w:rPr>
            <w:noProof/>
            <w:webHidden/>
          </w:rPr>
          <w:fldChar w:fldCharType="end"/>
        </w:r>
        <w:r w:rsidRPr="00432F32">
          <w:rPr>
            <w:rStyle w:val="Hyperlink"/>
            <w:noProof/>
          </w:rPr>
          <w:fldChar w:fldCharType="end"/>
        </w:r>
      </w:ins>
    </w:p>
    <w:p w14:paraId="19A82563" w14:textId="5255E1BD" w:rsidR="007C576C" w:rsidRDefault="007C576C">
      <w:pPr>
        <w:pStyle w:val="TOC3"/>
        <w:tabs>
          <w:tab w:val="right" w:leader="dot" w:pos="9350"/>
        </w:tabs>
        <w:rPr>
          <w:ins w:id="135" w:author="Steven" w:date="2022-04-01T17:20:00Z"/>
          <w:rFonts w:asciiTheme="minorHAnsi" w:eastAsiaTheme="minorEastAsia" w:hAnsiTheme="minorHAnsi" w:cstheme="minorBidi"/>
          <w:i w:val="0"/>
          <w:iCs w:val="0"/>
          <w:noProof/>
          <w:sz w:val="22"/>
          <w:szCs w:val="22"/>
        </w:rPr>
      </w:pPr>
      <w:ins w:id="13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"_Toc99726099"</w:instrText>
        </w:r>
        <w:r w:rsidRPr="00432F32">
          <w:rPr>
            <w:rStyle w:val="Hyperlink"/>
            <w:noProof/>
          </w:rPr>
          <w:instrText xml:space="preserve"> </w:instrText>
        </w:r>
        <w:r w:rsidRPr="00432F32">
          <w:rPr>
            <w:rStyle w:val="Hyperlink"/>
            <w:noProof/>
          </w:rPr>
          <w:fldChar w:fldCharType="separate"/>
        </w:r>
        <w:r w:rsidRPr="00432F32">
          <w:rPr>
            <w:rStyle w:val="Hyperlink"/>
            <w:noProof/>
          </w:rPr>
          <w:t>2.3.3. Azimuth Angle</w:t>
        </w:r>
        <w:r>
          <w:rPr>
            <w:noProof/>
            <w:webHidden/>
          </w:rPr>
          <w:tab/>
        </w:r>
        <w:r>
          <w:rPr>
            <w:noProof/>
            <w:webHidden/>
          </w:rPr>
          <w:fldChar w:fldCharType="begin"/>
        </w:r>
        <w:r>
          <w:rPr>
            <w:noProof/>
            <w:webHidden/>
          </w:rPr>
          <w:instrText xml:space="preserve"> PAGEREF _Toc99726099 \h </w:instrText>
        </w:r>
      </w:ins>
      <w:r>
        <w:rPr>
          <w:noProof/>
          <w:webHidden/>
        </w:rPr>
      </w:r>
      <w:r>
        <w:rPr>
          <w:noProof/>
          <w:webHidden/>
        </w:rPr>
        <w:fldChar w:fldCharType="separate"/>
      </w:r>
      <w:ins w:id="137" w:author="Steven" w:date="2022-04-01T17:21:00Z">
        <w:r>
          <w:rPr>
            <w:noProof/>
            <w:webHidden/>
          </w:rPr>
          <w:t>4</w:t>
        </w:r>
      </w:ins>
      <w:ins w:id="138" w:author="Steven" w:date="2022-04-01T17:20:00Z">
        <w:r>
          <w:rPr>
            <w:noProof/>
            <w:webHidden/>
          </w:rPr>
          <w:fldChar w:fldCharType="end"/>
        </w:r>
        <w:r w:rsidRPr="00432F32">
          <w:rPr>
            <w:rStyle w:val="Hyperlink"/>
            <w:noProof/>
          </w:rPr>
          <w:fldChar w:fldCharType="end"/>
        </w:r>
      </w:ins>
    </w:p>
    <w:p w14:paraId="62AEF438" w14:textId="0180C12B" w:rsidR="007C576C" w:rsidRDefault="007C576C">
      <w:pPr>
        <w:pStyle w:val="TOC2"/>
        <w:tabs>
          <w:tab w:val="right" w:leader="dot" w:pos="9350"/>
        </w:tabs>
        <w:rPr>
          <w:ins w:id="139" w:author="Steven" w:date="2022-04-01T17:20:00Z"/>
          <w:rFonts w:asciiTheme="minorHAnsi" w:eastAsiaTheme="minorEastAsia" w:hAnsiTheme="minorHAnsi" w:cstheme="minorBidi"/>
          <w:smallCaps w:val="0"/>
          <w:noProof/>
          <w:sz w:val="22"/>
          <w:szCs w:val="22"/>
        </w:rPr>
      </w:pPr>
      <w:ins w:id="14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"_Toc99726100"</w:instrText>
        </w:r>
        <w:r w:rsidRPr="00432F32">
          <w:rPr>
            <w:rStyle w:val="Hyperlink"/>
            <w:noProof/>
          </w:rPr>
          <w:instrText xml:space="preserve"> </w:instrText>
        </w:r>
        <w:r w:rsidRPr="00432F32">
          <w:rPr>
            <w:rStyle w:val="Hyperlink"/>
            <w:noProof/>
          </w:rPr>
          <w:fldChar w:fldCharType="separate"/>
        </w:r>
        <w:r w:rsidRPr="00432F32">
          <w:rPr>
            <w:rStyle w:val="Hyperlink"/>
            <w:noProof/>
          </w:rPr>
          <w:t>2.4. Anastamosis</w:t>
        </w:r>
        <w:r>
          <w:rPr>
            <w:noProof/>
            <w:webHidden/>
          </w:rPr>
          <w:tab/>
        </w:r>
        <w:r>
          <w:rPr>
            <w:noProof/>
            <w:webHidden/>
          </w:rPr>
          <w:fldChar w:fldCharType="begin"/>
        </w:r>
        <w:r>
          <w:rPr>
            <w:noProof/>
            <w:webHidden/>
          </w:rPr>
          <w:instrText xml:space="preserve"> PAGEREF _Toc99726100 \h </w:instrText>
        </w:r>
      </w:ins>
      <w:r>
        <w:rPr>
          <w:noProof/>
          <w:webHidden/>
        </w:rPr>
      </w:r>
      <w:r>
        <w:rPr>
          <w:noProof/>
          <w:webHidden/>
        </w:rPr>
        <w:fldChar w:fldCharType="separate"/>
      </w:r>
      <w:ins w:id="141" w:author="Steven" w:date="2022-04-01T17:21:00Z">
        <w:r>
          <w:rPr>
            <w:noProof/>
            <w:webHidden/>
          </w:rPr>
          <w:t>5</w:t>
        </w:r>
      </w:ins>
      <w:ins w:id="142" w:author="Steven" w:date="2022-04-01T17:20:00Z">
        <w:r>
          <w:rPr>
            <w:noProof/>
            <w:webHidden/>
          </w:rPr>
          <w:fldChar w:fldCharType="end"/>
        </w:r>
        <w:r w:rsidRPr="00432F32">
          <w:rPr>
            <w:rStyle w:val="Hyperlink"/>
            <w:noProof/>
          </w:rPr>
          <w:fldChar w:fldCharType="end"/>
        </w:r>
      </w:ins>
    </w:p>
    <w:p w14:paraId="6CDBFD74" w14:textId="3FC904AB" w:rsidR="007C576C" w:rsidRDefault="007C576C">
      <w:pPr>
        <w:pStyle w:val="TOC1"/>
        <w:tabs>
          <w:tab w:val="left" w:pos="480"/>
          <w:tab w:val="right" w:leader="dot" w:pos="9350"/>
        </w:tabs>
        <w:rPr>
          <w:ins w:id="143" w:author="Steven" w:date="2022-04-01T17:20:00Z"/>
          <w:rFonts w:asciiTheme="minorHAnsi" w:eastAsiaTheme="minorEastAsia" w:hAnsiTheme="minorHAnsi" w:cstheme="minorBidi"/>
          <w:b w:val="0"/>
          <w:bCs w:val="0"/>
          <w:caps w:val="0"/>
          <w:noProof/>
          <w:sz w:val="22"/>
          <w:szCs w:val="22"/>
        </w:rPr>
      </w:pPr>
      <w:ins w:id="14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"_Toc99726101"</w:instrText>
        </w:r>
        <w:r w:rsidRPr="00432F32">
          <w:rPr>
            <w:rStyle w:val="Hyperlink"/>
            <w:noProof/>
          </w:rPr>
          <w:instrText xml:space="preserve"> </w:instrText>
        </w:r>
        <w:r w:rsidRPr="00432F32">
          <w:rPr>
            <w:rStyle w:val="Hyperlink"/>
            <w:noProof/>
          </w:rPr>
          <w:fldChar w:fldCharType="separate"/>
        </w:r>
        <w:r w:rsidRPr="00432F32">
          <w:rPr>
            <w:rStyle w:val="Hyperlink"/>
            <w:noProof/>
          </w:rPr>
          <w:t>3.</w:t>
        </w:r>
        <w:r>
          <w:rPr>
            <w:rFonts w:asciiTheme="minorHAnsi" w:eastAsiaTheme="minorEastAsia" w:hAnsiTheme="minorHAnsi" w:cstheme="minorBidi"/>
            <w:b w:val="0"/>
            <w:bCs w:val="0"/>
            <w:caps w:val="0"/>
            <w:noProof/>
            <w:sz w:val="22"/>
            <w:szCs w:val="22"/>
          </w:rPr>
          <w:tab/>
        </w:r>
        <w:r w:rsidRPr="00432F32">
          <w:rPr>
            <w:rStyle w:val="Hyperlink"/>
            <w:noProof/>
          </w:rPr>
          <w:t>Theory &amp; Implementation Details</w:t>
        </w:r>
        <w:r>
          <w:rPr>
            <w:noProof/>
            <w:webHidden/>
          </w:rPr>
          <w:tab/>
        </w:r>
        <w:r>
          <w:rPr>
            <w:noProof/>
            <w:webHidden/>
          </w:rPr>
          <w:fldChar w:fldCharType="begin"/>
        </w:r>
        <w:r>
          <w:rPr>
            <w:noProof/>
            <w:webHidden/>
          </w:rPr>
          <w:instrText xml:space="preserve"> PAGEREF _Toc99726101 \h </w:instrText>
        </w:r>
      </w:ins>
      <w:r>
        <w:rPr>
          <w:noProof/>
          <w:webHidden/>
        </w:rPr>
      </w:r>
      <w:r>
        <w:rPr>
          <w:noProof/>
          <w:webHidden/>
        </w:rPr>
        <w:fldChar w:fldCharType="separate"/>
      </w:r>
      <w:ins w:id="145" w:author="Steven" w:date="2022-04-01T17:21:00Z">
        <w:r>
          <w:rPr>
            <w:noProof/>
            <w:webHidden/>
          </w:rPr>
          <w:t>6</w:t>
        </w:r>
      </w:ins>
      <w:ins w:id="146" w:author="Steven" w:date="2022-04-01T17:20:00Z">
        <w:r>
          <w:rPr>
            <w:noProof/>
            <w:webHidden/>
          </w:rPr>
          <w:fldChar w:fldCharType="end"/>
        </w:r>
        <w:r w:rsidRPr="00432F32">
          <w:rPr>
            <w:rStyle w:val="Hyperlink"/>
            <w:noProof/>
          </w:rPr>
          <w:fldChar w:fldCharType="end"/>
        </w:r>
      </w:ins>
    </w:p>
    <w:p w14:paraId="4E9747AC" w14:textId="5C655124" w:rsidR="007C576C" w:rsidRDefault="007C576C">
      <w:pPr>
        <w:pStyle w:val="TOC2"/>
        <w:tabs>
          <w:tab w:val="right" w:leader="dot" w:pos="9350"/>
        </w:tabs>
        <w:rPr>
          <w:ins w:id="147" w:author="Steven" w:date="2022-04-01T17:20:00Z"/>
          <w:rFonts w:asciiTheme="minorHAnsi" w:eastAsiaTheme="minorEastAsia" w:hAnsiTheme="minorHAnsi" w:cstheme="minorBidi"/>
          <w:smallCaps w:val="0"/>
          <w:noProof/>
          <w:sz w:val="22"/>
          <w:szCs w:val="22"/>
        </w:rPr>
      </w:pPr>
      <w:ins w:id="14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"_Toc99726102"</w:instrText>
        </w:r>
        <w:r w:rsidRPr="00432F32">
          <w:rPr>
            <w:rStyle w:val="Hyperlink"/>
            <w:noProof/>
          </w:rPr>
          <w:instrText xml:space="preserve"> </w:instrText>
        </w:r>
        <w:r w:rsidRPr="00432F32">
          <w:rPr>
            <w:rStyle w:val="Hyperlink"/>
            <w:noProof/>
          </w:rPr>
          <w:fldChar w:fldCharType="separate"/>
        </w:r>
        <w:r w:rsidRPr="00432F32">
          <w:rPr>
            <w:rStyle w:val="Hyperlink"/>
            <w:noProof/>
          </w:rPr>
          <w:t>3.1. Segment Growth Theory</w:t>
        </w:r>
        <w:r>
          <w:rPr>
            <w:noProof/>
            <w:webHidden/>
          </w:rPr>
          <w:tab/>
        </w:r>
        <w:r>
          <w:rPr>
            <w:noProof/>
            <w:webHidden/>
          </w:rPr>
          <w:fldChar w:fldCharType="begin"/>
        </w:r>
        <w:r>
          <w:rPr>
            <w:noProof/>
            <w:webHidden/>
          </w:rPr>
          <w:instrText xml:space="preserve"> PAGEREF _Toc99726102 \h </w:instrText>
        </w:r>
      </w:ins>
      <w:r>
        <w:rPr>
          <w:noProof/>
          <w:webHidden/>
        </w:rPr>
      </w:r>
      <w:r>
        <w:rPr>
          <w:noProof/>
          <w:webHidden/>
        </w:rPr>
        <w:fldChar w:fldCharType="separate"/>
      </w:r>
      <w:ins w:id="149" w:author="Steven" w:date="2022-04-01T17:21:00Z">
        <w:r>
          <w:rPr>
            <w:noProof/>
            <w:webHidden/>
          </w:rPr>
          <w:t>6</w:t>
        </w:r>
      </w:ins>
      <w:ins w:id="150" w:author="Steven" w:date="2022-04-01T17:20:00Z">
        <w:r>
          <w:rPr>
            <w:noProof/>
            <w:webHidden/>
          </w:rPr>
          <w:fldChar w:fldCharType="end"/>
        </w:r>
        <w:r w:rsidRPr="00432F32">
          <w:rPr>
            <w:rStyle w:val="Hyperlink"/>
            <w:noProof/>
          </w:rPr>
          <w:fldChar w:fldCharType="end"/>
        </w:r>
      </w:ins>
    </w:p>
    <w:p w14:paraId="1CA56721" w14:textId="6FB9CCE2" w:rsidR="007C576C" w:rsidRDefault="007C576C">
      <w:pPr>
        <w:pStyle w:val="TOC3"/>
        <w:tabs>
          <w:tab w:val="right" w:leader="dot" w:pos="9350"/>
        </w:tabs>
        <w:rPr>
          <w:ins w:id="151" w:author="Steven" w:date="2022-04-01T17:20:00Z"/>
          <w:rFonts w:asciiTheme="minorHAnsi" w:eastAsiaTheme="minorEastAsia" w:hAnsiTheme="minorHAnsi" w:cstheme="minorBidi"/>
          <w:i w:val="0"/>
          <w:iCs w:val="0"/>
          <w:noProof/>
          <w:sz w:val="22"/>
          <w:szCs w:val="22"/>
        </w:rPr>
      </w:pPr>
      <w:ins w:id="15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"_Toc99726103"</w:instrText>
        </w:r>
        <w:r w:rsidRPr="00432F32">
          <w:rPr>
            <w:rStyle w:val="Hyperlink"/>
            <w:noProof/>
          </w:rPr>
          <w:instrText xml:space="preserve"> </w:instrText>
        </w:r>
        <w:r w:rsidRPr="00432F32">
          <w:rPr>
            <w:rStyle w:val="Hyperlink"/>
            <w:noProof/>
          </w:rPr>
          <w:fldChar w:fldCharType="separate"/>
        </w:r>
        <w:r w:rsidRPr="00432F32">
          <w:rPr>
            <w:rStyle w:val="Hyperlink"/>
            <w:noProof/>
          </w:rPr>
          <w:t>3.1.1. Growth Velocity</w:t>
        </w:r>
        <w:r>
          <w:rPr>
            <w:noProof/>
            <w:webHidden/>
          </w:rPr>
          <w:tab/>
        </w:r>
        <w:r>
          <w:rPr>
            <w:noProof/>
            <w:webHidden/>
          </w:rPr>
          <w:fldChar w:fldCharType="begin"/>
        </w:r>
        <w:r>
          <w:rPr>
            <w:noProof/>
            <w:webHidden/>
          </w:rPr>
          <w:instrText xml:space="preserve"> PAGEREF _Toc99726103 \h </w:instrText>
        </w:r>
      </w:ins>
      <w:r>
        <w:rPr>
          <w:noProof/>
          <w:webHidden/>
        </w:rPr>
      </w:r>
      <w:r>
        <w:rPr>
          <w:noProof/>
          <w:webHidden/>
        </w:rPr>
        <w:fldChar w:fldCharType="separate"/>
      </w:r>
      <w:ins w:id="153" w:author="Steven" w:date="2022-04-01T17:21:00Z">
        <w:r>
          <w:rPr>
            <w:noProof/>
            <w:webHidden/>
          </w:rPr>
          <w:t>6</w:t>
        </w:r>
      </w:ins>
      <w:ins w:id="154" w:author="Steven" w:date="2022-04-01T17:20:00Z">
        <w:r>
          <w:rPr>
            <w:noProof/>
            <w:webHidden/>
          </w:rPr>
          <w:fldChar w:fldCharType="end"/>
        </w:r>
        <w:r w:rsidRPr="00432F32">
          <w:rPr>
            <w:rStyle w:val="Hyperlink"/>
            <w:noProof/>
          </w:rPr>
          <w:fldChar w:fldCharType="end"/>
        </w:r>
      </w:ins>
    </w:p>
    <w:p w14:paraId="10722812" w14:textId="0548F9DA" w:rsidR="007C576C" w:rsidRDefault="007C576C">
      <w:pPr>
        <w:pStyle w:val="TOC3"/>
        <w:tabs>
          <w:tab w:val="right" w:leader="dot" w:pos="9350"/>
        </w:tabs>
        <w:rPr>
          <w:ins w:id="155" w:author="Steven" w:date="2022-04-01T17:20:00Z"/>
          <w:rFonts w:asciiTheme="minorHAnsi" w:eastAsiaTheme="minorEastAsia" w:hAnsiTheme="minorHAnsi" w:cstheme="minorBidi"/>
          <w:i w:val="0"/>
          <w:iCs w:val="0"/>
          <w:noProof/>
          <w:sz w:val="22"/>
          <w:szCs w:val="22"/>
        </w:rPr>
      </w:pPr>
      <w:ins w:id="15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"_Toc99726104"</w:instrText>
        </w:r>
        <w:r w:rsidRPr="00432F32">
          <w:rPr>
            <w:rStyle w:val="Hyperlink"/>
            <w:noProof/>
          </w:rPr>
          <w:instrText xml:space="preserve"> </w:instrText>
        </w:r>
        <w:r w:rsidRPr="00432F32">
          <w:rPr>
            <w:rStyle w:val="Hyperlink"/>
            <w:noProof/>
          </w:rPr>
          <w:fldChar w:fldCharType="separate"/>
        </w:r>
        <w:r w:rsidRPr="00432F32">
          <w:rPr>
            <w:rStyle w:val="Hyperlink"/>
            <w:noProof/>
          </w:rPr>
          <w:t>3.1.2. Position Dependent Direction (PDD)</w:t>
        </w:r>
        <w:r>
          <w:rPr>
            <w:noProof/>
            <w:webHidden/>
          </w:rPr>
          <w:tab/>
        </w:r>
        <w:r>
          <w:rPr>
            <w:noProof/>
            <w:webHidden/>
          </w:rPr>
          <w:fldChar w:fldCharType="begin"/>
        </w:r>
        <w:r>
          <w:rPr>
            <w:noProof/>
            <w:webHidden/>
          </w:rPr>
          <w:instrText xml:space="preserve"> PAGEREF _Toc99726104 \h </w:instrText>
        </w:r>
      </w:ins>
      <w:r>
        <w:rPr>
          <w:noProof/>
          <w:webHidden/>
        </w:rPr>
      </w:r>
      <w:r>
        <w:rPr>
          <w:noProof/>
          <w:webHidden/>
        </w:rPr>
        <w:fldChar w:fldCharType="separate"/>
      </w:r>
      <w:ins w:id="157" w:author="Steven" w:date="2022-04-01T17:21:00Z">
        <w:r>
          <w:rPr>
            <w:noProof/>
            <w:webHidden/>
          </w:rPr>
          <w:t>6</w:t>
        </w:r>
      </w:ins>
      <w:ins w:id="158" w:author="Steven" w:date="2022-04-01T17:20:00Z">
        <w:r>
          <w:rPr>
            <w:noProof/>
            <w:webHidden/>
          </w:rPr>
          <w:fldChar w:fldCharType="end"/>
        </w:r>
        <w:r w:rsidRPr="00432F32">
          <w:rPr>
            <w:rStyle w:val="Hyperlink"/>
            <w:noProof/>
          </w:rPr>
          <w:fldChar w:fldCharType="end"/>
        </w:r>
      </w:ins>
    </w:p>
    <w:p w14:paraId="0677EE2B" w14:textId="010CFDD0" w:rsidR="007C576C" w:rsidRDefault="007C576C">
      <w:pPr>
        <w:pStyle w:val="TOC3"/>
        <w:tabs>
          <w:tab w:val="right" w:leader="dot" w:pos="9350"/>
        </w:tabs>
        <w:rPr>
          <w:ins w:id="159" w:author="Steven" w:date="2022-04-01T17:20:00Z"/>
          <w:rFonts w:asciiTheme="minorHAnsi" w:eastAsiaTheme="minorEastAsia" w:hAnsiTheme="minorHAnsi" w:cstheme="minorBidi"/>
          <w:i w:val="0"/>
          <w:iCs w:val="0"/>
          <w:noProof/>
          <w:sz w:val="22"/>
          <w:szCs w:val="22"/>
        </w:rPr>
      </w:pPr>
      <w:ins w:id="16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"_Toc99726105"</w:instrText>
        </w:r>
        <w:r w:rsidRPr="00432F32">
          <w:rPr>
            <w:rStyle w:val="Hyperlink"/>
            <w:noProof/>
          </w:rPr>
          <w:instrText xml:space="preserve"> </w:instrText>
        </w:r>
        <w:r w:rsidRPr="00432F32">
          <w:rPr>
            <w:rStyle w:val="Hyperlink"/>
            <w:noProof/>
          </w:rPr>
          <w:fldChar w:fldCharType="separate"/>
        </w:r>
        <w:r w:rsidRPr="00432F32">
          <w:rPr>
            <w:rStyle w:val="Hyperlink"/>
            <w:noProof/>
          </w:rPr>
          <w:t>3.1.3. Previous Segment Contribution (PSC)</w:t>
        </w:r>
        <w:r>
          <w:rPr>
            <w:noProof/>
            <w:webHidden/>
          </w:rPr>
          <w:tab/>
        </w:r>
        <w:r>
          <w:rPr>
            <w:noProof/>
            <w:webHidden/>
          </w:rPr>
          <w:fldChar w:fldCharType="begin"/>
        </w:r>
        <w:r>
          <w:rPr>
            <w:noProof/>
            <w:webHidden/>
          </w:rPr>
          <w:instrText xml:space="preserve"> PAGEREF _Toc99726105 \h </w:instrText>
        </w:r>
      </w:ins>
      <w:r>
        <w:rPr>
          <w:noProof/>
          <w:webHidden/>
        </w:rPr>
      </w:r>
      <w:r>
        <w:rPr>
          <w:noProof/>
          <w:webHidden/>
        </w:rPr>
        <w:fldChar w:fldCharType="separate"/>
      </w:r>
      <w:ins w:id="161" w:author="Steven" w:date="2022-04-01T17:21:00Z">
        <w:r>
          <w:rPr>
            <w:noProof/>
            <w:webHidden/>
          </w:rPr>
          <w:t>6</w:t>
        </w:r>
      </w:ins>
      <w:ins w:id="162" w:author="Steven" w:date="2022-04-01T17:20:00Z">
        <w:r>
          <w:rPr>
            <w:noProof/>
            <w:webHidden/>
          </w:rPr>
          <w:fldChar w:fldCharType="end"/>
        </w:r>
        <w:r w:rsidRPr="00432F32">
          <w:rPr>
            <w:rStyle w:val="Hyperlink"/>
            <w:noProof/>
          </w:rPr>
          <w:fldChar w:fldCharType="end"/>
        </w:r>
      </w:ins>
    </w:p>
    <w:p w14:paraId="41F8A0DE" w14:textId="26E67DE8" w:rsidR="007C576C" w:rsidRDefault="007C576C">
      <w:pPr>
        <w:pStyle w:val="TOC3"/>
        <w:tabs>
          <w:tab w:val="right" w:leader="dot" w:pos="9350"/>
        </w:tabs>
        <w:rPr>
          <w:ins w:id="163" w:author="Steven" w:date="2022-04-01T17:20:00Z"/>
          <w:rFonts w:asciiTheme="minorHAnsi" w:eastAsiaTheme="minorEastAsia" w:hAnsiTheme="minorHAnsi" w:cstheme="minorBidi"/>
          <w:i w:val="0"/>
          <w:iCs w:val="0"/>
          <w:noProof/>
          <w:sz w:val="22"/>
          <w:szCs w:val="22"/>
        </w:rPr>
      </w:pPr>
      <w:ins w:id="16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"_Toc99726106"</w:instrText>
        </w:r>
        <w:r w:rsidRPr="00432F32">
          <w:rPr>
            <w:rStyle w:val="Hyperlink"/>
            <w:noProof/>
          </w:rPr>
          <w:instrText xml:space="preserve"> </w:instrText>
        </w:r>
        <w:r w:rsidRPr="00432F32">
          <w:rPr>
            <w:rStyle w:val="Hyperlink"/>
            <w:noProof/>
          </w:rPr>
          <w:fldChar w:fldCharType="separate"/>
        </w:r>
        <w:r w:rsidRPr="00432F32">
          <w:rPr>
            <w:rStyle w:val="Hyperlink"/>
            <w:noProof/>
          </w:rPr>
          <w:t>3.1.4. Alpha (Contribution Mix)</w:t>
        </w:r>
        <w:r>
          <w:rPr>
            <w:noProof/>
            <w:webHidden/>
          </w:rPr>
          <w:tab/>
        </w:r>
        <w:r>
          <w:rPr>
            <w:noProof/>
            <w:webHidden/>
          </w:rPr>
          <w:fldChar w:fldCharType="begin"/>
        </w:r>
        <w:r>
          <w:rPr>
            <w:noProof/>
            <w:webHidden/>
          </w:rPr>
          <w:instrText xml:space="preserve"> PAGEREF _Toc99726106 \h </w:instrText>
        </w:r>
      </w:ins>
      <w:r>
        <w:rPr>
          <w:noProof/>
          <w:webHidden/>
        </w:rPr>
      </w:r>
      <w:r>
        <w:rPr>
          <w:noProof/>
          <w:webHidden/>
        </w:rPr>
        <w:fldChar w:fldCharType="separate"/>
      </w:r>
      <w:ins w:id="165" w:author="Steven" w:date="2022-04-01T17:21:00Z">
        <w:r>
          <w:rPr>
            <w:noProof/>
            <w:webHidden/>
          </w:rPr>
          <w:t>6</w:t>
        </w:r>
      </w:ins>
      <w:ins w:id="166" w:author="Steven" w:date="2022-04-01T17:20:00Z">
        <w:r>
          <w:rPr>
            <w:noProof/>
            <w:webHidden/>
          </w:rPr>
          <w:fldChar w:fldCharType="end"/>
        </w:r>
        <w:r w:rsidRPr="00432F32">
          <w:rPr>
            <w:rStyle w:val="Hyperlink"/>
            <w:noProof/>
          </w:rPr>
          <w:fldChar w:fldCharType="end"/>
        </w:r>
      </w:ins>
    </w:p>
    <w:p w14:paraId="7A4035CB" w14:textId="034716A1" w:rsidR="007C576C" w:rsidRDefault="007C576C">
      <w:pPr>
        <w:pStyle w:val="TOC2"/>
        <w:tabs>
          <w:tab w:val="right" w:leader="dot" w:pos="9350"/>
        </w:tabs>
        <w:rPr>
          <w:ins w:id="167" w:author="Steven" w:date="2022-04-01T17:20:00Z"/>
          <w:rFonts w:asciiTheme="minorHAnsi" w:eastAsiaTheme="minorEastAsia" w:hAnsiTheme="minorHAnsi" w:cstheme="minorBidi"/>
          <w:smallCaps w:val="0"/>
          <w:noProof/>
          <w:sz w:val="22"/>
          <w:szCs w:val="22"/>
        </w:rPr>
      </w:pPr>
      <w:ins w:id="16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"_Toc99726113"</w:instrText>
        </w:r>
        <w:r w:rsidRPr="00432F32">
          <w:rPr>
            <w:rStyle w:val="Hyperlink"/>
            <w:noProof/>
          </w:rPr>
          <w:instrText xml:space="preserve"> </w:instrText>
        </w:r>
        <w:r w:rsidRPr="00432F32">
          <w:rPr>
            <w:rStyle w:val="Hyperlink"/>
            <w:noProof/>
          </w:rPr>
          <w:fldChar w:fldCharType="separate"/>
        </w:r>
        <w:r w:rsidRPr="00432F32">
          <w:rPr>
            <w:rStyle w:val="Hyperlink"/>
            <w:noProof/>
          </w:rPr>
          <w:t>3.2. AutoTimestep Adjustment</w:t>
        </w:r>
        <w:r>
          <w:rPr>
            <w:noProof/>
            <w:webHidden/>
          </w:rPr>
          <w:tab/>
        </w:r>
        <w:r>
          <w:rPr>
            <w:noProof/>
            <w:webHidden/>
          </w:rPr>
          <w:fldChar w:fldCharType="begin"/>
        </w:r>
        <w:r>
          <w:rPr>
            <w:noProof/>
            <w:webHidden/>
          </w:rPr>
          <w:instrText xml:space="preserve"> PAGEREF _Toc99726113 \h </w:instrText>
        </w:r>
      </w:ins>
      <w:r>
        <w:rPr>
          <w:noProof/>
          <w:webHidden/>
        </w:rPr>
      </w:r>
      <w:r>
        <w:rPr>
          <w:noProof/>
          <w:webHidden/>
        </w:rPr>
        <w:fldChar w:fldCharType="separate"/>
      </w:r>
      <w:ins w:id="169" w:author="Steven" w:date="2022-04-01T17:21:00Z">
        <w:r>
          <w:rPr>
            <w:noProof/>
            <w:webHidden/>
          </w:rPr>
          <w:t>7</w:t>
        </w:r>
      </w:ins>
      <w:ins w:id="170" w:author="Steven" w:date="2022-04-01T17:20:00Z">
        <w:r>
          <w:rPr>
            <w:noProof/>
            <w:webHidden/>
          </w:rPr>
          <w:fldChar w:fldCharType="end"/>
        </w:r>
        <w:r w:rsidRPr="00432F32">
          <w:rPr>
            <w:rStyle w:val="Hyperlink"/>
            <w:noProof/>
          </w:rPr>
          <w:fldChar w:fldCharType="end"/>
        </w:r>
      </w:ins>
    </w:p>
    <w:p w14:paraId="0C5CA216" w14:textId="67FB3681" w:rsidR="007C576C" w:rsidRDefault="007C576C">
      <w:pPr>
        <w:pStyle w:val="TOC2"/>
        <w:tabs>
          <w:tab w:val="right" w:leader="dot" w:pos="9350"/>
        </w:tabs>
        <w:rPr>
          <w:ins w:id="171" w:author="Steven" w:date="2022-04-01T17:20:00Z"/>
          <w:rFonts w:asciiTheme="minorHAnsi" w:eastAsiaTheme="minorEastAsia" w:hAnsiTheme="minorHAnsi" w:cstheme="minorBidi"/>
          <w:smallCaps w:val="0"/>
          <w:noProof/>
          <w:sz w:val="22"/>
          <w:szCs w:val="22"/>
        </w:rPr>
      </w:pPr>
      <w:ins w:id="17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"_Toc99726114"</w:instrText>
        </w:r>
        <w:r w:rsidRPr="00432F32">
          <w:rPr>
            <w:rStyle w:val="Hyperlink"/>
            <w:noProof/>
          </w:rPr>
          <w:instrText xml:space="preserve"> </w:instrText>
        </w:r>
        <w:r w:rsidRPr="00432F32">
          <w:rPr>
            <w:rStyle w:val="Hyperlink"/>
            <w:noProof/>
          </w:rPr>
          <w:fldChar w:fldCharType="separate"/>
        </w:r>
        <w:r w:rsidRPr="00432F32">
          <w:rPr>
            <w:rStyle w:val="Hyperlink"/>
            <w:noProof/>
          </w:rPr>
          <w:t>3.3. Active Stress due to Vessel Growth</w:t>
        </w:r>
        <w:r>
          <w:rPr>
            <w:noProof/>
            <w:webHidden/>
          </w:rPr>
          <w:tab/>
        </w:r>
        <w:r>
          <w:rPr>
            <w:noProof/>
            <w:webHidden/>
          </w:rPr>
          <w:fldChar w:fldCharType="begin"/>
        </w:r>
        <w:r>
          <w:rPr>
            <w:noProof/>
            <w:webHidden/>
          </w:rPr>
          <w:instrText xml:space="preserve"> PAGEREF _Toc99726114 \h </w:instrText>
        </w:r>
      </w:ins>
      <w:r>
        <w:rPr>
          <w:noProof/>
          <w:webHidden/>
        </w:rPr>
      </w:r>
      <w:r>
        <w:rPr>
          <w:noProof/>
          <w:webHidden/>
        </w:rPr>
        <w:fldChar w:fldCharType="separate"/>
      </w:r>
      <w:ins w:id="173" w:author="Steven" w:date="2022-04-01T17:21:00Z">
        <w:r>
          <w:rPr>
            <w:noProof/>
            <w:webHidden/>
          </w:rPr>
          <w:t>7</w:t>
        </w:r>
      </w:ins>
      <w:ins w:id="174" w:author="Steven" w:date="2022-04-01T17:20:00Z">
        <w:r>
          <w:rPr>
            <w:noProof/>
            <w:webHidden/>
          </w:rPr>
          <w:fldChar w:fldCharType="end"/>
        </w:r>
        <w:r w:rsidRPr="00432F32">
          <w:rPr>
            <w:rStyle w:val="Hyperlink"/>
            <w:noProof/>
          </w:rPr>
          <w:fldChar w:fldCharType="end"/>
        </w:r>
      </w:ins>
    </w:p>
    <w:p w14:paraId="58C2EADA" w14:textId="25D59861" w:rsidR="007C576C" w:rsidRDefault="007C576C">
      <w:pPr>
        <w:pStyle w:val="TOC1"/>
        <w:tabs>
          <w:tab w:val="left" w:pos="480"/>
          <w:tab w:val="right" w:leader="dot" w:pos="9350"/>
        </w:tabs>
        <w:rPr>
          <w:ins w:id="175" w:author="Steven" w:date="2022-04-01T17:20:00Z"/>
          <w:rFonts w:asciiTheme="minorHAnsi" w:eastAsiaTheme="minorEastAsia" w:hAnsiTheme="minorHAnsi" w:cstheme="minorBidi"/>
          <w:b w:val="0"/>
          <w:bCs w:val="0"/>
          <w:caps w:val="0"/>
          <w:noProof/>
          <w:sz w:val="22"/>
          <w:szCs w:val="22"/>
        </w:rPr>
      </w:pPr>
      <w:ins w:id="17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"_Toc99726115"</w:instrText>
        </w:r>
        <w:r w:rsidRPr="00432F32">
          <w:rPr>
            <w:rStyle w:val="Hyperlink"/>
            <w:noProof/>
          </w:rPr>
          <w:instrText xml:space="preserve"> </w:instrText>
        </w:r>
        <w:r w:rsidRPr="00432F32">
          <w:rPr>
            <w:rStyle w:val="Hyperlink"/>
            <w:noProof/>
          </w:rPr>
          <w:fldChar w:fldCharType="separate"/>
        </w:r>
        <w:r w:rsidRPr="00432F32">
          <w:rPr>
            <w:rStyle w:val="Hyperlink"/>
            <w:noProof/>
          </w:rPr>
          <w:t>4.</w:t>
        </w:r>
        <w:r>
          <w:rPr>
            <w:rFonts w:asciiTheme="minorHAnsi" w:eastAsiaTheme="minorEastAsia" w:hAnsiTheme="minorHAnsi" w:cstheme="minorBidi"/>
            <w:b w:val="0"/>
            <w:bCs w:val="0"/>
            <w:caps w:val="0"/>
            <w:noProof/>
            <w:sz w:val="22"/>
            <w:szCs w:val="22"/>
          </w:rPr>
          <w:tab/>
        </w:r>
        <w:r w:rsidRPr="00432F32">
          <w:rPr>
            <w:rStyle w:val="Hyperlink"/>
            <w:noProof/>
          </w:rPr>
          <w:t>Internal Theory</w:t>
        </w:r>
        <w:r>
          <w:rPr>
            <w:noProof/>
            <w:webHidden/>
          </w:rPr>
          <w:tab/>
        </w:r>
        <w:r>
          <w:rPr>
            <w:noProof/>
            <w:webHidden/>
          </w:rPr>
          <w:fldChar w:fldCharType="begin"/>
        </w:r>
        <w:r>
          <w:rPr>
            <w:noProof/>
            <w:webHidden/>
          </w:rPr>
          <w:instrText xml:space="preserve"> PAGEREF _Toc99726115 \h </w:instrText>
        </w:r>
      </w:ins>
      <w:r>
        <w:rPr>
          <w:noProof/>
          <w:webHidden/>
        </w:rPr>
      </w:r>
      <w:r>
        <w:rPr>
          <w:noProof/>
          <w:webHidden/>
        </w:rPr>
        <w:fldChar w:fldCharType="separate"/>
      </w:r>
      <w:ins w:id="177" w:author="Steven" w:date="2022-04-01T17:21:00Z">
        <w:r>
          <w:rPr>
            <w:noProof/>
            <w:webHidden/>
          </w:rPr>
          <w:t>9</w:t>
        </w:r>
      </w:ins>
      <w:ins w:id="178" w:author="Steven" w:date="2022-04-01T17:20:00Z">
        <w:r>
          <w:rPr>
            <w:noProof/>
            <w:webHidden/>
          </w:rPr>
          <w:fldChar w:fldCharType="end"/>
        </w:r>
        <w:r w:rsidRPr="00432F32">
          <w:rPr>
            <w:rStyle w:val="Hyperlink"/>
            <w:noProof/>
          </w:rPr>
          <w:fldChar w:fldCharType="end"/>
        </w:r>
      </w:ins>
    </w:p>
    <w:p w14:paraId="48B88443" w14:textId="4E14F450" w:rsidR="007C576C" w:rsidRDefault="007C576C">
      <w:pPr>
        <w:pStyle w:val="TOC2"/>
        <w:tabs>
          <w:tab w:val="right" w:leader="dot" w:pos="9350"/>
        </w:tabs>
        <w:rPr>
          <w:ins w:id="179" w:author="Steven" w:date="2022-04-01T17:20:00Z"/>
          <w:rFonts w:asciiTheme="minorHAnsi" w:eastAsiaTheme="minorEastAsia" w:hAnsiTheme="minorHAnsi" w:cstheme="minorBidi"/>
          <w:smallCaps w:val="0"/>
          <w:noProof/>
          <w:sz w:val="22"/>
          <w:szCs w:val="22"/>
        </w:rPr>
      </w:pPr>
      <w:ins w:id="18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"_Toc99726116"</w:instrText>
        </w:r>
        <w:r w:rsidRPr="00432F32">
          <w:rPr>
            <w:rStyle w:val="Hyperlink"/>
            <w:noProof/>
          </w:rPr>
          <w:instrText xml:space="preserve"> </w:instrText>
        </w:r>
        <w:r w:rsidRPr="00432F32">
          <w:rPr>
            <w:rStyle w:val="Hyperlink"/>
            <w:noProof/>
          </w:rPr>
          <w:fldChar w:fldCharType="separate"/>
        </w:r>
        <w:r w:rsidRPr="00432F32">
          <w:rPr>
            <w:rStyle w:val="Hyperlink"/>
            <w:noProof/>
          </w:rPr>
          <w:t>4.1. Vascular Growth</w:t>
        </w:r>
        <w:r>
          <w:rPr>
            <w:noProof/>
            <w:webHidden/>
          </w:rPr>
          <w:tab/>
        </w:r>
        <w:r>
          <w:rPr>
            <w:noProof/>
            <w:webHidden/>
          </w:rPr>
          <w:fldChar w:fldCharType="begin"/>
        </w:r>
        <w:r>
          <w:rPr>
            <w:noProof/>
            <w:webHidden/>
          </w:rPr>
          <w:instrText xml:space="preserve"> PAGEREF _Toc99726116 \h </w:instrText>
        </w:r>
      </w:ins>
      <w:r>
        <w:rPr>
          <w:noProof/>
          <w:webHidden/>
        </w:rPr>
      </w:r>
      <w:r>
        <w:rPr>
          <w:noProof/>
          <w:webHidden/>
        </w:rPr>
        <w:fldChar w:fldCharType="separate"/>
      </w:r>
      <w:ins w:id="181" w:author="Steven" w:date="2022-04-01T17:21:00Z">
        <w:r>
          <w:rPr>
            <w:noProof/>
            <w:webHidden/>
          </w:rPr>
          <w:t>9</w:t>
        </w:r>
      </w:ins>
      <w:ins w:id="182" w:author="Steven" w:date="2022-04-01T17:20:00Z">
        <w:r>
          <w:rPr>
            <w:noProof/>
            <w:webHidden/>
          </w:rPr>
          <w:fldChar w:fldCharType="end"/>
        </w:r>
        <w:r w:rsidRPr="00432F32">
          <w:rPr>
            <w:rStyle w:val="Hyperlink"/>
            <w:noProof/>
          </w:rPr>
          <w:fldChar w:fldCharType="end"/>
        </w:r>
      </w:ins>
    </w:p>
    <w:p w14:paraId="69B6DAB9" w14:textId="786800DE" w:rsidR="007C576C" w:rsidRDefault="007C576C">
      <w:pPr>
        <w:pStyle w:val="TOC2"/>
        <w:tabs>
          <w:tab w:val="right" w:leader="dot" w:pos="9350"/>
        </w:tabs>
        <w:rPr>
          <w:ins w:id="183" w:author="Steven" w:date="2022-04-01T17:20:00Z"/>
          <w:rFonts w:asciiTheme="minorHAnsi" w:eastAsiaTheme="minorEastAsia" w:hAnsiTheme="minorHAnsi" w:cstheme="minorBidi"/>
          <w:smallCaps w:val="0"/>
          <w:noProof/>
          <w:sz w:val="22"/>
          <w:szCs w:val="22"/>
        </w:rPr>
      </w:pPr>
      <w:ins w:id="18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"_Toc99726117"</w:instrText>
        </w:r>
        <w:r w:rsidRPr="00432F32">
          <w:rPr>
            <w:rStyle w:val="Hyperlink"/>
            <w:noProof/>
          </w:rPr>
          <w:instrText xml:space="preserve"> </w:instrText>
        </w:r>
        <w:r w:rsidRPr="00432F32">
          <w:rPr>
            <w:rStyle w:val="Hyperlink"/>
            <w:noProof/>
          </w:rPr>
          <w:fldChar w:fldCharType="separate"/>
        </w:r>
        <w:r w:rsidRPr="00432F32">
          <w:rPr>
            <w:rStyle w:val="Hyperlink"/>
            <w:noProof/>
          </w:rPr>
          <w:t>4.2. Parent Vessel Initialization Step (Proto Growth)</w:t>
        </w:r>
        <w:r>
          <w:rPr>
            <w:noProof/>
            <w:webHidden/>
          </w:rPr>
          <w:tab/>
        </w:r>
        <w:r>
          <w:rPr>
            <w:noProof/>
            <w:webHidden/>
          </w:rPr>
          <w:fldChar w:fldCharType="begin"/>
        </w:r>
        <w:r>
          <w:rPr>
            <w:noProof/>
            <w:webHidden/>
          </w:rPr>
          <w:instrText xml:space="preserve"> PAGEREF _Toc99726117 \h </w:instrText>
        </w:r>
      </w:ins>
      <w:r>
        <w:rPr>
          <w:noProof/>
          <w:webHidden/>
        </w:rPr>
      </w:r>
      <w:r>
        <w:rPr>
          <w:noProof/>
          <w:webHidden/>
        </w:rPr>
        <w:fldChar w:fldCharType="separate"/>
      </w:r>
      <w:ins w:id="185" w:author="Steven" w:date="2022-04-01T17:21:00Z">
        <w:r>
          <w:rPr>
            <w:noProof/>
            <w:webHidden/>
          </w:rPr>
          <w:t>9</w:t>
        </w:r>
      </w:ins>
      <w:ins w:id="186" w:author="Steven" w:date="2022-04-01T17:20:00Z">
        <w:r>
          <w:rPr>
            <w:noProof/>
            <w:webHidden/>
          </w:rPr>
          <w:fldChar w:fldCharType="end"/>
        </w:r>
        <w:r w:rsidRPr="00432F32">
          <w:rPr>
            <w:rStyle w:val="Hyperlink"/>
            <w:noProof/>
          </w:rPr>
          <w:fldChar w:fldCharType="end"/>
        </w:r>
      </w:ins>
    </w:p>
    <w:p w14:paraId="26F1E9FD" w14:textId="29A55D90" w:rsidR="007C576C" w:rsidRDefault="007C576C">
      <w:pPr>
        <w:pStyle w:val="TOC1"/>
        <w:tabs>
          <w:tab w:val="left" w:pos="480"/>
          <w:tab w:val="right" w:leader="dot" w:pos="9350"/>
        </w:tabs>
        <w:rPr>
          <w:ins w:id="187" w:author="Steven" w:date="2022-04-01T17:20:00Z"/>
          <w:rFonts w:asciiTheme="minorHAnsi" w:eastAsiaTheme="minorEastAsia" w:hAnsiTheme="minorHAnsi" w:cstheme="minorBidi"/>
          <w:b w:val="0"/>
          <w:bCs w:val="0"/>
          <w:caps w:val="0"/>
          <w:noProof/>
          <w:sz w:val="22"/>
          <w:szCs w:val="22"/>
        </w:rPr>
      </w:pPr>
      <w:ins w:id="18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"_Toc99726118"</w:instrText>
        </w:r>
        <w:r w:rsidRPr="00432F32">
          <w:rPr>
            <w:rStyle w:val="Hyperlink"/>
            <w:noProof/>
          </w:rPr>
          <w:instrText xml:space="preserve"> </w:instrText>
        </w:r>
        <w:r w:rsidRPr="00432F32">
          <w:rPr>
            <w:rStyle w:val="Hyperlink"/>
            <w:noProof/>
          </w:rPr>
          <w:fldChar w:fldCharType="separate"/>
        </w:r>
        <w:r w:rsidRPr="00432F32">
          <w:rPr>
            <w:rStyle w:val="Hyperlink"/>
            <w:noProof/>
          </w:rPr>
          <w:t>5.</w:t>
        </w:r>
        <w:r>
          <w:rPr>
            <w:rFonts w:asciiTheme="minorHAnsi" w:eastAsiaTheme="minorEastAsia" w:hAnsiTheme="minorHAnsi" w:cstheme="minorBidi"/>
            <w:b w:val="0"/>
            <w:bCs w:val="0"/>
            <w:caps w:val="0"/>
            <w:noProof/>
            <w:sz w:val="22"/>
            <w:szCs w:val="22"/>
          </w:rPr>
          <w:tab/>
        </w:r>
        <w:r w:rsidRPr="00432F32">
          <w:rPr>
            <w:rStyle w:val="Hyperlink"/>
            <w:noProof/>
          </w:rPr>
          <w:t>Running FEBio+AngioFE</w:t>
        </w:r>
        <w:r>
          <w:rPr>
            <w:noProof/>
            <w:webHidden/>
          </w:rPr>
          <w:tab/>
        </w:r>
        <w:r>
          <w:rPr>
            <w:noProof/>
            <w:webHidden/>
          </w:rPr>
          <w:fldChar w:fldCharType="begin"/>
        </w:r>
        <w:r>
          <w:rPr>
            <w:noProof/>
            <w:webHidden/>
          </w:rPr>
          <w:instrText xml:space="preserve"> PAGEREF _Toc99726118 \h </w:instrText>
        </w:r>
      </w:ins>
      <w:r>
        <w:rPr>
          <w:noProof/>
          <w:webHidden/>
        </w:rPr>
      </w:r>
      <w:r>
        <w:rPr>
          <w:noProof/>
          <w:webHidden/>
        </w:rPr>
        <w:fldChar w:fldCharType="separate"/>
      </w:r>
      <w:ins w:id="189" w:author="Steven" w:date="2022-04-01T17:21:00Z">
        <w:r>
          <w:rPr>
            <w:noProof/>
            <w:webHidden/>
          </w:rPr>
          <w:t>11</w:t>
        </w:r>
      </w:ins>
      <w:ins w:id="190" w:author="Steven" w:date="2022-04-01T17:20:00Z">
        <w:r>
          <w:rPr>
            <w:noProof/>
            <w:webHidden/>
          </w:rPr>
          <w:fldChar w:fldCharType="end"/>
        </w:r>
        <w:r w:rsidRPr="00432F32">
          <w:rPr>
            <w:rStyle w:val="Hyperlink"/>
            <w:noProof/>
          </w:rPr>
          <w:fldChar w:fldCharType="end"/>
        </w:r>
      </w:ins>
    </w:p>
    <w:p w14:paraId="29AA4F46" w14:textId="3D1753F9" w:rsidR="007C576C" w:rsidRDefault="007C576C">
      <w:pPr>
        <w:pStyle w:val="TOC2"/>
        <w:tabs>
          <w:tab w:val="right" w:leader="dot" w:pos="9350"/>
        </w:tabs>
        <w:rPr>
          <w:ins w:id="191" w:author="Steven" w:date="2022-04-01T17:20:00Z"/>
          <w:rFonts w:asciiTheme="minorHAnsi" w:eastAsiaTheme="minorEastAsia" w:hAnsiTheme="minorHAnsi" w:cstheme="minorBidi"/>
          <w:smallCaps w:val="0"/>
          <w:noProof/>
          <w:sz w:val="22"/>
          <w:szCs w:val="22"/>
        </w:rPr>
      </w:pPr>
      <w:ins w:id="19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"_Toc99726119"</w:instrText>
        </w:r>
        <w:r w:rsidRPr="00432F32">
          <w:rPr>
            <w:rStyle w:val="Hyperlink"/>
            <w:noProof/>
          </w:rPr>
          <w:instrText xml:space="preserve"> </w:instrText>
        </w:r>
        <w:r w:rsidRPr="00432F32">
          <w:rPr>
            <w:rStyle w:val="Hyperlink"/>
            <w:noProof/>
          </w:rPr>
          <w:fldChar w:fldCharType="separate"/>
        </w:r>
        <w:r w:rsidRPr="00432F32">
          <w:rPr>
            <w:rStyle w:val="Hyperlink"/>
            <w:noProof/>
          </w:rPr>
          <w:t>5.1. Configuring FEBio to find the Plugin</w:t>
        </w:r>
        <w:r>
          <w:rPr>
            <w:noProof/>
            <w:webHidden/>
          </w:rPr>
          <w:tab/>
        </w:r>
        <w:r>
          <w:rPr>
            <w:noProof/>
            <w:webHidden/>
          </w:rPr>
          <w:fldChar w:fldCharType="begin"/>
        </w:r>
        <w:r>
          <w:rPr>
            <w:noProof/>
            <w:webHidden/>
          </w:rPr>
          <w:instrText xml:space="preserve"> PAGEREF _Toc99726119 \h </w:instrText>
        </w:r>
      </w:ins>
      <w:r>
        <w:rPr>
          <w:noProof/>
          <w:webHidden/>
        </w:rPr>
      </w:r>
      <w:r>
        <w:rPr>
          <w:noProof/>
          <w:webHidden/>
        </w:rPr>
        <w:fldChar w:fldCharType="separate"/>
      </w:r>
      <w:ins w:id="193" w:author="Steven" w:date="2022-04-01T17:21:00Z">
        <w:r>
          <w:rPr>
            <w:noProof/>
            <w:webHidden/>
          </w:rPr>
          <w:t>11</w:t>
        </w:r>
      </w:ins>
      <w:ins w:id="194" w:author="Steven" w:date="2022-04-01T17:20:00Z">
        <w:r>
          <w:rPr>
            <w:noProof/>
            <w:webHidden/>
          </w:rPr>
          <w:fldChar w:fldCharType="end"/>
        </w:r>
        <w:r w:rsidRPr="00432F32">
          <w:rPr>
            <w:rStyle w:val="Hyperlink"/>
            <w:noProof/>
          </w:rPr>
          <w:fldChar w:fldCharType="end"/>
        </w:r>
      </w:ins>
    </w:p>
    <w:p w14:paraId="05B00B66" w14:textId="08981FA4" w:rsidR="007C576C" w:rsidRDefault="007C576C">
      <w:pPr>
        <w:pStyle w:val="TOC2"/>
        <w:tabs>
          <w:tab w:val="right" w:leader="dot" w:pos="9350"/>
        </w:tabs>
        <w:rPr>
          <w:ins w:id="195" w:author="Steven" w:date="2022-04-01T17:20:00Z"/>
          <w:rFonts w:asciiTheme="minorHAnsi" w:eastAsiaTheme="minorEastAsia" w:hAnsiTheme="minorHAnsi" w:cstheme="minorBidi"/>
          <w:smallCaps w:val="0"/>
          <w:noProof/>
          <w:sz w:val="22"/>
          <w:szCs w:val="22"/>
        </w:rPr>
      </w:pPr>
      <w:ins w:id="19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"_Toc99726120"</w:instrText>
        </w:r>
        <w:r w:rsidRPr="00432F32">
          <w:rPr>
            <w:rStyle w:val="Hyperlink"/>
            <w:noProof/>
          </w:rPr>
          <w:instrText xml:space="preserve"> </w:instrText>
        </w:r>
        <w:r w:rsidRPr="00432F32">
          <w:rPr>
            <w:rStyle w:val="Hyperlink"/>
            <w:noProof/>
          </w:rPr>
          <w:fldChar w:fldCharType="separate"/>
        </w:r>
        <w:r w:rsidRPr="00432F32">
          <w:rPr>
            <w:rStyle w:val="Hyperlink"/>
            <w:noProof/>
          </w:rPr>
          <w:t>5.2. Running a Simulation with the Plugin</w:t>
        </w:r>
        <w:r>
          <w:rPr>
            <w:noProof/>
            <w:webHidden/>
          </w:rPr>
          <w:tab/>
        </w:r>
        <w:r>
          <w:rPr>
            <w:noProof/>
            <w:webHidden/>
          </w:rPr>
          <w:fldChar w:fldCharType="begin"/>
        </w:r>
        <w:r>
          <w:rPr>
            <w:noProof/>
            <w:webHidden/>
          </w:rPr>
          <w:instrText xml:space="preserve"> PAGEREF _Toc99726120 \h </w:instrText>
        </w:r>
      </w:ins>
      <w:r>
        <w:rPr>
          <w:noProof/>
          <w:webHidden/>
        </w:rPr>
      </w:r>
      <w:r>
        <w:rPr>
          <w:noProof/>
          <w:webHidden/>
        </w:rPr>
        <w:fldChar w:fldCharType="separate"/>
      </w:r>
      <w:ins w:id="197" w:author="Steven" w:date="2022-04-01T17:21:00Z">
        <w:r>
          <w:rPr>
            <w:noProof/>
            <w:webHidden/>
          </w:rPr>
          <w:t>11</w:t>
        </w:r>
      </w:ins>
      <w:ins w:id="198" w:author="Steven" w:date="2022-04-01T17:20:00Z">
        <w:r>
          <w:rPr>
            <w:noProof/>
            <w:webHidden/>
          </w:rPr>
          <w:fldChar w:fldCharType="end"/>
        </w:r>
        <w:r w:rsidRPr="00432F32">
          <w:rPr>
            <w:rStyle w:val="Hyperlink"/>
            <w:noProof/>
          </w:rPr>
          <w:fldChar w:fldCharType="end"/>
        </w:r>
      </w:ins>
    </w:p>
    <w:p w14:paraId="4DB1E8CC" w14:textId="319C140F" w:rsidR="007C576C" w:rsidRDefault="007C576C">
      <w:pPr>
        <w:pStyle w:val="TOC1"/>
        <w:tabs>
          <w:tab w:val="left" w:pos="480"/>
          <w:tab w:val="right" w:leader="dot" w:pos="9350"/>
        </w:tabs>
        <w:rPr>
          <w:ins w:id="199" w:author="Steven" w:date="2022-04-01T17:20:00Z"/>
          <w:rFonts w:asciiTheme="minorHAnsi" w:eastAsiaTheme="minorEastAsia" w:hAnsiTheme="minorHAnsi" w:cstheme="minorBidi"/>
          <w:b w:val="0"/>
          <w:bCs w:val="0"/>
          <w:caps w:val="0"/>
          <w:noProof/>
          <w:sz w:val="22"/>
          <w:szCs w:val="22"/>
        </w:rPr>
      </w:pPr>
      <w:ins w:id="20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"_Toc99726121"</w:instrText>
        </w:r>
        <w:r w:rsidRPr="00432F32">
          <w:rPr>
            <w:rStyle w:val="Hyperlink"/>
            <w:noProof/>
          </w:rPr>
          <w:instrText xml:space="preserve"> </w:instrText>
        </w:r>
        <w:r w:rsidRPr="00432F32">
          <w:rPr>
            <w:rStyle w:val="Hyperlink"/>
            <w:noProof/>
          </w:rPr>
          <w:fldChar w:fldCharType="separate"/>
        </w:r>
        <w:r w:rsidRPr="00432F32">
          <w:rPr>
            <w:rStyle w:val="Hyperlink"/>
            <w:noProof/>
          </w:rPr>
          <w:t>6.</w:t>
        </w:r>
        <w:r>
          <w:rPr>
            <w:rFonts w:asciiTheme="minorHAnsi" w:eastAsiaTheme="minorEastAsia" w:hAnsiTheme="minorHAnsi" w:cstheme="minorBidi"/>
            <w:b w:val="0"/>
            <w:bCs w:val="0"/>
            <w:caps w:val="0"/>
            <w:noProof/>
            <w:sz w:val="22"/>
            <w:szCs w:val="22"/>
          </w:rPr>
          <w:tab/>
        </w:r>
        <w:r w:rsidRPr="00432F32">
          <w:rPr>
            <w:rStyle w:val="Hyperlink"/>
            <w:noProof/>
          </w:rPr>
          <w:t>Free Format Input</w:t>
        </w:r>
        <w:r>
          <w:rPr>
            <w:noProof/>
            <w:webHidden/>
          </w:rPr>
          <w:tab/>
        </w:r>
        <w:r>
          <w:rPr>
            <w:noProof/>
            <w:webHidden/>
          </w:rPr>
          <w:fldChar w:fldCharType="begin"/>
        </w:r>
        <w:r>
          <w:rPr>
            <w:noProof/>
            <w:webHidden/>
          </w:rPr>
          <w:instrText xml:space="preserve"> PAGEREF _Toc99726121 \h </w:instrText>
        </w:r>
      </w:ins>
      <w:r>
        <w:rPr>
          <w:noProof/>
          <w:webHidden/>
        </w:rPr>
      </w:r>
      <w:r>
        <w:rPr>
          <w:noProof/>
          <w:webHidden/>
        </w:rPr>
        <w:fldChar w:fldCharType="separate"/>
      </w:r>
      <w:ins w:id="201" w:author="Steven" w:date="2022-04-01T17:21:00Z">
        <w:r>
          <w:rPr>
            <w:noProof/>
            <w:webHidden/>
          </w:rPr>
          <w:t>12</w:t>
        </w:r>
      </w:ins>
      <w:ins w:id="202" w:author="Steven" w:date="2022-04-01T17:20:00Z">
        <w:r>
          <w:rPr>
            <w:noProof/>
            <w:webHidden/>
          </w:rPr>
          <w:fldChar w:fldCharType="end"/>
        </w:r>
        <w:r w:rsidRPr="00432F32">
          <w:rPr>
            <w:rStyle w:val="Hyperlink"/>
            <w:noProof/>
          </w:rPr>
          <w:fldChar w:fldCharType="end"/>
        </w:r>
      </w:ins>
    </w:p>
    <w:p w14:paraId="3D3CC269" w14:textId="448EB49A" w:rsidR="007C576C" w:rsidRDefault="007C576C">
      <w:pPr>
        <w:pStyle w:val="TOC2"/>
        <w:tabs>
          <w:tab w:val="right" w:leader="dot" w:pos="9350"/>
        </w:tabs>
        <w:rPr>
          <w:ins w:id="203" w:author="Steven" w:date="2022-04-01T17:20:00Z"/>
          <w:rFonts w:asciiTheme="minorHAnsi" w:eastAsiaTheme="minorEastAsia" w:hAnsiTheme="minorHAnsi" w:cstheme="minorBidi"/>
          <w:smallCaps w:val="0"/>
          <w:noProof/>
          <w:sz w:val="22"/>
          <w:szCs w:val="22"/>
        </w:rPr>
      </w:pPr>
      <w:ins w:id="20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"_Toc99726122"</w:instrText>
        </w:r>
        <w:r w:rsidRPr="00432F32">
          <w:rPr>
            <w:rStyle w:val="Hyperlink"/>
            <w:noProof/>
          </w:rPr>
          <w:instrText xml:space="preserve"> </w:instrText>
        </w:r>
        <w:r w:rsidRPr="00432F32">
          <w:rPr>
            <w:rStyle w:val="Hyperlink"/>
            <w:noProof/>
          </w:rPr>
          <w:fldChar w:fldCharType="separate"/>
        </w:r>
        <w:r w:rsidRPr="00432F32">
          <w:rPr>
            <w:rStyle w:val="Hyperlink"/>
            <w:noProof/>
          </w:rPr>
          <w:t>6.1. Free Format Overview</w:t>
        </w:r>
        <w:r>
          <w:rPr>
            <w:noProof/>
            <w:webHidden/>
          </w:rPr>
          <w:tab/>
        </w:r>
        <w:r>
          <w:rPr>
            <w:noProof/>
            <w:webHidden/>
          </w:rPr>
          <w:fldChar w:fldCharType="begin"/>
        </w:r>
        <w:r>
          <w:rPr>
            <w:noProof/>
            <w:webHidden/>
          </w:rPr>
          <w:instrText xml:space="preserve"> PAGEREF _Toc99726122 \h </w:instrText>
        </w:r>
      </w:ins>
      <w:r>
        <w:rPr>
          <w:noProof/>
          <w:webHidden/>
        </w:rPr>
      </w:r>
      <w:r>
        <w:rPr>
          <w:noProof/>
          <w:webHidden/>
        </w:rPr>
        <w:fldChar w:fldCharType="separate"/>
      </w:r>
      <w:ins w:id="205" w:author="Steven" w:date="2022-04-01T17:21:00Z">
        <w:r>
          <w:rPr>
            <w:noProof/>
            <w:webHidden/>
          </w:rPr>
          <w:t>12</w:t>
        </w:r>
      </w:ins>
      <w:ins w:id="206" w:author="Steven" w:date="2022-04-01T17:20:00Z">
        <w:r>
          <w:rPr>
            <w:noProof/>
            <w:webHidden/>
          </w:rPr>
          <w:fldChar w:fldCharType="end"/>
        </w:r>
        <w:r w:rsidRPr="00432F32">
          <w:rPr>
            <w:rStyle w:val="Hyperlink"/>
            <w:noProof/>
          </w:rPr>
          <w:fldChar w:fldCharType="end"/>
        </w:r>
      </w:ins>
    </w:p>
    <w:p w14:paraId="5EFB09FD" w14:textId="47E7F718" w:rsidR="007C576C" w:rsidRDefault="007C576C">
      <w:pPr>
        <w:pStyle w:val="TOC2"/>
        <w:tabs>
          <w:tab w:val="right" w:leader="dot" w:pos="9350"/>
        </w:tabs>
        <w:rPr>
          <w:ins w:id="207" w:author="Steven" w:date="2022-04-01T17:20:00Z"/>
          <w:rFonts w:asciiTheme="minorHAnsi" w:eastAsiaTheme="minorEastAsia" w:hAnsiTheme="minorHAnsi" w:cstheme="minorBidi"/>
          <w:smallCaps w:val="0"/>
          <w:noProof/>
          <w:sz w:val="22"/>
          <w:szCs w:val="22"/>
        </w:rPr>
      </w:pPr>
      <w:ins w:id="20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"_Toc99726123"</w:instrText>
        </w:r>
        <w:r w:rsidRPr="00432F32">
          <w:rPr>
            <w:rStyle w:val="Hyperlink"/>
            <w:noProof/>
          </w:rPr>
          <w:instrText xml:space="preserve"> </w:instrText>
        </w:r>
        <w:r w:rsidRPr="00432F32">
          <w:rPr>
            <w:rStyle w:val="Hyperlink"/>
            <w:noProof/>
          </w:rPr>
          <w:fldChar w:fldCharType="separate"/>
        </w:r>
        <w:r w:rsidRPr="00432F32">
          <w:rPr>
            <w:rStyle w:val="Hyperlink"/>
            <w:noProof/>
          </w:rPr>
          <w:t>6.2. Module Section</w:t>
        </w:r>
        <w:r>
          <w:rPr>
            <w:noProof/>
            <w:webHidden/>
          </w:rPr>
          <w:tab/>
        </w:r>
        <w:r>
          <w:rPr>
            <w:noProof/>
            <w:webHidden/>
          </w:rPr>
          <w:fldChar w:fldCharType="begin"/>
        </w:r>
        <w:r>
          <w:rPr>
            <w:noProof/>
            <w:webHidden/>
          </w:rPr>
          <w:instrText xml:space="preserve"> PAGEREF _Toc99726123 \h </w:instrText>
        </w:r>
      </w:ins>
      <w:r>
        <w:rPr>
          <w:noProof/>
          <w:webHidden/>
        </w:rPr>
      </w:r>
      <w:r>
        <w:rPr>
          <w:noProof/>
          <w:webHidden/>
        </w:rPr>
        <w:fldChar w:fldCharType="separate"/>
      </w:r>
      <w:ins w:id="209" w:author="Steven" w:date="2022-04-01T17:21:00Z">
        <w:r>
          <w:rPr>
            <w:noProof/>
            <w:webHidden/>
          </w:rPr>
          <w:t>12</w:t>
        </w:r>
      </w:ins>
      <w:ins w:id="210" w:author="Steven" w:date="2022-04-01T17:20:00Z">
        <w:r>
          <w:rPr>
            <w:noProof/>
            <w:webHidden/>
          </w:rPr>
          <w:fldChar w:fldCharType="end"/>
        </w:r>
        <w:r w:rsidRPr="00432F32">
          <w:rPr>
            <w:rStyle w:val="Hyperlink"/>
            <w:noProof/>
          </w:rPr>
          <w:fldChar w:fldCharType="end"/>
        </w:r>
      </w:ins>
    </w:p>
    <w:p w14:paraId="5FBB1290" w14:textId="6371D6DD" w:rsidR="007C576C" w:rsidRDefault="007C576C">
      <w:pPr>
        <w:pStyle w:val="TOC2"/>
        <w:tabs>
          <w:tab w:val="right" w:leader="dot" w:pos="9350"/>
        </w:tabs>
        <w:rPr>
          <w:ins w:id="211" w:author="Steven" w:date="2022-04-01T17:20:00Z"/>
          <w:rFonts w:asciiTheme="minorHAnsi" w:eastAsiaTheme="minorEastAsia" w:hAnsiTheme="minorHAnsi" w:cstheme="minorBidi"/>
          <w:smallCaps w:val="0"/>
          <w:noProof/>
          <w:sz w:val="22"/>
          <w:szCs w:val="22"/>
        </w:rPr>
      </w:pPr>
      <w:ins w:id="21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"_Toc99726124"</w:instrText>
        </w:r>
        <w:r w:rsidRPr="00432F32">
          <w:rPr>
            <w:rStyle w:val="Hyperlink"/>
            <w:noProof/>
          </w:rPr>
          <w:instrText xml:space="preserve"> </w:instrText>
        </w:r>
        <w:r w:rsidRPr="00432F32">
          <w:rPr>
            <w:rStyle w:val="Hyperlink"/>
            <w:noProof/>
          </w:rPr>
          <w:fldChar w:fldCharType="separate"/>
        </w:r>
        <w:r w:rsidRPr="00432F32">
          <w:rPr>
            <w:rStyle w:val="Hyperlink"/>
            <w:noProof/>
          </w:rPr>
          <w:t>6.3. Globals Section</w:t>
        </w:r>
        <w:r>
          <w:rPr>
            <w:noProof/>
            <w:webHidden/>
          </w:rPr>
          <w:tab/>
        </w:r>
        <w:r>
          <w:rPr>
            <w:noProof/>
            <w:webHidden/>
          </w:rPr>
          <w:fldChar w:fldCharType="begin"/>
        </w:r>
        <w:r>
          <w:rPr>
            <w:noProof/>
            <w:webHidden/>
          </w:rPr>
          <w:instrText xml:space="preserve"> PAGEREF _Toc99726124 \h </w:instrText>
        </w:r>
      </w:ins>
      <w:r>
        <w:rPr>
          <w:noProof/>
          <w:webHidden/>
        </w:rPr>
      </w:r>
      <w:r>
        <w:rPr>
          <w:noProof/>
          <w:webHidden/>
        </w:rPr>
        <w:fldChar w:fldCharType="separate"/>
      </w:r>
      <w:ins w:id="213" w:author="Steven" w:date="2022-04-01T17:21:00Z">
        <w:r>
          <w:rPr>
            <w:noProof/>
            <w:webHidden/>
          </w:rPr>
          <w:t>12</w:t>
        </w:r>
      </w:ins>
      <w:ins w:id="214" w:author="Steven" w:date="2022-04-01T17:20:00Z">
        <w:r>
          <w:rPr>
            <w:noProof/>
            <w:webHidden/>
          </w:rPr>
          <w:fldChar w:fldCharType="end"/>
        </w:r>
        <w:r w:rsidRPr="00432F32">
          <w:rPr>
            <w:rStyle w:val="Hyperlink"/>
            <w:noProof/>
          </w:rPr>
          <w:fldChar w:fldCharType="end"/>
        </w:r>
      </w:ins>
    </w:p>
    <w:p w14:paraId="26C40E7B" w14:textId="1C6B9C51" w:rsidR="007C576C" w:rsidRDefault="007C576C">
      <w:pPr>
        <w:pStyle w:val="TOC3"/>
        <w:tabs>
          <w:tab w:val="right" w:leader="dot" w:pos="9350"/>
        </w:tabs>
        <w:rPr>
          <w:ins w:id="215" w:author="Steven" w:date="2022-04-01T17:20:00Z"/>
          <w:rFonts w:asciiTheme="minorHAnsi" w:eastAsiaTheme="minorEastAsia" w:hAnsiTheme="minorHAnsi" w:cstheme="minorBidi"/>
          <w:i w:val="0"/>
          <w:iCs w:val="0"/>
          <w:noProof/>
          <w:sz w:val="22"/>
          <w:szCs w:val="22"/>
        </w:rPr>
      </w:pPr>
      <w:ins w:id="21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"_Toc99726125"</w:instrText>
        </w:r>
        <w:r w:rsidRPr="00432F32">
          <w:rPr>
            <w:rStyle w:val="Hyperlink"/>
            <w:noProof/>
          </w:rPr>
          <w:instrText xml:space="preserve"> </w:instrText>
        </w:r>
        <w:r w:rsidRPr="00432F32">
          <w:rPr>
            <w:rStyle w:val="Hyperlink"/>
            <w:noProof/>
          </w:rPr>
          <w:fldChar w:fldCharType="separate"/>
        </w:r>
        <w:r w:rsidRPr="00432F32">
          <w:rPr>
            <w:rStyle w:val="Hyperlink"/>
            <w:noProof/>
          </w:rPr>
          <w:t>6.3.1. Constants</w:t>
        </w:r>
        <w:r>
          <w:rPr>
            <w:noProof/>
            <w:webHidden/>
          </w:rPr>
          <w:tab/>
        </w:r>
        <w:r>
          <w:rPr>
            <w:noProof/>
            <w:webHidden/>
          </w:rPr>
          <w:fldChar w:fldCharType="begin"/>
        </w:r>
        <w:r>
          <w:rPr>
            <w:noProof/>
            <w:webHidden/>
          </w:rPr>
          <w:instrText xml:space="preserve"> PAGEREF _Toc99726125 \h </w:instrText>
        </w:r>
      </w:ins>
      <w:r>
        <w:rPr>
          <w:noProof/>
          <w:webHidden/>
        </w:rPr>
      </w:r>
      <w:r>
        <w:rPr>
          <w:noProof/>
          <w:webHidden/>
        </w:rPr>
        <w:fldChar w:fldCharType="separate"/>
      </w:r>
      <w:ins w:id="217" w:author="Steven" w:date="2022-04-01T17:21:00Z">
        <w:r>
          <w:rPr>
            <w:noProof/>
            <w:webHidden/>
          </w:rPr>
          <w:t>12</w:t>
        </w:r>
      </w:ins>
      <w:ins w:id="218" w:author="Steven" w:date="2022-04-01T17:20:00Z">
        <w:r>
          <w:rPr>
            <w:noProof/>
            <w:webHidden/>
          </w:rPr>
          <w:fldChar w:fldCharType="end"/>
        </w:r>
        <w:r w:rsidRPr="00432F32">
          <w:rPr>
            <w:rStyle w:val="Hyperlink"/>
            <w:noProof/>
          </w:rPr>
          <w:fldChar w:fldCharType="end"/>
        </w:r>
      </w:ins>
    </w:p>
    <w:p w14:paraId="4A6C5B4D" w14:textId="4D825CF9" w:rsidR="007C576C" w:rsidRDefault="007C576C">
      <w:pPr>
        <w:pStyle w:val="TOC4"/>
        <w:tabs>
          <w:tab w:val="right" w:leader="dot" w:pos="9350"/>
        </w:tabs>
        <w:rPr>
          <w:ins w:id="219" w:author="Steven" w:date="2022-04-01T17:20:00Z"/>
          <w:rFonts w:asciiTheme="minorHAnsi" w:eastAsiaTheme="minorEastAsia" w:hAnsiTheme="minorHAnsi" w:cstheme="minorBidi"/>
          <w:noProof/>
          <w:sz w:val="22"/>
          <w:szCs w:val="22"/>
        </w:rPr>
      </w:pPr>
      <w:ins w:id="22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"_Toc99726126"</w:instrText>
        </w:r>
        <w:r w:rsidRPr="00432F32">
          <w:rPr>
            <w:rStyle w:val="Hyperlink"/>
            <w:noProof/>
          </w:rPr>
          <w:instrText xml:space="preserve"> </w:instrText>
        </w:r>
        <w:r w:rsidRPr="00432F32">
          <w:rPr>
            <w:rStyle w:val="Hyperlink"/>
            <w:noProof/>
          </w:rPr>
          <w:fldChar w:fldCharType="separate"/>
        </w:r>
        <w:r w:rsidRPr="00432F32">
          <w:rPr>
            <w:rStyle w:val="Hyperlink"/>
            <w:noProof/>
          </w:rPr>
          <w:t>6.3.1.1. Random Seed</w:t>
        </w:r>
        <w:r>
          <w:rPr>
            <w:noProof/>
            <w:webHidden/>
          </w:rPr>
          <w:tab/>
        </w:r>
        <w:r>
          <w:rPr>
            <w:noProof/>
            <w:webHidden/>
          </w:rPr>
          <w:fldChar w:fldCharType="begin"/>
        </w:r>
        <w:r>
          <w:rPr>
            <w:noProof/>
            <w:webHidden/>
          </w:rPr>
          <w:instrText xml:space="preserve"> PAGEREF _Toc99726126 \h </w:instrText>
        </w:r>
      </w:ins>
      <w:r>
        <w:rPr>
          <w:noProof/>
          <w:webHidden/>
        </w:rPr>
      </w:r>
      <w:r>
        <w:rPr>
          <w:noProof/>
          <w:webHidden/>
        </w:rPr>
        <w:fldChar w:fldCharType="separate"/>
      </w:r>
      <w:ins w:id="221" w:author="Steven" w:date="2022-04-01T17:21:00Z">
        <w:r>
          <w:rPr>
            <w:noProof/>
            <w:webHidden/>
          </w:rPr>
          <w:t>12</w:t>
        </w:r>
      </w:ins>
      <w:ins w:id="222" w:author="Steven" w:date="2022-04-01T17:20:00Z">
        <w:r>
          <w:rPr>
            <w:noProof/>
            <w:webHidden/>
          </w:rPr>
          <w:fldChar w:fldCharType="end"/>
        </w:r>
        <w:r w:rsidRPr="00432F32">
          <w:rPr>
            <w:rStyle w:val="Hyperlink"/>
            <w:noProof/>
          </w:rPr>
          <w:fldChar w:fldCharType="end"/>
        </w:r>
      </w:ins>
    </w:p>
    <w:p w14:paraId="39F771EA" w14:textId="2B695811" w:rsidR="007C576C" w:rsidRDefault="007C576C">
      <w:pPr>
        <w:pStyle w:val="TOC4"/>
        <w:tabs>
          <w:tab w:val="right" w:leader="dot" w:pos="9350"/>
        </w:tabs>
        <w:rPr>
          <w:ins w:id="223" w:author="Steven" w:date="2022-04-01T17:20:00Z"/>
          <w:rFonts w:asciiTheme="minorHAnsi" w:eastAsiaTheme="minorEastAsia" w:hAnsiTheme="minorHAnsi" w:cstheme="minorBidi"/>
          <w:noProof/>
          <w:sz w:val="22"/>
          <w:szCs w:val="22"/>
        </w:rPr>
      </w:pPr>
      <w:ins w:id="22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"_Toc99726127"</w:instrText>
        </w:r>
        <w:r w:rsidRPr="00432F32">
          <w:rPr>
            <w:rStyle w:val="Hyperlink"/>
            <w:noProof/>
          </w:rPr>
          <w:instrText xml:space="preserve"> </w:instrText>
        </w:r>
        <w:r w:rsidRPr="00432F32">
          <w:rPr>
            <w:rStyle w:val="Hyperlink"/>
            <w:noProof/>
          </w:rPr>
          <w:fldChar w:fldCharType="separate"/>
        </w:r>
        <w:r w:rsidRPr="00432F32">
          <w:rPr>
            <w:rStyle w:val="Hyperlink"/>
            <w:noProof/>
          </w:rPr>
          <w:t>6.3.1.2. Toggle IO</w:t>
        </w:r>
        <w:r>
          <w:rPr>
            <w:noProof/>
            <w:webHidden/>
          </w:rPr>
          <w:tab/>
        </w:r>
        <w:r>
          <w:rPr>
            <w:noProof/>
            <w:webHidden/>
          </w:rPr>
          <w:fldChar w:fldCharType="begin"/>
        </w:r>
        <w:r>
          <w:rPr>
            <w:noProof/>
            <w:webHidden/>
          </w:rPr>
          <w:instrText xml:space="preserve"> PAGEREF _Toc99726127 \h </w:instrText>
        </w:r>
      </w:ins>
      <w:r>
        <w:rPr>
          <w:noProof/>
          <w:webHidden/>
        </w:rPr>
      </w:r>
      <w:r>
        <w:rPr>
          <w:noProof/>
          <w:webHidden/>
        </w:rPr>
        <w:fldChar w:fldCharType="separate"/>
      </w:r>
      <w:ins w:id="225" w:author="Steven" w:date="2022-04-01T17:21:00Z">
        <w:r>
          <w:rPr>
            <w:noProof/>
            <w:webHidden/>
          </w:rPr>
          <w:t>13</w:t>
        </w:r>
      </w:ins>
      <w:ins w:id="226" w:author="Steven" w:date="2022-04-01T17:20:00Z">
        <w:r>
          <w:rPr>
            <w:noProof/>
            <w:webHidden/>
          </w:rPr>
          <w:fldChar w:fldCharType="end"/>
        </w:r>
        <w:r w:rsidRPr="00432F32">
          <w:rPr>
            <w:rStyle w:val="Hyperlink"/>
            <w:noProof/>
          </w:rPr>
          <w:fldChar w:fldCharType="end"/>
        </w:r>
      </w:ins>
    </w:p>
    <w:p w14:paraId="64D9E8C9" w14:textId="3C40F395" w:rsidR="007C576C" w:rsidRDefault="007C576C">
      <w:pPr>
        <w:pStyle w:val="TOC4"/>
        <w:tabs>
          <w:tab w:val="right" w:leader="dot" w:pos="9350"/>
        </w:tabs>
        <w:rPr>
          <w:ins w:id="227" w:author="Steven" w:date="2022-04-01T17:20:00Z"/>
          <w:rFonts w:asciiTheme="minorHAnsi" w:eastAsiaTheme="minorEastAsia" w:hAnsiTheme="minorHAnsi" w:cstheme="minorBidi"/>
          <w:noProof/>
          <w:sz w:val="22"/>
          <w:szCs w:val="22"/>
        </w:rPr>
      </w:pPr>
      <w:ins w:id="22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"_Toc99726128"</w:instrText>
        </w:r>
        <w:r w:rsidRPr="00432F32">
          <w:rPr>
            <w:rStyle w:val="Hyperlink"/>
            <w:noProof/>
          </w:rPr>
          <w:instrText xml:space="preserve"> </w:instrText>
        </w:r>
        <w:r w:rsidRPr="00432F32">
          <w:rPr>
            <w:rStyle w:val="Hyperlink"/>
            <w:noProof/>
          </w:rPr>
          <w:fldChar w:fldCharType="separate"/>
        </w:r>
        <w:r w:rsidRPr="00432F32">
          <w:rPr>
            <w:rStyle w:val="Hyperlink"/>
            <w:noProof/>
          </w:rPr>
          <w:t>6.3.1.3. Min Scale Factor</w:t>
        </w:r>
        <w:r>
          <w:rPr>
            <w:noProof/>
            <w:webHidden/>
          </w:rPr>
          <w:tab/>
        </w:r>
        <w:r>
          <w:rPr>
            <w:noProof/>
            <w:webHidden/>
          </w:rPr>
          <w:fldChar w:fldCharType="begin"/>
        </w:r>
        <w:r>
          <w:rPr>
            <w:noProof/>
            <w:webHidden/>
          </w:rPr>
          <w:instrText xml:space="preserve"> PAGEREF _Toc99726128 \h </w:instrText>
        </w:r>
      </w:ins>
      <w:r>
        <w:rPr>
          <w:noProof/>
          <w:webHidden/>
        </w:rPr>
      </w:r>
      <w:r>
        <w:rPr>
          <w:noProof/>
          <w:webHidden/>
        </w:rPr>
        <w:fldChar w:fldCharType="separate"/>
      </w:r>
      <w:ins w:id="229" w:author="Steven" w:date="2022-04-01T17:21:00Z">
        <w:r>
          <w:rPr>
            <w:noProof/>
            <w:webHidden/>
          </w:rPr>
          <w:t>13</w:t>
        </w:r>
      </w:ins>
      <w:ins w:id="230" w:author="Steven" w:date="2022-04-01T17:20:00Z">
        <w:r>
          <w:rPr>
            <w:noProof/>
            <w:webHidden/>
          </w:rPr>
          <w:fldChar w:fldCharType="end"/>
        </w:r>
        <w:r w:rsidRPr="00432F32">
          <w:rPr>
            <w:rStyle w:val="Hyperlink"/>
            <w:noProof/>
          </w:rPr>
          <w:fldChar w:fldCharType="end"/>
        </w:r>
      </w:ins>
    </w:p>
    <w:p w14:paraId="16C44B80" w14:textId="3F383DD3" w:rsidR="007C576C" w:rsidRDefault="007C576C">
      <w:pPr>
        <w:pStyle w:val="TOC4"/>
        <w:tabs>
          <w:tab w:val="right" w:leader="dot" w:pos="9350"/>
        </w:tabs>
        <w:rPr>
          <w:ins w:id="231" w:author="Steven" w:date="2022-04-01T17:20:00Z"/>
          <w:rFonts w:asciiTheme="minorHAnsi" w:eastAsiaTheme="minorEastAsia" w:hAnsiTheme="minorHAnsi" w:cstheme="minorBidi"/>
          <w:noProof/>
          <w:sz w:val="22"/>
          <w:szCs w:val="22"/>
        </w:rPr>
      </w:pPr>
      <w:ins w:id="23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"_Toc99726129"</w:instrText>
        </w:r>
        <w:r w:rsidRPr="00432F32">
          <w:rPr>
            <w:rStyle w:val="Hyperlink"/>
            <w:noProof/>
          </w:rPr>
          <w:instrText xml:space="preserve"> </w:instrText>
        </w:r>
        <w:r w:rsidRPr="00432F32">
          <w:rPr>
            <w:rStyle w:val="Hyperlink"/>
            <w:noProof/>
          </w:rPr>
          <w:fldChar w:fldCharType="separate"/>
        </w:r>
        <w:r w:rsidRPr="00432F32">
          <w:rPr>
            <w:rStyle w:val="Hyperlink"/>
            <w:noProof/>
          </w:rPr>
          <w:t>6.3.1.4. Bounds Tolerance</w:t>
        </w:r>
        <w:r>
          <w:rPr>
            <w:noProof/>
            <w:webHidden/>
          </w:rPr>
          <w:tab/>
        </w:r>
        <w:r>
          <w:rPr>
            <w:noProof/>
            <w:webHidden/>
          </w:rPr>
          <w:fldChar w:fldCharType="begin"/>
        </w:r>
        <w:r>
          <w:rPr>
            <w:noProof/>
            <w:webHidden/>
          </w:rPr>
          <w:instrText xml:space="preserve"> PAGEREF _Toc99726129 \h </w:instrText>
        </w:r>
      </w:ins>
      <w:r>
        <w:rPr>
          <w:noProof/>
          <w:webHidden/>
        </w:rPr>
      </w:r>
      <w:r>
        <w:rPr>
          <w:noProof/>
          <w:webHidden/>
        </w:rPr>
        <w:fldChar w:fldCharType="separate"/>
      </w:r>
      <w:ins w:id="233" w:author="Steven" w:date="2022-04-01T17:21:00Z">
        <w:r>
          <w:rPr>
            <w:noProof/>
            <w:webHidden/>
          </w:rPr>
          <w:t>13</w:t>
        </w:r>
      </w:ins>
      <w:ins w:id="234" w:author="Steven" w:date="2022-04-01T17:20:00Z">
        <w:r>
          <w:rPr>
            <w:noProof/>
            <w:webHidden/>
          </w:rPr>
          <w:fldChar w:fldCharType="end"/>
        </w:r>
        <w:r w:rsidRPr="00432F32">
          <w:rPr>
            <w:rStyle w:val="Hyperlink"/>
            <w:noProof/>
          </w:rPr>
          <w:fldChar w:fldCharType="end"/>
        </w:r>
      </w:ins>
    </w:p>
    <w:p w14:paraId="0391373C" w14:textId="4172F77C" w:rsidR="007C576C" w:rsidRDefault="007C576C">
      <w:pPr>
        <w:pStyle w:val="TOC4"/>
        <w:tabs>
          <w:tab w:val="right" w:leader="dot" w:pos="9350"/>
        </w:tabs>
        <w:rPr>
          <w:ins w:id="235" w:author="Steven" w:date="2022-04-01T17:20:00Z"/>
          <w:rFonts w:asciiTheme="minorHAnsi" w:eastAsiaTheme="minorEastAsia" w:hAnsiTheme="minorHAnsi" w:cstheme="minorBidi"/>
          <w:noProof/>
          <w:sz w:val="22"/>
          <w:szCs w:val="22"/>
        </w:rPr>
      </w:pPr>
      <w:ins w:id="23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"_Toc99726130"</w:instrText>
        </w:r>
        <w:r w:rsidRPr="00432F32">
          <w:rPr>
            <w:rStyle w:val="Hyperlink"/>
            <w:noProof/>
          </w:rPr>
          <w:instrText xml:space="preserve"> </w:instrText>
        </w:r>
        <w:r w:rsidRPr="00432F32">
          <w:rPr>
            <w:rStyle w:val="Hyperlink"/>
            <w:noProof/>
          </w:rPr>
          <w:fldChar w:fldCharType="separate"/>
        </w:r>
        <w:r w:rsidRPr="00432F32">
          <w:rPr>
            <w:rStyle w:val="Hyperlink"/>
            <w:noProof/>
          </w:rPr>
          <w:t>6.3.1.5. Min and Max Angio DT</w:t>
        </w:r>
        <w:r>
          <w:rPr>
            <w:noProof/>
            <w:webHidden/>
          </w:rPr>
          <w:tab/>
        </w:r>
        <w:r>
          <w:rPr>
            <w:noProof/>
            <w:webHidden/>
          </w:rPr>
          <w:fldChar w:fldCharType="begin"/>
        </w:r>
        <w:r>
          <w:rPr>
            <w:noProof/>
            <w:webHidden/>
          </w:rPr>
          <w:instrText xml:space="preserve"> PAGEREF _Toc99726130 \h </w:instrText>
        </w:r>
      </w:ins>
      <w:r>
        <w:rPr>
          <w:noProof/>
          <w:webHidden/>
        </w:rPr>
      </w:r>
      <w:r>
        <w:rPr>
          <w:noProof/>
          <w:webHidden/>
        </w:rPr>
        <w:fldChar w:fldCharType="separate"/>
      </w:r>
      <w:ins w:id="237" w:author="Steven" w:date="2022-04-01T17:21:00Z">
        <w:r>
          <w:rPr>
            <w:noProof/>
            <w:webHidden/>
          </w:rPr>
          <w:t>13</w:t>
        </w:r>
      </w:ins>
      <w:ins w:id="238" w:author="Steven" w:date="2022-04-01T17:20:00Z">
        <w:r>
          <w:rPr>
            <w:noProof/>
            <w:webHidden/>
          </w:rPr>
          <w:fldChar w:fldCharType="end"/>
        </w:r>
        <w:r w:rsidRPr="00432F32">
          <w:rPr>
            <w:rStyle w:val="Hyperlink"/>
            <w:noProof/>
          </w:rPr>
          <w:fldChar w:fldCharType="end"/>
        </w:r>
      </w:ins>
    </w:p>
    <w:p w14:paraId="7500A214" w14:textId="2E082A11" w:rsidR="007C576C" w:rsidRDefault="007C576C">
      <w:pPr>
        <w:pStyle w:val="TOC4"/>
        <w:tabs>
          <w:tab w:val="right" w:leader="dot" w:pos="9350"/>
        </w:tabs>
        <w:rPr>
          <w:ins w:id="239" w:author="Steven" w:date="2022-04-01T17:20:00Z"/>
          <w:rFonts w:asciiTheme="minorHAnsi" w:eastAsiaTheme="minorEastAsia" w:hAnsiTheme="minorHAnsi" w:cstheme="minorBidi"/>
          <w:noProof/>
          <w:sz w:val="22"/>
          <w:szCs w:val="22"/>
        </w:rPr>
      </w:pPr>
      <w:ins w:id="240" w:author="Steven" w:date="2022-04-01T17:20:00Z">
        <w:r w:rsidRPr="00432F32">
          <w:rPr>
            <w:rStyle w:val="Hyperlink"/>
            <w:noProof/>
          </w:rPr>
          <w:lastRenderedPageBreak/>
          <w:fldChar w:fldCharType="begin"/>
        </w:r>
        <w:r w:rsidRPr="00432F32">
          <w:rPr>
            <w:rStyle w:val="Hyperlink"/>
            <w:noProof/>
          </w:rPr>
          <w:instrText xml:space="preserve"> </w:instrText>
        </w:r>
        <w:r>
          <w:rPr>
            <w:noProof/>
          </w:rPr>
          <w:instrText>HYPERLINK \l "_Toc99726131"</w:instrText>
        </w:r>
        <w:r w:rsidRPr="00432F32">
          <w:rPr>
            <w:rStyle w:val="Hyperlink"/>
            <w:noProof/>
          </w:rPr>
          <w:instrText xml:space="preserve"> </w:instrText>
        </w:r>
        <w:r w:rsidRPr="00432F32">
          <w:rPr>
            <w:rStyle w:val="Hyperlink"/>
            <w:noProof/>
          </w:rPr>
          <w:fldChar w:fldCharType="separate"/>
        </w:r>
        <w:r w:rsidRPr="00432F32">
          <w:rPr>
            <w:rStyle w:val="Hyperlink"/>
            <w:noProof/>
          </w:rPr>
          <w:t>6.3.1.6. Growth Substeps</w:t>
        </w:r>
        <w:r>
          <w:rPr>
            <w:noProof/>
            <w:webHidden/>
          </w:rPr>
          <w:tab/>
        </w:r>
        <w:r>
          <w:rPr>
            <w:noProof/>
            <w:webHidden/>
          </w:rPr>
          <w:fldChar w:fldCharType="begin"/>
        </w:r>
        <w:r>
          <w:rPr>
            <w:noProof/>
            <w:webHidden/>
          </w:rPr>
          <w:instrText xml:space="preserve"> PAGEREF _Toc99726131 \h </w:instrText>
        </w:r>
      </w:ins>
      <w:r>
        <w:rPr>
          <w:noProof/>
          <w:webHidden/>
        </w:rPr>
      </w:r>
      <w:r>
        <w:rPr>
          <w:noProof/>
          <w:webHidden/>
        </w:rPr>
        <w:fldChar w:fldCharType="separate"/>
      </w:r>
      <w:ins w:id="241" w:author="Steven" w:date="2022-04-01T17:21:00Z">
        <w:r>
          <w:rPr>
            <w:noProof/>
            <w:webHidden/>
          </w:rPr>
          <w:t>13</w:t>
        </w:r>
      </w:ins>
      <w:ins w:id="242" w:author="Steven" w:date="2022-04-01T17:20:00Z">
        <w:r>
          <w:rPr>
            <w:noProof/>
            <w:webHidden/>
          </w:rPr>
          <w:fldChar w:fldCharType="end"/>
        </w:r>
        <w:r w:rsidRPr="00432F32">
          <w:rPr>
            <w:rStyle w:val="Hyperlink"/>
            <w:noProof/>
          </w:rPr>
          <w:fldChar w:fldCharType="end"/>
        </w:r>
      </w:ins>
    </w:p>
    <w:p w14:paraId="3456DCB1" w14:textId="39207F8A" w:rsidR="007C576C" w:rsidRDefault="007C576C">
      <w:pPr>
        <w:pStyle w:val="TOC4"/>
        <w:tabs>
          <w:tab w:val="right" w:leader="dot" w:pos="9350"/>
        </w:tabs>
        <w:rPr>
          <w:ins w:id="243" w:author="Steven" w:date="2022-04-01T17:20:00Z"/>
          <w:rFonts w:asciiTheme="minorHAnsi" w:eastAsiaTheme="minorEastAsia" w:hAnsiTheme="minorHAnsi" w:cstheme="minorBidi"/>
          <w:noProof/>
          <w:sz w:val="22"/>
          <w:szCs w:val="22"/>
        </w:rPr>
      </w:pPr>
      <w:ins w:id="24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"_Toc99726132"</w:instrText>
        </w:r>
        <w:r w:rsidRPr="00432F32">
          <w:rPr>
            <w:rStyle w:val="Hyperlink"/>
            <w:noProof/>
          </w:rPr>
          <w:instrText xml:space="preserve"> </w:instrText>
        </w:r>
        <w:r w:rsidRPr="00432F32">
          <w:rPr>
            <w:rStyle w:val="Hyperlink"/>
            <w:noProof/>
          </w:rPr>
          <w:fldChar w:fldCharType="separate"/>
        </w:r>
        <w:r w:rsidRPr="00432F32">
          <w:rPr>
            <w:rStyle w:val="Hyperlink"/>
            <w:noProof/>
          </w:rPr>
          <w:t>6.3.1.7. Bounce Condition</w:t>
        </w:r>
        <w:r>
          <w:rPr>
            <w:noProof/>
            <w:webHidden/>
          </w:rPr>
          <w:tab/>
        </w:r>
        <w:r>
          <w:rPr>
            <w:noProof/>
            <w:webHidden/>
          </w:rPr>
          <w:fldChar w:fldCharType="begin"/>
        </w:r>
        <w:r>
          <w:rPr>
            <w:noProof/>
            <w:webHidden/>
          </w:rPr>
          <w:instrText xml:space="preserve"> PAGEREF _Toc99726132 \h </w:instrText>
        </w:r>
      </w:ins>
      <w:r>
        <w:rPr>
          <w:noProof/>
          <w:webHidden/>
        </w:rPr>
      </w:r>
      <w:r>
        <w:rPr>
          <w:noProof/>
          <w:webHidden/>
        </w:rPr>
        <w:fldChar w:fldCharType="separate"/>
      </w:r>
      <w:ins w:id="245" w:author="Steven" w:date="2022-04-01T17:21:00Z">
        <w:r>
          <w:rPr>
            <w:noProof/>
            <w:webHidden/>
          </w:rPr>
          <w:t>14</w:t>
        </w:r>
      </w:ins>
      <w:ins w:id="246" w:author="Steven" w:date="2022-04-01T17:20:00Z">
        <w:r>
          <w:rPr>
            <w:noProof/>
            <w:webHidden/>
          </w:rPr>
          <w:fldChar w:fldCharType="end"/>
        </w:r>
        <w:r w:rsidRPr="00432F32">
          <w:rPr>
            <w:rStyle w:val="Hyperlink"/>
            <w:noProof/>
          </w:rPr>
          <w:fldChar w:fldCharType="end"/>
        </w:r>
      </w:ins>
    </w:p>
    <w:p w14:paraId="035D3CDC" w14:textId="0B6B9037" w:rsidR="007C576C" w:rsidRDefault="007C576C">
      <w:pPr>
        <w:pStyle w:val="TOC2"/>
        <w:tabs>
          <w:tab w:val="right" w:leader="dot" w:pos="9350"/>
        </w:tabs>
        <w:rPr>
          <w:ins w:id="247" w:author="Steven" w:date="2022-04-01T17:20:00Z"/>
          <w:rFonts w:asciiTheme="minorHAnsi" w:eastAsiaTheme="minorEastAsia" w:hAnsiTheme="minorHAnsi" w:cstheme="minorBidi"/>
          <w:smallCaps w:val="0"/>
          <w:noProof/>
          <w:sz w:val="22"/>
          <w:szCs w:val="22"/>
        </w:rPr>
      </w:pPr>
      <w:ins w:id="24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"_Toc99726133"</w:instrText>
        </w:r>
        <w:r w:rsidRPr="00432F32">
          <w:rPr>
            <w:rStyle w:val="Hyperlink"/>
            <w:noProof/>
          </w:rPr>
          <w:instrText xml:space="preserve"> </w:instrText>
        </w:r>
        <w:r w:rsidRPr="00432F32">
          <w:rPr>
            <w:rStyle w:val="Hyperlink"/>
            <w:noProof/>
          </w:rPr>
          <w:fldChar w:fldCharType="separate"/>
        </w:r>
        <w:r w:rsidRPr="00432F32">
          <w:rPr>
            <w:rStyle w:val="Hyperlink"/>
            <w:noProof/>
          </w:rPr>
          <w:t>6.4. Materials</w:t>
        </w:r>
        <w:r>
          <w:rPr>
            <w:noProof/>
            <w:webHidden/>
          </w:rPr>
          <w:tab/>
        </w:r>
        <w:r>
          <w:rPr>
            <w:noProof/>
            <w:webHidden/>
          </w:rPr>
          <w:fldChar w:fldCharType="begin"/>
        </w:r>
        <w:r>
          <w:rPr>
            <w:noProof/>
            <w:webHidden/>
          </w:rPr>
          <w:instrText xml:space="preserve"> PAGEREF _Toc99726133 \h </w:instrText>
        </w:r>
      </w:ins>
      <w:r>
        <w:rPr>
          <w:noProof/>
          <w:webHidden/>
        </w:rPr>
      </w:r>
      <w:r>
        <w:rPr>
          <w:noProof/>
          <w:webHidden/>
        </w:rPr>
        <w:fldChar w:fldCharType="separate"/>
      </w:r>
      <w:ins w:id="249" w:author="Steven" w:date="2022-04-01T17:21:00Z">
        <w:r>
          <w:rPr>
            <w:noProof/>
            <w:webHidden/>
          </w:rPr>
          <w:t>14</w:t>
        </w:r>
      </w:ins>
      <w:ins w:id="250" w:author="Steven" w:date="2022-04-01T17:20:00Z">
        <w:r>
          <w:rPr>
            <w:noProof/>
            <w:webHidden/>
          </w:rPr>
          <w:fldChar w:fldCharType="end"/>
        </w:r>
        <w:r w:rsidRPr="00432F32">
          <w:rPr>
            <w:rStyle w:val="Hyperlink"/>
            <w:noProof/>
          </w:rPr>
          <w:fldChar w:fldCharType="end"/>
        </w:r>
      </w:ins>
    </w:p>
    <w:p w14:paraId="2AF46D22" w14:textId="60D359B0" w:rsidR="007C576C" w:rsidRDefault="007C576C">
      <w:pPr>
        <w:pStyle w:val="TOC3"/>
        <w:tabs>
          <w:tab w:val="right" w:leader="dot" w:pos="9350"/>
        </w:tabs>
        <w:rPr>
          <w:ins w:id="251" w:author="Steven" w:date="2022-04-01T17:20:00Z"/>
          <w:rFonts w:asciiTheme="minorHAnsi" w:eastAsiaTheme="minorEastAsia" w:hAnsiTheme="minorHAnsi" w:cstheme="minorBidi"/>
          <w:i w:val="0"/>
          <w:iCs w:val="0"/>
          <w:noProof/>
          <w:sz w:val="22"/>
          <w:szCs w:val="22"/>
        </w:rPr>
      </w:pPr>
      <w:ins w:id="25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"_Toc99726134"</w:instrText>
        </w:r>
        <w:r w:rsidRPr="00432F32">
          <w:rPr>
            <w:rStyle w:val="Hyperlink"/>
            <w:noProof/>
          </w:rPr>
          <w:instrText xml:space="preserve"> </w:instrText>
        </w:r>
        <w:r w:rsidRPr="00432F32">
          <w:rPr>
            <w:rStyle w:val="Hyperlink"/>
            <w:noProof/>
          </w:rPr>
          <w:fldChar w:fldCharType="separate"/>
        </w:r>
        <w:r w:rsidRPr="00432F32">
          <w:rPr>
            <w:rStyle w:val="Hyperlink"/>
            <w:noProof/>
          </w:rPr>
          <w:t>6.4.1. Constitutive Models</w:t>
        </w:r>
        <w:r>
          <w:rPr>
            <w:noProof/>
            <w:webHidden/>
          </w:rPr>
          <w:tab/>
        </w:r>
        <w:r>
          <w:rPr>
            <w:noProof/>
            <w:webHidden/>
          </w:rPr>
          <w:fldChar w:fldCharType="begin"/>
        </w:r>
        <w:r>
          <w:rPr>
            <w:noProof/>
            <w:webHidden/>
          </w:rPr>
          <w:instrText xml:space="preserve"> PAGEREF _Toc99726134 \h </w:instrText>
        </w:r>
      </w:ins>
      <w:r>
        <w:rPr>
          <w:noProof/>
          <w:webHidden/>
        </w:rPr>
      </w:r>
      <w:r>
        <w:rPr>
          <w:noProof/>
          <w:webHidden/>
        </w:rPr>
        <w:fldChar w:fldCharType="separate"/>
      </w:r>
      <w:ins w:id="253" w:author="Steven" w:date="2022-04-01T17:21:00Z">
        <w:r>
          <w:rPr>
            <w:noProof/>
            <w:webHidden/>
          </w:rPr>
          <w:t>14</w:t>
        </w:r>
      </w:ins>
      <w:ins w:id="254" w:author="Steven" w:date="2022-04-01T17:20:00Z">
        <w:r>
          <w:rPr>
            <w:noProof/>
            <w:webHidden/>
          </w:rPr>
          <w:fldChar w:fldCharType="end"/>
        </w:r>
        <w:r w:rsidRPr="00432F32">
          <w:rPr>
            <w:rStyle w:val="Hyperlink"/>
            <w:noProof/>
          </w:rPr>
          <w:fldChar w:fldCharType="end"/>
        </w:r>
      </w:ins>
    </w:p>
    <w:p w14:paraId="7E0B8771" w14:textId="4360591E" w:rsidR="007C576C" w:rsidRDefault="007C576C">
      <w:pPr>
        <w:pStyle w:val="TOC3"/>
        <w:tabs>
          <w:tab w:val="right" w:leader="dot" w:pos="9350"/>
        </w:tabs>
        <w:rPr>
          <w:ins w:id="255" w:author="Steven" w:date="2022-04-01T17:20:00Z"/>
          <w:rFonts w:asciiTheme="minorHAnsi" w:eastAsiaTheme="minorEastAsia" w:hAnsiTheme="minorHAnsi" w:cstheme="minorBidi"/>
          <w:i w:val="0"/>
          <w:iCs w:val="0"/>
          <w:noProof/>
          <w:sz w:val="22"/>
          <w:szCs w:val="22"/>
        </w:rPr>
      </w:pPr>
      <w:ins w:id="25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"_Toc99726135"</w:instrText>
        </w:r>
        <w:r w:rsidRPr="00432F32">
          <w:rPr>
            <w:rStyle w:val="Hyperlink"/>
            <w:noProof/>
          </w:rPr>
          <w:instrText xml:space="preserve"> </w:instrText>
        </w:r>
        <w:r w:rsidRPr="00432F32">
          <w:rPr>
            <w:rStyle w:val="Hyperlink"/>
            <w:noProof/>
          </w:rPr>
          <w:fldChar w:fldCharType="separate"/>
        </w:r>
        <w:r w:rsidRPr="00432F32">
          <w:rPr>
            <w:rStyle w:val="Hyperlink"/>
            <w:noProof/>
          </w:rPr>
          <w:t>6.4.2. Mix Method</w:t>
        </w:r>
        <w:r>
          <w:rPr>
            <w:noProof/>
            <w:webHidden/>
          </w:rPr>
          <w:tab/>
        </w:r>
        <w:r>
          <w:rPr>
            <w:noProof/>
            <w:webHidden/>
          </w:rPr>
          <w:fldChar w:fldCharType="begin"/>
        </w:r>
        <w:r>
          <w:rPr>
            <w:noProof/>
            <w:webHidden/>
          </w:rPr>
          <w:instrText xml:space="preserve"> PAGEREF _Toc99726135 \h </w:instrText>
        </w:r>
      </w:ins>
      <w:r>
        <w:rPr>
          <w:noProof/>
          <w:webHidden/>
        </w:rPr>
      </w:r>
      <w:r>
        <w:rPr>
          <w:noProof/>
          <w:webHidden/>
        </w:rPr>
        <w:fldChar w:fldCharType="separate"/>
      </w:r>
      <w:ins w:id="257" w:author="Steven" w:date="2022-04-01T17:21:00Z">
        <w:r>
          <w:rPr>
            <w:noProof/>
            <w:webHidden/>
          </w:rPr>
          <w:t>15</w:t>
        </w:r>
      </w:ins>
      <w:ins w:id="258" w:author="Steven" w:date="2022-04-01T17:20:00Z">
        <w:r>
          <w:rPr>
            <w:noProof/>
            <w:webHidden/>
          </w:rPr>
          <w:fldChar w:fldCharType="end"/>
        </w:r>
        <w:r w:rsidRPr="00432F32">
          <w:rPr>
            <w:rStyle w:val="Hyperlink"/>
            <w:noProof/>
          </w:rPr>
          <w:fldChar w:fldCharType="end"/>
        </w:r>
      </w:ins>
    </w:p>
    <w:p w14:paraId="1B57EEF1" w14:textId="712C10FD" w:rsidR="007C576C" w:rsidRDefault="007C576C">
      <w:pPr>
        <w:pStyle w:val="TOC3"/>
        <w:tabs>
          <w:tab w:val="right" w:leader="dot" w:pos="9350"/>
        </w:tabs>
        <w:rPr>
          <w:ins w:id="259" w:author="Steven" w:date="2022-04-01T17:20:00Z"/>
          <w:rFonts w:asciiTheme="minorHAnsi" w:eastAsiaTheme="minorEastAsia" w:hAnsiTheme="minorHAnsi" w:cstheme="minorBidi"/>
          <w:i w:val="0"/>
          <w:iCs w:val="0"/>
          <w:noProof/>
          <w:sz w:val="22"/>
          <w:szCs w:val="22"/>
        </w:rPr>
      </w:pPr>
      <w:ins w:id="26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"_Toc99726136"</w:instrText>
        </w:r>
        <w:r w:rsidRPr="00432F32">
          <w:rPr>
            <w:rStyle w:val="Hyperlink"/>
            <w:noProof/>
          </w:rPr>
          <w:instrText xml:space="preserve"> </w:instrText>
        </w:r>
        <w:r w:rsidRPr="00432F32">
          <w:rPr>
            <w:rStyle w:val="Hyperlink"/>
            <w:noProof/>
          </w:rPr>
          <w:fldChar w:fldCharType="separate"/>
        </w:r>
        <w:r w:rsidRPr="00432F32">
          <w:rPr>
            <w:rStyle w:val="Hyperlink"/>
            <w:noProof/>
          </w:rPr>
          <w:t>6.4.3. Vessel Radius</w:t>
        </w:r>
        <w:r>
          <w:rPr>
            <w:noProof/>
            <w:webHidden/>
          </w:rPr>
          <w:tab/>
        </w:r>
        <w:r>
          <w:rPr>
            <w:noProof/>
            <w:webHidden/>
          </w:rPr>
          <w:fldChar w:fldCharType="begin"/>
        </w:r>
        <w:r>
          <w:rPr>
            <w:noProof/>
            <w:webHidden/>
          </w:rPr>
          <w:instrText xml:space="preserve"> PAGEREF _Toc99726136 \h </w:instrText>
        </w:r>
      </w:ins>
      <w:r>
        <w:rPr>
          <w:noProof/>
          <w:webHidden/>
        </w:rPr>
      </w:r>
      <w:r>
        <w:rPr>
          <w:noProof/>
          <w:webHidden/>
        </w:rPr>
        <w:fldChar w:fldCharType="separate"/>
      </w:r>
      <w:ins w:id="261" w:author="Steven" w:date="2022-04-01T17:21:00Z">
        <w:r>
          <w:rPr>
            <w:noProof/>
            <w:webHidden/>
          </w:rPr>
          <w:t>15</w:t>
        </w:r>
      </w:ins>
      <w:ins w:id="262" w:author="Steven" w:date="2022-04-01T17:20:00Z">
        <w:r>
          <w:rPr>
            <w:noProof/>
            <w:webHidden/>
          </w:rPr>
          <w:fldChar w:fldCharType="end"/>
        </w:r>
        <w:r w:rsidRPr="00432F32">
          <w:rPr>
            <w:rStyle w:val="Hyperlink"/>
            <w:noProof/>
          </w:rPr>
          <w:fldChar w:fldCharType="end"/>
        </w:r>
      </w:ins>
    </w:p>
    <w:p w14:paraId="177654D1" w14:textId="5AC6A98B" w:rsidR="007C576C" w:rsidRDefault="007C576C">
      <w:pPr>
        <w:pStyle w:val="TOC2"/>
        <w:tabs>
          <w:tab w:val="right" w:leader="dot" w:pos="9350"/>
        </w:tabs>
        <w:rPr>
          <w:ins w:id="263" w:author="Steven" w:date="2022-04-01T17:20:00Z"/>
          <w:rFonts w:asciiTheme="minorHAnsi" w:eastAsiaTheme="minorEastAsia" w:hAnsiTheme="minorHAnsi" w:cstheme="minorBidi"/>
          <w:smallCaps w:val="0"/>
          <w:noProof/>
          <w:sz w:val="22"/>
          <w:szCs w:val="22"/>
        </w:rPr>
      </w:pPr>
      <w:ins w:id="26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"_Toc99726137"</w:instrText>
        </w:r>
        <w:r w:rsidRPr="00432F32">
          <w:rPr>
            <w:rStyle w:val="Hyperlink"/>
            <w:noProof/>
          </w:rPr>
          <w:instrText xml:space="preserve"> </w:instrText>
        </w:r>
        <w:r w:rsidRPr="00432F32">
          <w:rPr>
            <w:rStyle w:val="Hyperlink"/>
            <w:noProof/>
          </w:rPr>
          <w:fldChar w:fldCharType="separate"/>
        </w:r>
        <w:r w:rsidRPr="00432F32">
          <w:rPr>
            <w:rStyle w:val="Hyperlink"/>
            <w:noProof/>
          </w:rPr>
          <w:t>6.5. Initial Modifier Manager</w:t>
        </w:r>
        <w:r>
          <w:rPr>
            <w:noProof/>
            <w:webHidden/>
          </w:rPr>
          <w:tab/>
        </w:r>
        <w:r>
          <w:rPr>
            <w:noProof/>
            <w:webHidden/>
          </w:rPr>
          <w:fldChar w:fldCharType="begin"/>
        </w:r>
        <w:r>
          <w:rPr>
            <w:noProof/>
            <w:webHidden/>
          </w:rPr>
          <w:instrText xml:space="preserve"> PAGEREF _Toc99726137 \h </w:instrText>
        </w:r>
      </w:ins>
      <w:r>
        <w:rPr>
          <w:noProof/>
          <w:webHidden/>
        </w:rPr>
      </w:r>
      <w:r>
        <w:rPr>
          <w:noProof/>
          <w:webHidden/>
        </w:rPr>
        <w:fldChar w:fldCharType="separate"/>
      </w:r>
      <w:ins w:id="265" w:author="Steven" w:date="2022-04-01T17:21:00Z">
        <w:r>
          <w:rPr>
            <w:noProof/>
            <w:webHidden/>
          </w:rPr>
          <w:t>16</w:t>
        </w:r>
      </w:ins>
      <w:ins w:id="266" w:author="Steven" w:date="2022-04-01T17:20:00Z">
        <w:r>
          <w:rPr>
            <w:noProof/>
            <w:webHidden/>
          </w:rPr>
          <w:fldChar w:fldCharType="end"/>
        </w:r>
        <w:r w:rsidRPr="00432F32">
          <w:rPr>
            <w:rStyle w:val="Hyperlink"/>
            <w:noProof/>
          </w:rPr>
          <w:fldChar w:fldCharType="end"/>
        </w:r>
      </w:ins>
    </w:p>
    <w:p w14:paraId="31A0916C" w14:textId="02534918" w:rsidR="007C576C" w:rsidRDefault="007C576C">
      <w:pPr>
        <w:pStyle w:val="TOC3"/>
        <w:tabs>
          <w:tab w:val="right" w:leader="dot" w:pos="9350"/>
        </w:tabs>
        <w:rPr>
          <w:ins w:id="267" w:author="Steven" w:date="2022-04-01T17:20:00Z"/>
          <w:rFonts w:asciiTheme="minorHAnsi" w:eastAsiaTheme="minorEastAsia" w:hAnsiTheme="minorHAnsi" w:cstheme="minorBidi"/>
          <w:i w:val="0"/>
          <w:iCs w:val="0"/>
          <w:noProof/>
          <w:sz w:val="22"/>
          <w:szCs w:val="22"/>
        </w:rPr>
      </w:pPr>
      <w:ins w:id="26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"_Toc99726138"</w:instrText>
        </w:r>
        <w:r w:rsidRPr="00432F32">
          <w:rPr>
            <w:rStyle w:val="Hyperlink"/>
            <w:noProof/>
          </w:rPr>
          <w:instrText xml:space="preserve"> </w:instrText>
        </w:r>
        <w:r w:rsidRPr="00432F32">
          <w:rPr>
            <w:rStyle w:val="Hyperlink"/>
            <w:noProof/>
          </w:rPr>
          <w:fldChar w:fldCharType="separate"/>
        </w:r>
        <w:r w:rsidRPr="00432F32">
          <w:rPr>
            <w:rStyle w:val="Hyperlink"/>
            <w:noProof/>
          </w:rPr>
          <w:t>6.5.1. Density Initializer</w:t>
        </w:r>
        <w:r>
          <w:rPr>
            <w:noProof/>
            <w:webHidden/>
          </w:rPr>
          <w:tab/>
        </w:r>
        <w:r>
          <w:rPr>
            <w:noProof/>
            <w:webHidden/>
          </w:rPr>
          <w:fldChar w:fldCharType="begin"/>
        </w:r>
        <w:r>
          <w:rPr>
            <w:noProof/>
            <w:webHidden/>
          </w:rPr>
          <w:instrText xml:space="preserve"> PAGEREF _Toc99726138 \h </w:instrText>
        </w:r>
      </w:ins>
      <w:r>
        <w:rPr>
          <w:noProof/>
          <w:webHidden/>
        </w:rPr>
      </w:r>
      <w:r>
        <w:rPr>
          <w:noProof/>
          <w:webHidden/>
        </w:rPr>
        <w:fldChar w:fldCharType="separate"/>
      </w:r>
      <w:ins w:id="269" w:author="Steven" w:date="2022-04-01T17:21:00Z">
        <w:r>
          <w:rPr>
            <w:noProof/>
            <w:webHidden/>
          </w:rPr>
          <w:t>16</w:t>
        </w:r>
      </w:ins>
      <w:ins w:id="270" w:author="Steven" w:date="2022-04-01T17:20:00Z">
        <w:r>
          <w:rPr>
            <w:noProof/>
            <w:webHidden/>
          </w:rPr>
          <w:fldChar w:fldCharType="end"/>
        </w:r>
        <w:r w:rsidRPr="00432F32">
          <w:rPr>
            <w:rStyle w:val="Hyperlink"/>
            <w:noProof/>
          </w:rPr>
          <w:fldChar w:fldCharType="end"/>
        </w:r>
      </w:ins>
    </w:p>
    <w:p w14:paraId="77F79840" w14:textId="2140EBF9" w:rsidR="007C576C" w:rsidRDefault="007C576C">
      <w:pPr>
        <w:pStyle w:val="TOC3"/>
        <w:tabs>
          <w:tab w:val="right" w:leader="dot" w:pos="9350"/>
        </w:tabs>
        <w:rPr>
          <w:ins w:id="271" w:author="Steven" w:date="2022-04-01T17:20:00Z"/>
          <w:rFonts w:asciiTheme="minorHAnsi" w:eastAsiaTheme="minorEastAsia" w:hAnsiTheme="minorHAnsi" w:cstheme="minorBidi"/>
          <w:i w:val="0"/>
          <w:iCs w:val="0"/>
          <w:noProof/>
          <w:sz w:val="22"/>
          <w:szCs w:val="22"/>
        </w:rPr>
      </w:pPr>
      <w:ins w:id="27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"_Toc99726139"</w:instrText>
        </w:r>
        <w:r w:rsidRPr="00432F32">
          <w:rPr>
            <w:rStyle w:val="Hyperlink"/>
            <w:noProof/>
          </w:rPr>
          <w:instrText xml:space="preserve"> </w:instrText>
        </w:r>
        <w:r w:rsidRPr="00432F32">
          <w:rPr>
            <w:rStyle w:val="Hyperlink"/>
            <w:noProof/>
          </w:rPr>
          <w:fldChar w:fldCharType="separate"/>
        </w:r>
        <w:r w:rsidRPr="00432F32">
          <w:rPr>
            <w:rStyle w:val="Hyperlink"/>
            <w:noProof/>
          </w:rPr>
          <w:t>6.5.2. Discrete Fiber Randomizer</w:t>
        </w:r>
        <w:r>
          <w:rPr>
            <w:noProof/>
            <w:webHidden/>
          </w:rPr>
          <w:tab/>
        </w:r>
        <w:r>
          <w:rPr>
            <w:noProof/>
            <w:webHidden/>
          </w:rPr>
          <w:fldChar w:fldCharType="begin"/>
        </w:r>
        <w:r>
          <w:rPr>
            <w:noProof/>
            <w:webHidden/>
          </w:rPr>
          <w:instrText xml:space="preserve"> PAGEREF _Toc99726139 \h </w:instrText>
        </w:r>
      </w:ins>
      <w:r>
        <w:rPr>
          <w:noProof/>
          <w:webHidden/>
        </w:rPr>
      </w:r>
      <w:r>
        <w:rPr>
          <w:noProof/>
          <w:webHidden/>
        </w:rPr>
        <w:fldChar w:fldCharType="separate"/>
      </w:r>
      <w:ins w:id="273" w:author="Steven" w:date="2022-04-01T17:21:00Z">
        <w:r>
          <w:rPr>
            <w:noProof/>
            <w:webHidden/>
          </w:rPr>
          <w:t>16</w:t>
        </w:r>
      </w:ins>
      <w:ins w:id="274" w:author="Steven" w:date="2022-04-01T17:20:00Z">
        <w:r>
          <w:rPr>
            <w:noProof/>
            <w:webHidden/>
          </w:rPr>
          <w:fldChar w:fldCharType="end"/>
        </w:r>
        <w:r w:rsidRPr="00432F32">
          <w:rPr>
            <w:rStyle w:val="Hyperlink"/>
            <w:noProof/>
          </w:rPr>
          <w:fldChar w:fldCharType="end"/>
        </w:r>
      </w:ins>
    </w:p>
    <w:p w14:paraId="7098BC0B" w14:textId="482B3226" w:rsidR="007C576C" w:rsidRDefault="007C576C">
      <w:pPr>
        <w:pStyle w:val="TOC3"/>
        <w:tabs>
          <w:tab w:val="right" w:leader="dot" w:pos="9350"/>
        </w:tabs>
        <w:rPr>
          <w:ins w:id="275" w:author="Steven" w:date="2022-04-01T17:20:00Z"/>
          <w:rFonts w:asciiTheme="minorHAnsi" w:eastAsiaTheme="minorEastAsia" w:hAnsiTheme="minorHAnsi" w:cstheme="minorBidi"/>
          <w:i w:val="0"/>
          <w:iCs w:val="0"/>
          <w:noProof/>
          <w:sz w:val="22"/>
          <w:szCs w:val="22"/>
        </w:rPr>
      </w:pPr>
      <w:ins w:id="27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"_Toc99726140"</w:instrText>
        </w:r>
        <w:r w:rsidRPr="00432F32">
          <w:rPr>
            <w:rStyle w:val="Hyperlink"/>
            <w:noProof/>
          </w:rPr>
          <w:instrText xml:space="preserve"> </w:instrText>
        </w:r>
        <w:r w:rsidRPr="00432F32">
          <w:rPr>
            <w:rStyle w:val="Hyperlink"/>
            <w:noProof/>
          </w:rPr>
          <w:fldChar w:fldCharType="separate"/>
        </w:r>
        <w:r w:rsidRPr="00432F32">
          <w:rPr>
            <w:rStyle w:val="Hyperlink"/>
            <w:noProof/>
          </w:rPr>
          <w:t>6.5.3. Discrete Fiber EFD Randomizer</w:t>
        </w:r>
        <w:r>
          <w:rPr>
            <w:noProof/>
            <w:webHidden/>
          </w:rPr>
          <w:tab/>
        </w:r>
        <w:r>
          <w:rPr>
            <w:noProof/>
            <w:webHidden/>
          </w:rPr>
          <w:fldChar w:fldCharType="begin"/>
        </w:r>
        <w:r>
          <w:rPr>
            <w:noProof/>
            <w:webHidden/>
          </w:rPr>
          <w:instrText xml:space="preserve"> PAGEREF _Toc99726140 \h </w:instrText>
        </w:r>
      </w:ins>
      <w:r>
        <w:rPr>
          <w:noProof/>
          <w:webHidden/>
        </w:rPr>
      </w:r>
      <w:r>
        <w:rPr>
          <w:noProof/>
          <w:webHidden/>
        </w:rPr>
        <w:fldChar w:fldCharType="separate"/>
      </w:r>
      <w:ins w:id="277" w:author="Steven" w:date="2022-04-01T17:21:00Z">
        <w:r>
          <w:rPr>
            <w:noProof/>
            <w:webHidden/>
          </w:rPr>
          <w:t>16</w:t>
        </w:r>
      </w:ins>
      <w:ins w:id="278" w:author="Steven" w:date="2022-04-01T17:20:00Z">
        <w:r>
          <w:rPr>
            <w:noProof/>
            <w:webHidden/>
          </w:rPr>
          <w:fldChar w:fldCharType="end"/>
        </w:r>
        <w:r w:rsidRPr="00432F32">
          <w:rPr>
            <w:rStyle w:val="Hyperlink"/>
            <w:noProof/>
          </w:rPr>
          <w:fldChar w:fldCharType="end"/>
        </w:r>
      </w:ins>
    </w:p>
    <w:p w14:paraId="2E72E84F" w14:textId="0F9CF27E" w:rsidR="007C576C" w:rsidRDefault="007C576C">
      <w:pPr>
        <w:pStyle w:val="TOC3"/>
        <w:tabs>
          <w:tab w:val="right" w:leader="dot" w:pos="9350"/>
        </w:tabs>
        <w:rPr>
          <w:ins w:id="279" w:author="Steven" w:date="2022-04-01T17:20:00Z"/>
          <w:rFonts w:asciiTheme="minorHAnsi" w:eastAsiaTheme="minorEastAsia" w:hAnsiTheme="minorHAnsi" w:cstheme="minorBidi"/>
          <w:i w:val="0"/>
          <w:iCs w:val="0"/>
          <w:noProof/>
          <w:sz w:val="22"/>
          <w:szCs w:val="22"/>
        </w:rPr>
      </w:pPr>
      <w:ins w:id="28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"_Toc99726141"</w:instrText>
        </w:r>
        <w:r w:rsidRPr="00432F32">
          <w:rPr>
            <w:rStyle w:val="Hyperlink"/>
            <w:noProof/>
          </w:rPr>
          <w:instrText xml:space="preserve"> </w:instrText>
        </w:r>
        <w:r w:rsidRPr="00432F32">
          <w:rPr>
            <w:rStyle w:val="Hyperlink"/>
            <w:noProof/>
          </w:rPr>
          <w:fldChar w:fldCharType="separate"/>
        </w:r>
        <w:r w:rsidRPr="00432F32">
          <w:rPr>
            <w:rStyle w:val="Hyperlink"/>
            <w:noProof/>
          </w:rPr>
          <w:t>6.5.4. EFD Initializer</w:t>
        </w:r>
        <w:r>
          <w:rPr>
            <w:noProof/>
            <w:webHidden/>
          </w:rPr>
          <w:tab/>
        </w:r>
        <w:r>
          <w:rPr>
            <w:noProof/>
            <w:webHidden/>
          </w:rPr>
          <w:fldChar w:fldCharType="begin"/>
        </w:r>
        <w:r>
          <w:rPr>
            <w:noProof/>
            <w:webHidden/>
          </w:rPr>
          <w:instrText xml:space="preserve"> PAGEREF _Toc99726141 \h </w:instrText>
        </w:r>
      </w:ins>
      <w:r>
        <w:rPr>
          <w:noProof/>
          <w:webHidden/>
        </w:rPr>
      </w:r>
      <w:r>
        <w:rPr>
          <w:noProof/>
          <w:webHidden/>
        </w:rPr>
        <w:fldChar w:fldCharType="separate"/>
      </w:r>
      <w:ins w:id="281" w:author="Steven" w:date="2022-04-01T17:21:00Z">
        <w:r>
          <w:rPr>
            <w:noProof/>
            <w:webHidden/>
          </w:rPr>
          <w:t>16</w:t>
        </w:r>
      </w:ins>
      <w:ins w:id="282" w:author="Steven" w:date="2022-04-01T17:20:00Z">
        <w:r>
          <w:rPr>
            <w:noProof/>
            <w:webHidden/>
          </w:rPr>
          <w:fldChar w:fldCharType="end"/>
        </w:r>
        <w:r w:rsidRPr="00432F32">
          <w:rPr>
            <w:rStyle w:val="Hyperlink"/>
            <w:noProof/>
          </w:rPr>
          <w:fldChar w:fldCharType="end"/>
        </w:r>
      </w:ins>
    </w:p>
    <w:p w14:paraId="0946F159" w14:textId="563AF8C8" w:rsidR="007C576C" w:rsidRDefault="007C576C">
      <w:pPr>
        <w:pStyle w:val="TOC3"/>
        <w:tabs>
          <w:tab w:val="right" w:leader="dot" w:pos="9350"/>
        </w:tabs>
        <w:rPr>
          <w:ins w:id="283" w:author="Steven" w:date="2022-04-01T17:20:00Z"/>
          <w:rFonts w:asciiTheme="minorHAnsi" w:eastAsiaTheme="minorEastAsia" w:hAnsiTheme="minorHAnsi" w:cstheme="minorBidi"/>
          <w:i w:val="0"/>
          <w:iCs w:val="0"/>
          <w:noProof/>
          <w:sz w:val="22"/>
          <w:szCs w:val="22"/>
        </w:rPr>
      </w:pPr>
      <w:ins w:id="28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"_Toc99726142"</w:instrText>
        </w:r>
        <w:r w:rsidRPr="00432F32">
          <w:rPr>
            <w:rStyle w:val="Hyperlink"/>
            <w:noProof/>
          </w:rPr>
          <w:instrText xml:space="preserve"> </w:instrText>
        </w:r>
        <w:r w:rsidRPr="00432F32">
          <w:rPr>
            <w:rStyle w:val="Hyperlink"/>
            <w:noProof/>
          </w:rPr>
          <w:fldChar w:fldCharType="separate"/>
        </w:r>
        <w:r w:rsidRPr="00432F32">
          <w:rPr>
            <w:rStyle w:val="Hyperlink"/>
            <w:noProof/>
          </w:rPr>
          <w:t>6.5.5. EFD Rotated Initializer</w:t>
        </w:r>
        <w:r>
          <w:rPr>
            <w:noProof/>
            <w:webHidden/>
          </w:rPr>
          <w:tab/>
        </w:r>
        <w:r>
          <w:rPr>
            <w:noProof/>
            <w:webHidden/>
          </w:rPr>
          <w:fldChar w:fldCharType="begin"/>
        </w:r>
        <w:r>
          <w:rPr>
            <w:noProof/>
            <w:webHidden/>
          </w:rPr>
          <w:instrText xml:space="preserve"> PAGEREF _Toc99726142 \h </w:instrText>
        </w:r>
      </w:ins>
      <w:r>
        <w:rPr>
          <w:noProof/>
          <w:webHidden/>
        </w:rPr>
      </w:r>
      <w:r>
        <w:rPr>
          <w:noProof/>
          <w:webHidden/>
        </w:rPr>
        <w:fldChar w:fldCharType="separate"/>
      </w:r>
      <w:ins w:id="285" w:author="Steven" w:date="2022-04-01T17:21:00Z">
        <w:r>
          <w:rPr>
            <w:noProof/>
            <w:webHidden/>
          </w:rPr>
          <w:t>17</w:t>
        </w:r>
      </w:ins>
      <w:ins w:id="286" w:author="Steven" w:date="2022-04-01T17:20:00Z">
        <w:r>
          <w:rPr>
            <w:noProof/>
            <w:webHidden/>
          </w:rPr>
          <w:fldChar w:fldCharType="end"/>
        </w:r>
        <w:r w:rsidRPr="00432F32">
          <w:rPr>
            <w:rStyle w:val="Hyperlink"/>
            <w:noProof/>
          </w:rPr>
          <w:fldChar w:fldCharType="end"/>
        </w:r>
      </w:ins>
    </w:p>
    <w:p w14:paraId="01A5A439" w14:textId="1AC315DD" w:rsidR="007C576C" w:rsidRDefault="007C576C">
      <w:pPr>
        <w:pStyle w:val="TOC2"/>
        <w:tabs>
          <w:tab w:val="right" w:leader="dot" w:pos="9350"/>
        </w:tabs>
        <w:rPr>
          <w:ins w:id="287" w:author="Steven" w:date="2022-04-01T17:20:00Z"/>
          <w:rFonts w:asciiTheme="minorHAnsi" w:eastAsiaTheme="minorEastAsia" w:hAnsiTheme="minorHAnsi" w:cstheme="minorBidi"/>
          <w:smallCaps w:val="0"/>
          <w:noProof/>
          <w:sz w:val="22"/>
          <w:szCs w:val="22"/>
        </w:rPr>
      </w:pPr>
      <w:ins w:id="28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"_Toc99726143"</w:instrText>
        </w:r>
        <w:r w:rsidRPr="00432F32">
          <w:rPr>
            <w:rStyle w:val="Hyperlink"/>
            <w:noProof/>
          </w:rPr>
          <w:instrText xml:space="preserve"> </w:instrText>
        </w:r>
        <w:r w:rsidRPr="00432F32">
          <w:rPr>
            <w:rStyle w:val="Hyperlink"/>
            <w:noProof/>
          </w:rPr>
          <w:fldChar w:fldCharType="separate"/>
        </w:r>
        <w:r w:rsidRPr="00432F32">
          <w:rPr>
            <w:rStyle w:val="Hyperlink"/>
            <w:noProof/>
          </w:rPr>
          <w:t>6.6. Angio Stress Policies</w:t>
        </w:r>
        <w:r>
          <w:rPr>
            <w:noProof/>
            <w:webHidden/>
          </w:rPr>
          <w:tab/>
        </w:r>
        <w:r>
          <w:rPr>
            <w:noProof/>
            <w:webHidden/>
          </w:rPr>
          <w:fldChar w:fldCharType="begin"/>
        </w:r>
        <w:r>
          <w:rPr>
            <w:noProof/>
            <w:webHidden/>
          </w:rPr>
          <w:instrText xml:space="preserve"> PAGEREF _Toc99726143 \h </w:instrText>
        </w:r>
      </w:ins>
      <w:r>
        <w:rPr>
          <w:noProof/>
          <w:webHidden/>
        </w:rPr>
      </w:r>
      <w:r>
        <w:rPr>
          <w:noProof/>
          <w:webHidden/>
        </w:rPr>
        <w:fldChar w:fldCharType="separate"/>
      </w:r>
      <w:ins w:id="289" w:author="Steven" w:date="2022-04-01T17:21:00Z">
        <w:r>
          <w:rPr>
            <w:noProof/>
            <w:webHidden/>
          </w:rPr>
          <w:t>17</w:t>
        </w:r>
      </w:ins>
      <w:ins w:id="290" w:author="Steven" w:date="2022-04-01T17:20:00Z">
        <w:r>
          <w:rPr>
            <w:noProof/>
            <w:webHidden/>
          </w:rPr>
          <w:fldChar w:fldCharType="end"/>
        </w:r>
        <w:r w:rsidRPr="00432F32">
          <w:rPr>
            <w:rStyle w:val="Hyperlink"/>
            <w:noProof/>
          </w:rPr>
          <w:fldChar w:fldCharType="end"/>
        </w:r>
      </w:ins>
    </w:p>
    <w:p w14:paraId="4A99DDB9" w14:textId="7CC67168" w:rsidR="007C576C" w:rsidRDefault="007C576C">
      <w:pPr>
        <w:pStyle w:val="TOC3"/>
        <w:tabs>
          <w:tab w:val="right" w:leader="dot" w:pos="9350"/>
        </w:tabs>
        <w:rPr>
          <w:ins w:id="291" w:author="Steven" w:date="2022-04-01T17:20:00Z"/>
          <w:rFonts w:asciiTheme="minorHAnsi" w:eastAsiaTheme="minorEastAsia" w:hAnsiTheme="minorHAnsi" w:cstheme="minorBidi"/>
          <w:i w:val="0"/>
          <w:iCs w:val="0"/>
          <w:noProof/>
          <w:sz w:val="22"/>
          <w:szCs w:val="22"/>
        </w:rPr>
      </w:pPr>
      <w:ins w:id="29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"_Toc99726144"</w:instrText>
        </w:r>
        <w:r w:rsidRPr="00432F32">
          <w:rPr>
            <w:rStyle w:val="Hyperlink"/>
            <w:noProof/>
          </w:rPr>
          <w:instrText xml:space="preserve"> </w:instrText>
        </w:r>
        <w:r w:rsidRPr="00432F32">
          <w:rPr>
            <w:rStyle w:val="Hyperlink"/>
            <w:noProof/>
          </w:rPr>
          <w:fldChar w:fldCharType="separate"/>
        </w:r>
        <w:r w:rsidRPr="00432F32">
          <w:rPr>
            <w:rStyle w:val="Hyperlink"/>
            <w:noProof/>
          </w:rPr>
          <w:t>6.6.1. Sigmoid Angio Stress Policy</w:t>
        </w:r>
        <w:r>
          <w:rPr>
            <w:noProof/>
            <w:webHidden/>
          </w:rPr>
          <w:tab/>
        </w:r>
        <w:r>
          <w:rPr>
            <w:noProof/>
            <w:webHidden/>
          </w:rPr>
          <w:fldChar w:fldCharType="begin"/>
        </w:r>
        <w:r>
          <w:rPr>
            <w:noProof/>
            <w:webHidden/>
          </w:rPr>
          <w:instrText xml:space="preserve"> PAGEREF _Toc99726144 \h </w:instrText>
        </w:r>
      </w:ins>
      <w:r>
        <w:rPr>
          <w:noProof/>
          <w:webHidden/>
        </w:rPr>
      </w:r>
      <w:r>
        <w:rPr>
          <w:noProof/>
          <w:webHidden/>
        </w:rPr>
        <w:fldChar w:fldCharType="separate"/>
      </w:r>
      <w:ins w:id="293" w:author="Steven" w:date="2022-04-01T17:21:00Z">
        <w:r>
          <w:rPr>
            <w:noProof/>
            <w:webHidden/>
          </w:rPr>
          <w:t>17</w:t>
        </w:r>
      </w:ins>
      <w:ins w:id="294" w:author="Steven" w:date="2022-04-01T17:20:00Z">
        <w:r>
          <w:rPr>
            <w:noProof/>
            <w:webHidden/>
          </w:rPr>
          <w:fldChar w:fldCharType="end"/>
        </w:r>
        <w:r w:rsidRPr="00432F32">
          <w:rPr>
            <w:rStyle w:val="Hyperlink"/>
            <w:noProof/>
          </w:rPr>
          <w:fldChar w:fldCharType="end"/>
        </w:r>
      </w:ins>
    </w:p>
    <w:p w14:paraId="0BDBD2D6" w14:textId="778A5659" w:rsidR="007C576C" w:rsidRDefault="007C576C">
      <w:pPr>
        <w:pStyle w:val="TOC3"/>
        <w:tabs>
          <w:tab w:val="right" w:leader="dot" w:pos="9350"/>
        </w:tabs>
        <w:rPr>
          <w:ins w:id="295" w:author="Steven" w:date="2022-04-01T17:20:00Z"/>
          <w:rFonts w:asciiTheme="minorHAnsi" w:eastAsiaTheme="minorEastAsia" w:hAnsiTheme="minorHAnsi" w:cstheme="minorBidi"/>
          <w:i w:val="0"/>
          <w:iCs w:val="0"/>
          <w:noProof/>
          <w:sz w:val="22"/>
          <w:szCs w:val="22"/>
        </w:rPr>
      </w:pPr>
      <w:ins w:id="29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"_Toc99726145"</w:instrText>
        </w:r>
        <w:r w:rsidRPr="00432F32">
          <w:rPr>
            <w:rStyle w:val="Hyperlink"/>
            <w:noProof/>
          </w:rPr>
          <w:instrText xml:space="preserve"> </w:instrText>
        </w:r>
        <w:r w:rsidRPr="00432F32">
          <w:rPr>
            <w:rStyle w:val="Hyperlink"/>
            <w:noProof/>
          </w:rPr>
          <w:fldChar w:fldCharType="separate"/>
        </w:r>
        <w:r w:rsidRPr="00432F32">
          <w:rPr>
            <w:rStyle w:val="Hyperlink"/>
            <w:noProof/>
          </w:rPr>
          <w:t>6.6.2. Sigmoid Density Angio Stress Policy</w:t>
        </w:r>
        <w:r>
          <w:rPr>
            <w:noProof/>
            <w:webHidden/>
          </w:rPr>
          <w:tab/>
        </w:r>
        <w:r>
          <w:rPr>
            <w:noProof/>
            <w:webHidden/>
          </w:rPr>
          <w:fldChar w:fldCharType="begin"/>
        </w:r>
        <w:r>
          <w:rPr>
            <w:noProof/>
            <w:webHidden/>
          </w:rPr>
          <w:instrText xml:space="preserve"> PAGEREF _Toc99726145 \h </w:instrText>
        </w:r>
      </w:ins>
      <w:r>
        <w:rPr>
          <w:noProof/>
          <w:webHidden/>
        </w:rPr>
      </w:r>
      <w:r>
        <w:rPr>
          <w:noProof/>
          <w:webHidden/>
        </w:rPr>
        <w:fldChar w:fldCharType="separate"/>
      </w:r>
      <w:ins w:id="297" w:author="Steven" w:date="2022-04-01T17:21:00Z">
        <w:r>
          <w:rPr>
            <w:noProof/>
            <w:webHidden/>
          </w:rPr>
          <w:t>18</w:t>
        </w:r>
      </w:ins>
      <w:ins w:id="298" w:author="Steven" w:date="2022-04-01T17:20:00Z">
        <w:r>
          <w:rPr>
            <w:noProof/>
            <w:webHidden/>
          </w:rPr>
          <w:fldChar w:fldCharType="end"/>
        </w:r>
        <w:r w:rsidRPr="00432F32">
          <w:rPr>
            <w:rStyle w:val="Hyperlink"/>
            <w:noProof/>
          </w:rPr>
          <w:fldChar w:fldCharType="end"/>
        </w:r>
      </w:ins>
    </w:p>
    <w:p w14:paraId="0B340568" w14:textId="0156172E" w:rsidR="007C576C" w:rsidRDefault="007C576C">
      <w:pPr>
        <w:pStyle w:val="TOC3"/>
        <w:tabs>
          <w:tab w:val="right" w:leader="dot" w:pos="9350"/>
        </w:tabs>
        <w:rPr>
          <w:ins w:id="299" w:author="Steven" w:date="2022-04-01T17:20:00Z"/>
          <w:rFonts w:asciiTheme="minorHAnsi" w:eastAsiaTheme="minorEastAsia" w:hAnsiTheme="minorHAnsi" w:cstheme="minorBidi"/>
          <w:i w:val="0"/>
          <w:iCs w:val="0"/>
          <w:noProof/>
          <w:sz w:val="22"/>
          <w:szCs w:val="22"/>
        </w:rPr>
      </w:pPr>
      <w:ins w:id="30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"_Toc99726146"</w:instrText>
        </w:r>
        <w:r w:rsidRPr="00432F32">
          <w:rPr>
            <w:rStyle w:val="Hyperlink"/>
            <w:noProof/>
          </w:rPr>
          <w:instrText xml:space="preserve"> </w:instrText>
        </w:r>
        <w:r w:rsidRPr="00432F32">
          <w:rPr>
            <w:rStyle w:val="Hyperlink"/>
            <w:noProof/>
          </w:rPr>
          <w:fldChar w:fldCharType="separate"/>
        </w:r>
        <w:r w:rsidRPr="00432F32">
          <w:rPr>
            <w:rStyle w:val="Hyperlink"/>
            <w:noProof/>
          </w:rPr>
          <w:t>6.6.3. Load Curve Angio Stress Policy</w:t>
        </w:r>
        <w:r>
          <w:rPr>
            <w:noProof/>
            <w:webHidden/>
          </w:rPr>
          <w:tab/>
        </w:r>
        <w:r>
          <w:rPr>
            <w:noProof/>
            <w:webHidden/>
          </w:rPr>
          <w:fldChar w:fldCharType="begin"/>
        </w:r>
        <w:r>
          <w:rPr>
            <w:noProof/>
            <w:webHidden/>
          </w:rPr>
          <w:instrText xml:space="preserve"> PAGEREF _Toc99726146 \h </w:instrText>
        </w:r>
      </w:ins>
      <w:r>
        <w:rPr>
          <w:noProof/>
          <w:webHidden/>
        </w:rPr>
      </w:r>
      <w:r>
        <w:rPr>
          <w:noProof/>
          <w:webHidden/>
        </w:rPr>
        <w:fldChar w:fldCharType="separate"/>
      </w:r>
      <w:ins w:id="301" w:author="Steven" w:date="2022-04-01T17:21:00Z">
        <w:r>
          <w:rPr>
            <w:noProof/>
            <w:webHidden/>
          </w:rPr>
          <w:t>18</w:t>
        </w:r>
      </w:ins>
      <w:ins w:id="302" w:author="Steven" w:date="2022-04-01T17:20:00Z">
        <w:r>
          <w:rPr>
            <w:noProof/>
            <w:webHidden/>
          </w:rPr>
          <w:fldChar w:fldCharType="end"/>
        </w:r>
        <w:r w:rsidRPr="00432F32">
          <w:rPr>
            <w:rStyle w:val="Hyperlink"/>
            <w:noProof/>
          </w:rPr>
          <w:fldChar w:fldCharType="end"/>
        </w:r>
      </w:ins>
    </w:p>
    <w:p w14:paraId="65C019F5" w14:textId="206ED1EE" w:rsidR="007C576C" w:rsidRDefault="007C576C">
      <w:pPr>
        <w:pStyle w:val="TOC3"/>
        <w:tabs>
          <w:tab w:val="right" w:leader="dot" w:pos="9350"/>
        </w:tabs>
        <w:rPr>
          <w:ins w:id="303" w:author="Steven" w:date="2022-04-01T17:20:00Z"/>
          <w:rFonts w:asciiTheme="minorHAnsi" w:eastAsiaTheme="minorEastAsia" w:hAnsiTheme="minorHAnsi" w:cstheme="minorBidi"/>
          <w:i w:val="0"/>
          <w:iCs w:val="0"/>
          <w:noProof/>
          <w:sz w:val="22"/>
          <w:szCs w:val="22"/>
        </w:rPr>
      </w:pPr>
      <w:ins w:id="30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"_Toc99726147"</w:instrText>
        </w:r>
        <w:r w:rsidRPr="00432F32">
          <w:rPr>
            <w:rStyle w:val="Hyperlink"/>
            <w:noProof/>
          </w:rPr>
          <w:instrText xml:space="preserve"> </w:instrText>
        </w:r>
        <w:r w:rsidRPr="00432F32">
          <w:rPr>
            <w:rStyle w:val="Hyperlink"/>
            <w:noProof/>
          </w:rPr>
          <w:fldChar w:fldCharType="separate"/>
        </w:r>
        <w:r w:rsidRPr="00432F32">
          <w:rPr>
            <w:rStyle w:val="Hyperlink"/>
            <w:noProof/>
          </w:rPr>
          <w:t>6.6.4. Load Curve Density Scaled Angio Stress Policy</w:t>
        </w:r>
        <w:r>
          <w:rPr>
            <w:noProof/>
            <w:webHidden/>
          </w:rPr>
          <w:tab/>
        </w:r>
        <w:r>
          <w:rPr>
            <w:noProof/>
            <w:webHidden/>
          </w:rPr>
          <w:fldChar w:fldCharType="begin"/>
        </w:r>
        <w:r>
          <w:rPr>
            <w:noProof/>
            <w:webHidden/>
          </w:rPr>
          <w:instrText xml:space="preserve"> PAGEREF _Toc99726147 \h </w:instrText>
        </w:r>
      </w:ins>
      <w:r>
        <w:rPr>
          <w:noProof/>
          <w:webHidden/>
        </w:rPr>
      </w:r>
      <w:r>
        <w:rPr>
          <w:noProof/>
          <w:webHidden/>
        </w:rPr>
        <w:fldChar w:fldCharType="separate"/>
      </w:r>
      <w:ins w:id="305" w:author="Steven" w:date="2022-04-01T17:21:00Z">
        <w:r>
          <w:rPr>
            <w:noProof/>
            <w:webHidden/>
          </w:rPr>
          <w:t>18</w:t>
        </w:r>
      </w:ins>
      <w:ins w:id="306" w:author="Steven" w:date="2022-04-01T17:20:00Z">
        <w:r>
          <w:rPr>
            <w:noProof/>
            <w:webHidden/>
          </w:rPr>
          <w:fldChar w:fldCharType="end"/>
        </w:r>
        <w:r w:rsidRPr="00432F32">
          <w:rPr>
            <w:rStyle w:val="Hyperlink"/>
            <w:noProof/>
          </w:rPr>
          <w:fldChar w:fldCharType="end"/>
        </w:r>
      </w:ins>
    </w:p>
    <w:p w14:paraId="15B0A82B" w14:textId="6104DDAB" w:rsidR="007C576C" w:rsidRDefault="007C576C">
      <w:pPr>
        <w:pStyle w:val="TOC3"/>
        <w:tabs>
          <w:tab w:val="right" w:leader="dot" w:pos="9350"/>
        </w:tabs>
        <w:rPr>
          <w:ins w:id="307" w:author="Steven" w:date="2022-04-01T17:20:00Z"/>
          <w:rFonts w:asciiTheme="minorHAnsi" w:eastAsiaTheme="minorEastAsia" w:hAnsiTheme="minorHAnsi" w:cstheme="minorBidi"/>
          <w:i w:val="0"/>
          <w:iCs w:val="0"/>
          <w:noProof/>
          <w:sz w:val="22"/>
          <w:szCs w:val="22"/>
        </w:rPr>
      </w:pPr>
      <w:ins w:id="30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"_Toc99726148"</w:instrText>
        </w:r>
        <w:r w:rsidRPr="00432F32">
          <w:rPr>
            <w:rStyle w:val="Hyperlink"/>
            <w:noProof/>
          </w:rPr>
          <w:instrText xml:space="preserve"> </w:instrText>
        </w:r>
        <w:r w:rsidRPr="00432F32">
          <w:rPr>
            <w:rStyle w:val="Hyperlink"/>
            <w:noProof/>
          </w:rPr>
          <w:fldChar w:fldCharType="separate"/>
        </w:r>
        <w:r w:rsidRPr="00432F32">
          <w:rPr>
            <w:rStyle w:val="Hyperlink"/>
            <w:noProof/>
          </w:rPr>
          <w:t>6.6.5. Load Curve Referential Density Scaled Angio Stress Policy</w:t>
        </w:r>
        <w:r>
          <w:rPr>
            <w:noProof/>
            <w:webHidden/>
          </w:rPr>
          <w:tab/>
        </w:r>
        <w:r>
          <w:rPr>
            <w:noProof/>
            <w:webHidden/>
          </w:rPr>
          <w:fldChar w:fldCharType="begin"/>
        </w:r>
        <w:r>
          <w:rPr>
            <w:noProof/>
            <w:webHidden/>
          </w:rPr>
          <w:instrText xml:space="preserve"> PAGEREF _Toc99726148 \h </w:instrText>
        </w:r>
      </w:ins>
      <w:r>
        <w:rPr>
          <w:noProof/>
          <w:webHidden/>
        </w:rPr>
      </w:r>
      <w:r>
        <w:rPr>
          <w:noProof/>
          <w:webHidden/>
        </w:rPr>
        <w:fldChar w:fldCharType="separate"/>
      </w:r>
      <w:ins w:id="309" w:author="Steven" w:date="2022-04-01T17:21:00Z">
        <w:r>
          <w:rPr>
            <w:noProof/>
            <w:webHidden/>
          </w:rPr>
          <w:t>19</w:t>
        </w:r>
      </w:ins>
      <w:ins w:id="310" w:author="Steven" w:date="2022-04-01T17:20:00Z">
        <w:r>
          <w:rPr>
            <w:noProof/>
            <w:webHidden/>
          </w:rPr>
          <w:fldChar w:fldCharType="end"/>
        </w:r>
        <w:r w:rsidRPr="00432F32">
          <w:rPr>
            <w:rStyle w:val="Hyperlink"/>
            <w:noProof/>
          </w:rPr>
          <w:fldChar w:fldCharType="end"/>
        </w:r>
      </w:ins>
    </w:p>
    <w:p w14:paraId="35303D22" w14:textId="554A26F8" w:rsidR="007C576C" w:rsidRDefault="007C576C">
      <w:pPr>
        <w:pStyle w:val="TOC2"/>
        <w:tabs>
          <w:tab w:val="right" w:leader="dot" w:pos="9350"/>
        </w:tabs>
        <w:rPr>
          <w:ins w:id="311" w:author="Steven" w:date="2022-04-01T17:20:00Z"/>
          <w:rFonts w:asciiTheme="minorHAnsi" w:eastAsiaTheme="minorEastAsia" w:hAnsiTheme="minorHAnsi" w:cstheme="minorBidi"/>
          <w:smallCaps w:val="0"/>
          <w:noProof/>
          <w:sz w:val="22"/>
          <w:szCs w:val="22"/>
        </w:rPr>
      </w:pPr>
      <w:ins w:id="31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"_Toc99726149"</w:instrText>
        </w:r>
        <w:r w:rsidRPr="00432F32">
          <w:rPr>
            <w:rStyle w:val="Hyperlink"/>
            <w:noProof/>
          </w:rPr>
          <w:instrText xml:space="preserve"> </w:instrText>
        </w:r>
        <w:r w:rsidRPr="00432F32">
          <w:rPr>
            <w:rStyle w:val="Hyperlink"/>
            <w:noProof/>
          </w:rPr>
          <w:fldChar w:fldCharType="separate"/>
        </w:r>
        <w:r w:rsidRPr="00432F32">
          <w:rPr>
            <w:rStyle w:val="Hyperlink"/>
            <w:noProof/>
          </w:rPr>
          <w:t>6.7. Segment Velocity Manager</w:t>
        </w:r>
        <w:r>
          <w:rPr>
            <w:noProof/>
            <w:webHidden/>
          </w:rPr>
          <w:tab/>
        </w:r>
        <w:r>
          <w:rPr>
            <w:noProof/>
            <w:webHidden/>
          </w:rPr>
          <w:fldChar w:fldCharType="begin"/>
        </w:r>
        <w:r>
          <w:rPr>
            <w:noProof/>
            <w:webHidden/>
          </w:rPr>
          <w:instrText xml:space="preserve"> PAGEREF _Toc99726149 \h </w:instrText>
        </w:r>
      </w:ins>
      <w:r>
        <w:rPr>
          <w:noProof/>
          <w:webHidden/>
        </w:rPr>
      </w:r>
      <w:r>
        <w:rPr>
          <w:noProof/>
          <w:webHidden/>
        </w:rPr>
        <w:fldChar w:fldCharType="separate"/>
      </w:r>
      <w:ins w:id="313" w:author="Steven" w:date="2022-04-01T17:21:00Z">
        <w:r>
          <w:rPr>
            <w:noProof/>
            <w:webHidden/>
          </w:rPr>
          <w:t>19</w:t>
        </w:r>
      </w:ins>
      <w:ins w:id="314" w:author="Steven" w:date="2022-04-01T17:20:00Z">
        <w:r>
          <w:rPr>
            <w:noProof/>
            <w:webHidden/>
          </w:rPr>
          <w:fldChar w:fldCharType="end"/>
        </w:r>
        <w:r w:rsidRPr="00432F32">
          <w:rPr>
            <w:rStyle w:val="Hyperlink"/>
            <w:noProof/>
          </w:rPr>
          <w:fldChar w:fldCharType="end"/>
        </w:r>
      </w:ins>
    </w:p>
    <w:p w14:paraId="16A60E15" w14:textId="79A03DA5" w:rsidR="007C576C" w:rsidRDefault="007C576C">
      <w:pPr>
        <w:pStyle w:val="TOC3"/>
        <w:tabs>
          <w:tab w:val="right" w:leader="dot" w:pos="9350"/>
        </w:tabs>
        <w:rPr>
          <w:ins w:id="315" w:author="Steven" w:date="2022-04-01T17:20:00Z"/>
          <w:rFonts w:asciiTheme="minorHAnsi" w:eastAsiaTheme="minorEastAsia" w:hAnsiTheme="minorHAnsi" w:cstheme="minorBidi"/>
          <w:i w:val="0"/>
          <w:iCs w:val="0"/>
          <w:noProof/>
          <w:sz w:val="22"/>
          <w:szCs w:val="22"/>
        </w:rPr>
      </w:pPr>
      <w:ins w:id="31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"_Toc99726150"</w:instrText>
        </w:r>
        <w:r w:rsidRPr="00432F32">
          <w:rPr>
            <w:rStyle w:val="Hyperlink"/>
            <w:noProof/>
          </w:rPr>
          <w:instrText xml:space="preserve"> </w:instrText>
        </w:r>
        <w:r w:rsidRPr="00432F32">
          <w:rPr>
            <w:rStyle w:val="Hyperlink"/>
            <w:noProof/>
          </w:rPr>
          <w:fldChar w:fldCharType="separate"/>
        </w:r>
        <w:r w:rsidRPr="00432F32">
          <w:rPr>
            <w:rStyle w:val="Hyperlink"/>
            <w:noProof/>
          </w:rPr>
          <w:t>6.7.1. Segment Velocity Over Time</w:t>
        </w:r>
        <w:r>
          <w:rPr>
            <w:noProof/>
            <w:webHidden/>
          </w:rPr>
          <w:tab/>
        </w:r>
        <w:r>
          <w:rPr>
            <w:noProof/>
            <w:webHidden/>
          </w:rPr>
          <w:fldChar w:fldCharType="begin"/>
        </w:r>
        <w:r>
          <w:rPr>
            <w:noProof/>
            <w:webHidden/>
          </w:rPr>
          <w:instrText xml:space="preserve"> PAGEREF _Toc99726150 \h </w:instrText>
        </w:r>
      </w:ins>
      <w:r>
        <w:rPr>
          <w:noProof/>
          <w:webHidden/>
        </w:rPr>
      </w:r>
      <w:r>
        <w:rPr>
          <w:noProof/>
          <w:webHidden/>
        </w:rPr>
        <w:fldChar w:fldCharType="separate"/>
      </w:r>
      <w:ins w:id="317" w:author="Steven" w:date="2022-04-01T17:21:00Z">
        <w:r>
          <w:rPr>
            <w:noProof/>
            <w:webHidden/>
          </w:rPr>
          <w:t>19</w:t>
        </w:r>
      </w:ins>
      <w:ins w:id="318" w:author="Steven" w:date="2022-04-01T17:20:00Z">
        <w:r>
          <w:rPr>
            <w:noProof/>
            <w:webHidden/>
          </w:rPr>
          <w:fldChar w:fldCharType="end"/>
        </w:r>
        <w:r w:rsidRPr="00432F32">
          <w:rPr>
            <w:rStyle w:val="Hyperlink"/>
            <w:noProof/>
          </w:rPr>
          <w:fldChar w:fldCharType="end"/>
        </w:r>
      </w:ins>
    </w:p>
    <w:p w14:paraId="7B76EF1A" w14:textId="612D4953" w:rsidR="007C576C" w:rsidRDefault="007C576C">
      <w:pPr>
        <w:pStyle w:val="TOC3"/>
        <w:tabs>
          <w:tab w:val="right" w:leader="dot" w:pos="9350"/>
        </w:tabs>
        <w:rPr>
          <w:ins w:id="319" w:author="Steven" w:date="2022-04-01T17:20:00Z"/>
          <w:rFonts w:asciiTheme="minorHAnsi" w:eastAsiaTheme="minorEastAsia" w:hAnsiTheme="minorHAnsi" w:cstheme="minorBidi"/>
          <w:i w:val="0"/>
          <w:iCs w:val="0"/>
          <w:noProof/>
          <w:sz w:val="22"/>
          <w:szCs w:val="22"/>
        </w:rPr>
      </w:pPr>
      <w:ins w:id="32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"_Toc99726151"</w:instrText>
        </w:r>
        <w:r w:rsidRPr="00432F32">
          <w:rPr>
            <w:rStyle w:val="Hyperlink"/>
            <w:noProof/>
          </w:rPr>
          <w:instrText xml:space="preserve"> </w:instrText>
        </w:r>
        <w:r w:rsidRPr="00432F32">
          <w:rPr>
            <w:rStyle w:val="Hyperlink"/>
            <w:noProof/>
          </w:rPr>
          <w:fldChar w:fldCharType="separate"/>
        </w:r>
        <w:r w:rsidRPr="00432F32">
          <w:rPr>
            <w:rStyle w:val="Hyperlink"/>
            <w:noProof/>
          </w:rPr>
          <w:t>6.7.2. Segment Velocity Density Scale Modifier</w:t>
        </w:r>
        <w:r>
          <w:rPr>
            <w:noProof/>
            <w:webHidden/>
          </w:rPr>
          <w:tab/>
        </w:r>
        <w:r>
          <w:rPr>
            <w:noProof/>
            <w:webHidden/>
          </w:rPr>
          <w:fldChar w:fldCharType="begin"/>
        </w:r>
        <w:r>
          <w:rPr>
            <w:noProof/>
            <w:webHidden/>
          </w:rPr>
          <w:instrText xml:space="preserve"> PAGEREF _Toc99726151 \h </w:instrText>
        </w:r>
      </w:ins>
      <w:r>
        <w:rPr>
          <w:noProof/>
          <w:webHidden/>
        </w:rPr>
      </w:r>
      <w:r>
        <w:rPr>
          <w:noProof/>
          <w:webHidden/>
        </w:rPr>
        <w:fldChar w:fldCharType="separate"/>
      </w:r>
      <w:ins w:id="321" w:author="Steven" w:date="2022-04-01T17:21:00Z">
        <w:r>
          <w:rPr>
            <w:noProof/>
            <w:webHidden/>
          </w:rPr>
          <w:t>19</w:t>
        </w:r>
      </w:ins>
      <w:ins w:id="322" w:author="Steven" w:date="2022-04-01T17:20:00Z">
        <w:r>
          <w:rPr>
            <w:noProof/>
            <w:webHidden/>
          </w:rPr>
          <w:fldChar w:fldCharType="end"/>
        </w:r>
        <w:r w:rsidRPr="00432F32">
          <w:rPr>
            <w:rStyle w:val="Hyperlink"/>
            <w:noProof/>
          </w:rPr>
          <w:fldChar w:fldCharType="end"/>
        </w:r>
      </w:ins>
    </w:p>
    <w:p w14:paraId="1CBFB07C" w14:textId="67834E3E" w:rsidR="007C576C" w:rsidRDefault="007C576C">
      <w:pPr>
        <w:pStyle w:val="TOC3"/>
        <w:tabs>
          <w:tab w:val="right" w:leader="dot" w:pos="9350"/>
        </w:tabs>
        <w:rPr>
          <w:ins w:id="323" w:author="Steven" w:date="2022-04-01T17:20:00Z"/>
          <w:rFonts w:asciiTheme="minorHAnsi" w:eastAsiaTheme="minorEastAsia" w:hAnsiTheme="minorHAnsi" w:cstheme="minorBidi"/>
          <w:i w:val="0"/>
          <w:iCs w:val="0"/>
          <w:noProof/>
          <w:sz w:val="22"/>
          <w:szCs w:val="22"/>
        </w:rPr>
      </w:pPr>
      <w:ins w:id="32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"_Toc99726152"</w:instrText>
        </w:r>
        <w:r w:rsidRPr="00432F32">
          <w:rPr>
            <w:rStyle w:val="Hyperlink"/>
            <w:noProof/>
          </w:rPr>
          <w:instrText xml:space="preserve"> </w:instrText>
        </w:r>
        <w:r w:rsidRPr="00432F32">
          <w:rPr>
            <w:rStyle w:val="Hyperlink"/>
            <w:noProof/>
          </w:rPr>
          <w:fldChar w:fldCharType="separate"/>
        </w:r>
        <w:r w:rsidRPr="00432F32">
          <w:rPr>
            <w:rStyle w:val="Hyperlink"/>
            <w:noProof/>
          </w:rPr>
          <w:t>6.7.3. Segment Velocity Referential Density Scale Modifier</w:t>
        </w:r>
        <w:r>
          <w:rPr>
            <w:noProof/>
            <w:webHidden/>
          </w:rPr>
          <w:tab/>
        </w:r>
        <w:r>
          <w:rPr>
            <w:noProof/>
            <w:webHidden/>
          </w:rPr>
          <w:fldChar w:fldCharType="begin"/>
        </w:r>
        <w:r>
          <w:rPr>
            <w:noProof/>
            <w:webHidden/>
          </w:rPr>
          <w:instrText xml:space="preserve"> PAGEREF _Toc99726152 \h </w:instrText>
        </w:r>
      </w:ins>
      <w:r>
        <w:rPr>
          <w:noProof/>
          <w:webHidden/>
        </w:rPr>
      </w:r>
      <w:r>
        <w:rPr>
          <w:noProof/>
          <w:webHidden/>
        </w:rPr>
        <w:fldChar w:fldCharType="separate"/>
      </w:r>
      <w:ins w:id="325" w:author="Steven" w:date="2022-04-01T17:21:00Z">
        <w:r>
          <w:rPr>
            <w:noProof/>
            <w:webHidden/>
          </w:rPr>
          <w:t>20</w:t>
        </w:r>
      </w:ins>
      <w:ins w:id="326" w:author="Steven" w:date="2022-04-01T17:20:00Z">
        <w:r>
          <w:rPr>
            <w:noProof/>
            <w:webHidden/>
          </w:rPr>
          <w:fldChar w:fldCharType="end"/>
        </w:r>
        <w:r w:rsidRPr="00432F32">
          <w:rPr>
            <w:rStyle w:val="Hyperlink"/>
            <w:noProof/>
          </w:rPr>
          <w:fldChar w:fldCharType="end"/>
        </w:r>
      </w:ins>
    </w:p>
    <w:p w14:paraId="00E2383A" w14:textId="298735C5" w:rsidR="007C576C" w:rsidRDefault="007C576C">
      <w:pPr>
        <w:pStyle w:val="TOC3"/>
        <w:tabs>
          <w:tab w:val="right" w:leader="dot" w:pos="9350"/>
        </w:tabs>
        <w:rPr>
          <w:ins w:id="327" w:author="Steven" w:date="2022-04-01T17:20:00Z"/>
          <w:rFonts w:asciiTheme="minorHAnsi" w:eastAsiaTheme="minorEastAsia" w:hAnsiTheme="minorHAnsi" w:cstheme="minorBidi"/>
          <w:i w:val="0"/>
          <w:iCs w:val="0"/>
          <w:noProof/>
          <w:sz w:val="22"/>
          <w:szCs w:val="22"/>
        </w:rPr>
      </w:pPr>
      <w:ins w:id="32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"_Toc99726153"</w:instrText>
        </w:r>
        <w:r w:rsidRPr="00432F32">
          <w:rPr>
            <w:rStyle w:val="Hyperlink"/>
            <w:noProof/>
          </w:rPr>
          <w:instrText xml:space="preserve"> </w:instrText>
        </w:r>
        <w:r w:rsidRPr="00432F32">
          <w:rPr>
            <w:rStyle w:val="Hyperlink"/>
            <w:noProof/>
          </w:rPr>
          <w:fldChar w:fldCharType="separate"/>
        </w:r>
        <w:r w:rsidRPr="00432F32">
          <w:rPr>
            <w:rStyle w:val="Hyperlink"/>
            <w:noProof/>
          </w:rPr>
          <w:t>6.7.4. Segment Velocity Density &amp; Fractional Anisotropy Scale Modifier</w:t>
        </w:r>
        <w:r>
          <w:rPr>
            <w:noProof/>
            <w:webHidden/>
          </w:rPr>
          <w:tab/>
        </w:r>
        <w:r>
          <w:rPr>
            <w:noProof/>
            <w:webHidden/>
          </w:rPr>
          <w:fldChar w:fldCharType="begin"/>
        </w:r>
        <w:r>
          <w:rPr>
            <w:noProof/>
            <w:webHidden/>
          </w:rPr>
          <w:instrText xml:space="preserve"> PAGEREF _Toc99726153 \h </w:instrText>
        </w:r>
      </w:ins>
      <w:r>
        <w:rPr>
          <w:noProof/>
          <w:webHidden/>
        </w:rPr>
      </w:r>
      <w:r>
        <w:rPr>
          <w:noProof/>
          <w:webHidden/>
        </w:rPr>
        <w:fldChar w:fldCharType="separate"/>
      </w:r>
      <w:ins w:id="329" w:author="Steven" w:date="2022-04-01T17:21:00Z">
        <w:r>
          <w:rPr>
            <w:noProof/>
            <w:webHidden/>
          </w:rPr>
          <w:t>20</w:t>
        </w:r>
      </w:ins>
      <w:ins w:id="330" w:author="Steven" w:date="2022-04-01T17:20:00Z">
        <w:r>
          <w:rPr>
            <w:noProof/>
            <w:webHidden/>
          </w:rPr>
          <w:fldChar w:fldCharType="end"/>
        </w:r>
        <w:r w:rsidRPr="00432F32">
          <w:rPr>
            <w:rStyle w:val="Hyperlink"/>
            <w:noProof/>
          </w:rPr>
          <w:fldChar w:fldCharType="end"/>
        </w:r>
      </w:ins>
    </w:p>
    <w:p w14:paraId="0193BEDF" w14:textId="3A71B823" w:rsidR="007C576C" w:rsidRDefault="007C576C">
      <w:pPr>
        <w:pStyle w:val="TOC3"/>
        <w:tabs>
          <w:tab w:val="right" w:leader="dot" w:pos="9350"/>
        </w:tabs>
        <w:rPr>
          <w:ins w:id="331" w:author="Steven" w:date="2022-04-01T17:20:00Z"/>
          <w:rFonts w:asciiTheme="minorHAnsi" w:eastAsiaTheme="minorEastAsia" w:hAnsiTheme="minorHAnsi" w:cstheme="minorBidi"/>
          <w:i w:val="0"/>
          <w:iCs w:val="0"/>
          <w:noProof/>
          <w:sz w:val="22"/>
          <w:szCs w:val="22"/>
        </w:rPr>
      </w:pPr>
      <w:ins w:id="33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"_Toc99726154"</w:instrText>
        </w:r>
        <w:r w:rsidRPr="00432F32">
          <w:rPr>
            <w:rStyle w:val="Hyperlink"/>
            <w:noProof/>
          </w:rPr>
          <w:instrText xml:space="preserve"> </w:instrText>
        </w:r>
        <w:r w:rsidRPr="00432F32">
          <w:rPr>
            <w:rStyle w:val="Hyperlink"/>
            <w:noProof/>
          </w:rPr>
          <w:fldChar w:fldCharType="separate"/>
        </w:r>
        <w:r w:rsidRPr="00432F32">
          <w:rPr>
            <w:rStyle w:val="Hyperlink"/>
            <w:noProof/>
          </w:rPr>
          <w:t>6.7.5. Sigmoid Segment Velocity Modifier</w:t>
        </w:r>
        <w:r>
          <w:rPr>
            <w:noProof/>
            <w:webHidden/>
          </w:rPr>
          <w:tab/>
        </w:r>
        <w:r>
          <w:rPr>
            <w:noProof/>
            <w:webHidden/>
          </w:rPr>
          <w:fldChar w:fldCharType="begin"/>
        </w:r>
        <w:r>
          <w:rPr>
            <w:noProof/>
            <w:webHidden/>
          </w:rPr>
          <w:instrText xml:space="preserve"> PAGEREF _Toc99726154 \h </w:instrText>
        </w:r>
      </w:ins>
      <w:r>
        <w:rPr>
          <w:noProof/>
          <w:webHidden/>
        </w:rPr>
      </w:r>
      <w:r>
        <w:rPr>
          <w:noProof/>
          <w:webHidden/>
        </w:rPr>
        <w:fldChar w:fldCharType="separate"/>
      </w:r>
      <w:ins w:id="333" w:author="Steven" w:date="2022-04-01T17:21:00Z">
        <w:r>
          <w:rPr>
            <w:noProof/>
            <w:webHidden/>
          </w:rPr>
          <w:t>20</w:t>
        </w:r>
      </w:ins>
      <w:ins w:id="334" w:author="Steven" w:date="2022-04-01T17:20:00Z">
        <w:r>
          <w:rPr>
            <w:noProof/>
            <w:webHidden/>
          </w:rPr>
          <w:fldChar w:fldCharType="end"/>
        </w:r>
        <w:r w:rsidRPr="00432F32">
          <w:rPr>
            <w:rStyle w:val="Hyperlink"/>
            <w:noProof/>
          </w:rPr>
          <w:fldChar w:fldCharType="end"/>
        </w:r>
      </w:ins>
    </w:p>
    <w:p w14:paraId="1C0E3487" w14:textId="3F83337A" w:rsidR="007C576C" w:rsidRDefault="007C576C">
      <w:pPr>
        <w:pStyle w:val="TOC3"/>
        <w:tabs>
          <w:tab w:val="right" w:leader="dot" w:pos="9350"/>
        </w:tabs>
        <w:rPr>
          <w:ins w:id="335" w:author="Steven" w:date="2022-04-01T17:20:00Z"/>
          <w:rFonts w:asciiTheme="minorHAnsi" w:eastAsiaTheme="minorEastAsia" w:hAnsiTheme="minorHAnsi" w:cstheme="minorBidi"/>
          <w:i w:val="0"/>
          <w:iCs w:val="0"/>
          <w:noProof/>
          <w:sz w:val="22"/>
          <w:szCs w:val="22"/>
        </w:rPr>
      </w:pPr>
      <w:ins w:id="33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"_Toc99726155"</w:instrText>
        </w:r>
        <w:r w:rsidRPr="00432F32">
          <w:rPr>
            <w:rStyle w:val="Hyperlink"/>
            <w:noProof/>
          </w:rPr>
          <w:instrText xml:space="preserve"> </w:instrText>
        </w:r>
        <w:r w:rsidRPr="00432F32">
          <w:rPr>
            <w:rStyle w:val="Hyperlink"/>
            <w:noProof/>
          </w:rPr>
          <w:fldChar w:fldCharType="separate"/>
        </w:r>
        <w:r w:rsidRPr="00432F32">
          <w:rPr>
            <w:rStyle w:val="Hyperlink"/>
            <w:noProof/>
          </w:rPr>
          <w:t>6.7.6. Sigmoid Adjusted Segment Velocity Modifier</w:t>
        </w:r>
        <w:r>
          <w:rPr>
            <w:noProof/>
            <w:webHidden/>
          </w:rPr>
          <w:tab/>
        </w:r>
        <w:r>
          <w:rPr>
            <w:noProof/>
            <w:webHidden/>
          </w:rPr>
          <w:fldChar w:fldCharType="begin"/>
        </w:r>
        <w:r>
          <w:rPr>
            <w:noProof/>
            <w:webHidden/>
          </w:rPr>
          <w:instrText xml:space="preserve"> PAGEREF _Toc99726155 \h </w:instrText>
        </w:r>
      </w:ins>
      <w:r>
        <w:rPr>
          <w:noProof/>
          <w:webHidden/>
        </w:rPr>
      </w:r>
      <w:r>
        <w:rPr>
          <w:noProof/>
          <w:webHidden/>
        </w:rPr>
        <w:fldChar w:fldCharType="separate"/>
      </w:r>
      <w:ins w:id="337" w:author="Steven" w:date="2022-04-01T17:21:00Z">
        <w:r>
          <w:rPr>
            <w:noProof/>
            <w:webHidden/>
          </w:rPr>
          <w:t>21</w:t>
        </w:r>
      </w:ins>
      <w:ins w:id="338" w:author="Steven" w:date="2022-04-01T17:20:00Z">
        <w:r>
          <w:rPr>
            <w:noProof/>
            <w:webHidden/>
          </w:rPr>
          <w:fldChar w:fldCharType="end"/>
        </w:r>
        <w:r w:rsidRPr="00432F32">
          <w:rPr>
            <w:rStyle w:val="Hyperlink"/>
            <w:noProof/>
          </w:rPr>
          <w:fldChar w:fldCharType="end"/>
        </w:r>
      </w:ins>
    </w:p>
    <w:p w14:paraId="6801D0E7" w14:textId="59131E5B" w:rsidR="007C576C" w:rsidRDefault="007C576C">
      <w:pPr>
        <w:pStyle w:val="TOC3"/>
        <w:tabs>
          <w:tab w:val="right" w:leader="dot" w:pos="9350"/>
        </w:tabs>
        <w:rPr>
          <w:ins w:id="339" w:author="Steven" w:date="2022-04-01T17:20:00Z"/>
          <w:rFonts w:asciiTheme="minorHAnsi" w:eastAsiaTheme="minorEastAsia" w:hAnsiTheme="minorHAnsi" w:cstheme="minorBidi"/>
          <w:i w:val="0"/>
          <w:iCs w:val="0"/>
          <w:noProof/>
          <w:sz w:val="22"/>
          <w:szCs w:val="22"/>
        </w:rPr>
      </w:pPr>
      <w:ins w:id="34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"_Toc99726156"</w:instrText>
        </w:r>
        <w:r w:rsidRPr="00432F32">
          <w:rPr>
            <w:rStyle w:val="Hyperlink"/>
            <w:noProof/>
          </w:rPr>
          <w:instrText xml:space="preserve"> </w:instrText>
        </w:r>
        <w:r w:rsidRPr="00432F32">
          <w:rPr>
            <w:rStyle w:val="Hyperlink"/>
            <w:noProof/>
          </w:rPr>
          <w:fldChar w:fldCharType="separate"/>
        </w:r>
        <w:r w:rsidRPr="00432F32">
          <w:rPr>
            <w:rStyle w:val="Hyperlink"/>
            <w:noProof/>
          </w:rPr>
          <w:t>6.7.7. Gompertz Segment Velocity Modifier</w:t>
        </w:r>
        <w:r>
          <w:rPr>
            <w:noProof/>
            <w:webHidden/>
          </w:rPr>
          <w:tab/>
        </w:r>
        <w:r>
          <w:rPr>
            <w:noProof/>
            <w:webHidden/>
          </w:rPr>
          <w:fldChar w:fldCharType="begin"/>
        </w:r>
        <w:r>
          <w:rPr>
            <w:noProof/>
            <w:webHidden/>
          </w:rPr>
          <w:instrText xml:space="preserve"> PAGEREF _Toc99726156 \h </w:instrText>
        </w:r>
      </w:ins>
      <w:r>
        <w:rPr>
          <w:noProof/>
          <w:webHidden/>
        </w:rPr>
      </w:r>
      <w:r>
        <w:rPr>
          <w:noProof/>
          <w:webHidden/>
        </w:rPr>
        <w:fldChar w:fldCharType="separate"/>
      </w:r>
      <w:ins w:id="341" w:author="Steven" w:date="2022-04-01T17:21:00Z">
        <w:r>
          <w:rPr>
            <w:noProof/>
            <w:webHidden/>
          </w:rPr>
          <w:t>22</w:t>
        </w:r>
      </w:ins>
      <w:ins w:id="342" w:author="Steven" w:date="2022-04-01T17:20:00Z">
        <w:r>
          <w:rPr>
            <w:noProof/>
            <w:webHidden/>
          </w:rPr>
          <w:fldChar w:fldCharType="end"/>
        </w:r>
        <w:r w:rsidRPr="00432F32">
          <w:rPr>
            <w:rStyle w:val="Hyperlink"/>
            <w:noProof/>
          </w:rPr>
          <w:fldChar w:fldCharType="end"/>
        </w:r>
      </w:ins>
    </w:p>
    <w:p w14:paraId="28B825C4" w14:textId="50B54ADB" w:rsidR="007C576C" w:rsidRDefault="007C576C">
      <w:pPr>
        <w:pStyle w:val="TOC2"/>
        <w:tabs>
          <w:tab w:val="right" w:leader="dot" w:pos="9350"/>
        </w:tabs>
        <w:rPr>
          <w:ins w:id="343" w:author="Steven" w:date="2022-04-01T17:20:00Z"/>
          <w:rFonts w:asciiTheme="minorHAnsi" w:eastAsiaTheme="minorEastAsia" w:hAnsiTheme="minorHAnsi" w:cstheme="minorBidi"/>
          <w:smallCaps w:val="0"/>
          <w:noProof/>
          <w:sz w:val="22"/>
          <w:szCs w:val="22"/>
        </w:rPr>
      </w:pPr>
      <w:ins w:id="34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"_Toc99726157"</w:instrText>
        </w:r>
        <w:r w:rsidRPr="00432F32">
          <w:rPr>
            <w:rStyle w:val="Hyperlink"/>
            <w:noProof/>
          </w:rPr>
          <w:instrText xml:space="preserve"> </w:instrText>
        </w:r>
        <w:r w:rsidRPr="00432F32">
          <w:rPr>
            <w:rStyle w:val="Hyperlink"/>
            <w:noProof/>
          </w:rPr>
          <w:fldChar w:fldCharType="separate"/>
        </w:r>
        <w:r w:rsidRPr="00432F32">
          <w:rPr>
            <w:rStyle w:val="Hyperlink"/>
            <w:noProof/>
          </w:rPr>
          <w:t>6.8. Previous Segment Contribution (PSC) Manager</w:t>
        </w:r>
        <w:r>
          <w:rPr>
            <w:noProof/>
            <w:webHidden/>
          </w:rPr>
          <w:tab/>
        </w:r>
        <w:r>
          <w:rPr>
            <w:noProof/>
            <w:webHidden/>
          </w:rPr>
          <w:fldChar w:fldCharType="begin"/>
        </w:r>
        <w:r>
          <w:rPr>
            <w:noProof/>
            <w:webHidden/>
          </w:rPr>
          <w:instrText xml:space="preserve"> PAGEREF _Toc99726157 \h </w:instrText>
        </w:r>
      </w:ins>
      <w:r>
        <w:rPr>
          <w:noProof/>
          <w:webHidden/>
        </w:rPr>
      </w:r>
      <w:r>
        <w:rPr>
          <w:noProof/>
          <w:webHidden/>
        </w:rPr>
        <w:fldChar w:fldCharType="separate"/>
      </w:r>
      <w:ins w:id="345" w:author="Steven" w:date="2022-04-01T17:21:00Z">
        <w:r>
          <w:rPr>
            <w:noProof/>
            <w:webHidden/>
          </w:rPr>
          <w:t>22</w:t>
        </w:r>
      </w:ins>
      <w:ins w:id="346" w:author="Steven" w:date="2022-04-01T17:20:00Z">
        <w:r>
          <w:rPr>
            <w:noProof/>
            <w:webHidden/>
          </w:rPr>
          <w:fldChar w:fldCharType="end"/>
        </w:r>
        <w:r w:rsidRPr="00432F32">
          <w:rPr>
            <w:rStyle w:val="Hyperlink"/>
            <w:noProof/>
          </w:rPr>
          <w:fldChar w:fldCharType="end"/>
        </w:r>
      </w:ins>
    </w:p>
    <w:p w14:paraId="3B8DAB51" w14:textId="2FEE5E21" w:rsidR="007C576C" w:rsidRDefault="007C576C">
      <w:pPr>
        <w:pStyle w:val="TOC3"/>
        <w:tabs>
          <w:tab w:val="right" w:leader="dot" w:pos="9350"/>
        </w:tabs>
        <w:rPr>
          <w:ins w:id="347" w:author="Steven" w:date="2022-04-01T17:20:00Z"/>
          <w:rFonts w:asciiTheme="minorHAnsi" w:eastAsiaTheme="minorEastAsia" w:hAnsiTheme="minorHAnsi" w:cstheme="minorBidi"/>
          <w:i w:val="0"/>
          <w:iCs w:val="0"/>
          <w:noProof/>
          <w:sz w:val="22"/>
          <w:szCs w:val="22"/>
        </w:rPr>
      </w:pPr>
      <w:ins w:id="34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"_Toc99726158"</w:instrText>
        </w:r>
        <w:r w:rsidRPr="00432F32">
          <w:rPr>
            <w:rStyle w:val="Hyperlink"/>
            <w:noProof/>
          </w:rPr>
          <w:instrText xml:space="preserve"> </w:instrText>
        </w:r>
        <w:r w:rsidRPr="00432F32">
          <w:rPr>
            <w:rStyle w:val="Hyperlink"/>
            <w:noProof/>
          </w:rPr>
          <w:fldChar w:fldCharType="separate"/>
        </w:r>
        <w:r w:rsidRPr="00432F32">
          <w:rPr>
            <w:rStyle w:val="Hyperlink"/>
            <w:noProof/>
          </w:rPr>
          <w:t>6.8.1. Previous Segment PSC Modifier</w:t>
        </w:r>
        <w:r>
          <w:rPr>
            <w:noProof/>
            <w:webHidden/>
          </w:rPr>
          <w:tab/>
        </w:r>
        <w:r>
          <w:rPr>
            <w:noProof/>
            <w:webHidden/>
          </w:rPr>
          <w:fldChar w:fldCharType="begin"/>
        </w:r>
        <w:r>
          <w:rPr>
            <w:noProof/>
            <w:webHidden/>
          </w:rPr>
          <w:instrText xml:space="preserve"> PAGEREF _Toc99726158 \h </w:instrText>
        </w:r>
      </w:ins>
      <w:r>
        <w:rPr>
          <w:noProof/>
          <w:webHidden/>
        </w:rPr>
      </w:r>
      <w:r>
        <w:rPr>
          <w:noProof/>
          <w:webHidden/>
        </w:rPr>
        <w:fldChar w:fldCharType="separate"/>
      </w:r>
      <w:ins w:id="349" w:author="Steven" w:date="2022-04-01T17:21:00Z">
        <w:r>
          <w:rPr>
            <w:noProof/>
            <w:webHidden/>
          </w:rPr>
          <w:t>23</w:t>
        </w:r>
      </w:ins>
      <w:ins w:id="350" w:author="Steven" w:date="2022-04-01T17:20:00Z">
        <w:r>
          <w:rPr>
            <w:noProof/>
            <w:webHidden/>
          </w:rPr>
          <w:fldChar w:fldCharType="end"/>
        </w:r>
        <w:r w:rsidRPr="00432F32">
          <w:rPr>
            <w:rStyle w:val="Hyperlink"/>
            <w:noProof/>
          </w:rPr>
          <w:fldChar w:fldCharType="end"/>
        </w:r>
      </w:ins>
    </w:p>
    <w:p w14:paraId="44F21778" w14:textId="549B0074" w:rsidR="007C576C" w:rsidRDefault="007C576C">
      <w:pPr>
        <w:pStyle w:val="TOC2"/>
        <w:tabs>
          <w:tab w:val="right" w:leader="dot" w:pos="9350"/>
        </w:tabs>
        <w:rPr>
          <w:ins w:id="351" w:author="Steven" w:date="2022-04-01T17:20:00Z"/>
          <w:rFonts w:asciiTheme="minorHAnsi" w:eastAsiaTheme="minorEastAsia" w:hAnsiTheme="minorHAnsi" w:cstheme="minorBidi"/>
          <w:smallCaps w:val="0"/>
          <w:noProof/>
          <w:sz w:val="22"/>
          <w:szCs w:val="22"/>
        </w:rPr>
      </w:pPr>
      <w:ins w:id="35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"_Toc99726159"</w:instrText>
        </w:r>
        <w:r w:rsidRPr="00432F32">
          <w:rPr>
            <w:rStyle w:val="Hyperlink"/>
            <w:noProof/>
          </w:rPr>
          <w:instrText xml:space="preserve"> </w:instrText>
        </w:r>
        <w:r w:rsidRPr="00432F32">
          <w:rPr>
            <w:rStyle w:val="Hyperlink"/>
            <w:noProof/>
          </w:rPr>
          <w:fldChar w:fldCharType="separate"/>
        </w:r>
        <w:r w:rsidRPr="00432F32">
          <w:rPr>
            <w:rStyle w:val="Hyperlink"/>
            <w:noProof/>
          </w:rPr>
          <w:t>6.9. Proto Previous Segment Contribution (PSC) Manager</w:t>
        </w:r>
        <w:r>
          <w:rPr>
            <w:noProof/>
            <w:webHidden/>
          </w:rPr>
          <w:tab/>
        </w:r>
        <w:r>
          <w:rPr>
            <w:noProof/>
            <w:webHidden/>
          </w:rPr>
          <w:fldChar w:fldCharType="begin"/>
        </w:r>
        <w:r>
          <w:rPr>
            <w:noProof/>
            <w:webHidden/>
          </w:rPr>
          <w:instrText xml:space="preserve"> PAGEREF _Toc99726159 \h </w:instrText>
        </w:r>
      </w:ins>
      <w:r>
        <w:rPr>
          <w:noProof/>
          <w:webHidden/>
        </w:rPr>
      </w:r>
      <w:r>
        <w:rPr>
          <w:noProof/>
          <w:webHidden/>
        </w:rPr>
        <w:fldChar w:fldCharType="separate"/>
      </w:r>
      <w:ins w:id="353" w:author="Steven" w:date="2022-04-01T17:21:00Z">
        <w:r>
          <w:rPr>
            <w:noProof/>
            <w:webHidden/>
          </w:rPr>
          <w:t>23</w:t>
        </w:r>
      </w:ins>
      <w:ins w:id="354" w:author="Steven" w:date="2022-04-01T17:20:00Z">
        <w:r>
          <w:rPr>
            <w:noProof/>
            <w:webHidden/>
          </w:rPr>
          <w:fldChar w:fldCharType="end"/>
        </w:r>
        <w:r w:rsidRPr="00432F32">
          <w:rPr>
            <w:rStyle w:val="Hyperlink"/>
            <w:noProof/>
          </w:rPr>
          <w:fldChar w:fldCharType="end"/>
        </w:r>
      </w:ins>
    </w:p>
    <w:p w14:paraId="167B36A8" w14:textId="506069CF" w:rsidR="007C576C" w:rsidRDefault="007C576C">
      <w:pPr>
        <w:pStyle w:val="TOC3"/>
        <w:tabs>
          <w:tab w:val="right" w:leader="dot" w:pos="9350"/>
        </w:tabs>
        <w:rPr>
          <w:ins w:id="355" w:author="Steven" w:date="2022-04-01T17:20:00Z"/>
          <w:rFonts w:asciiTheme="minorHAnsi" w:eastAsiaTheme="minorEastAsia" w:hAnsiTheme="minorHAnsi" w:cstheme="minorBidi"/>
          <w:i w:val="0"/>
          <w:iCs w:val="0"/>
          <w:noProof/>
          <w:sz w:val="22"/>
          <w:szCs w:val="22"/>
        </w:rPr>
      </w:pPr>
      <w:ins w:id="35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"_Toc99726160"</w:instrText>
        </w:r>
        <w:r w:rsidRPr="00432F32">
          <w:rPr>
            <w:rStyle w:val="Hyperlink"/>
            <w:noProof/>
          </w:rPr>
          <w:instrText xml:space="preserve"> </w:instrText>
        </w:r>
        <w:r w:rsidRPr="00432F32">
          <w:rPr>
            <w:rStyle w:val="Hyperlink"/>
            <w:noProof/>
          </w:rPr>
          <w:fldChar w:fldCharType="separate"/>
        </w:r>
        <w:r w:rsidRPr="00432F32">
          <w:rPr>
            <w:rStyle w:val="Hyperlink"/>
            <w:noProof/>
          </w:rPr>
          <w:t>6.9.1. Proto Previous Segment PSC Modifier</w:t>
        </w:r>
        <w:r>
          <w:rPr>
            <w:noProof/>
            <w:webHidden/>
          </w:rPr>
          <w:tab/>
        </w:r>
        <w:r>
          <w:rPr>
            <w:noProof/>
            <w:webHidden/>
          </w:rPr>
          <w:fldChar w:fldCharType="begin"/>
        </w:r>
        <w:r>
          <w:rPr>
            <w:noProof/>
            <w:webHidden/>
          </w:rPr>
          <w:instrText xml:space="preserve"> PAGEREF _Toc99726160 \h </w:instrText>
        </w:r>
      </w:ins>
      <w:r>
        <w:rPr>
          <w:noProof/>
          <w:webHidden/>
        </w:rPr>
      </w:r>
      <w:r>
        <w:rPr>
          <w:noProof/>
          <w:webHidden/>
        </w:rPr>
        <w:fldChar w:fldCharType="separate"/>
      </w:r>
      <w:ins w:id="357" w:author="Steven" w:date="2022-04-01T17:21:00Z">
        <w:r>
          <w:rPr>
            <w:noProof/>
            <w:webHidden/>
          </w:rPr>
          <w:t>23</w:t>
        </w:r>
      </w:ins>
      <w:ins w:id="358" w:author="Steven" w:date="2022-04-01T17:20:00Z">
        <w:r>
          <w:rPr>
            <w:noProof/>
            <w:webHidden/>
          </w:rPr>
          <w:fldChar w:fldCharType="end"/>
        </w:r>
        <w:r w:rsidRPr="00432F32">
          <w:rPr>
            <w:rStyle w:val="Hyperlink"/>
            <w:noProof/>
          </w:rPr>
          <w:fldChar w:fldCharType="end"/>
        </w:r>
      </w:ins>
    </w:p>
    <w:p w14:paraId="0FEC7944" w14:textId="1F410EEF" w:rsidR="007C576C" w:rsidRDefault="007C576C">
      <w:pPr>
        <w:pStyle w:val="TOC2"/>
        <w:tabs>
          <w:tab w:val="right" w:leader="dot" w:pos="9350"/>
        </w:tabs>
        <w:rPr>
          <w:ins w:id="359" w:author="Steven" w:date="2022-04-01T17:20:00Z"/>
          <w:rFonts w:asciiTheme="minorHAnsi" w:eastAsiaTheme="minorEastAsia" w:hAnsiTheme="minorHAnsi" w:cstheme="minorBidi"/>
          <w:smallCaps w:val="0"/>
          <w:noProof/>
          <w:sz w:val="22"/>
          <w:szCs w:val="22"/>
        </w:rPr>
      </w:pPr>
      <w:ins w:id="36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"_Toc99726161"</w:instrText>
        </w:r>
        <w:r w:rsidRPr="00432F32">
          <w:rPr>
            <w:rStyle w:val="Hyperlink"/>
            <w:noProof/>
          </w:rPr>
          <w:instrText xml:space="preserve"> </w:instrText>
        </w:r>
        <w:r w:rsidRPr="00432F32">
          <w:rPr>
            <w:rStyle w:val="Hyperlink"/>
            <w:noProof/>
          </w:rPr>
          <w:fldChar w:fldCharType="separate"/>
        </w:r>
        <w:r w:rsidRPr="00432F32">
          <w:rPr>
            <w:rStyle w:val="Hyperlink"/>
            <w:noProof/>
          </w:rPr>
          <w:t>6.10. Position Dependent Direction (PDD) Manager</w:t>
        </w:r>
        <w:r>
          <w:rPr>
            <w:noProof/>
            <w:webHidden/>
          </w:rPr>
          <w:tab/>
        </w:r>
        <w:r>
          <w:rPr>
            <w:noProof/>
            <w:webHidden/>
          </w:rPr>
          <w:fldChar w:fldCharType="begin"/>
        </w:r>
        <w:r>
          <w:rPr>
            <w:noProof/>
            <w:webHidden/>
          </w:rPr>
          <w:instrText xml:space="preserve"> PAGEREF _Toc99726161 \h </w:instrText>
        </w:r>
      </w:ins>
      <w:r>
        <w:rPr>
          <w:noProof/>
          <w:webHidden/>
        </w:rPr>
      </w:r>
      <w:r>
        <w:rPr>
          <w:noProof/>
          <w:webHidden/>
        </w:rPr>
        <w:fldChar w:fldCharType="separate"/>
      </w:r>
      <w:ins w:id="361" w:author="Steven" w:date="2022-04-01T17:21:00Z">
        <w:r>
          <w:rPr>
            <w:noProof/>
            <w:webHidden/>
          </w:rPr>
          <w:t>23</w:t>
        </w:r>
      </w:ins>
      <w:ins w:id="362" w:author="Steven" w:date="2022-04-01T17:20:00Z">
        <w:r>
          <w:rPr>
            <w:noProof/>
            <w:webHidden/>
          </w:rPr>
          <w:fldChar w:fldCharType="end"/>
        </w:r>
        <w:r w:rsidRPr="00432F32">
          <w:rPr>
            <w:rStyle w:val="Hyperlink"/>
            <w:noProof/>
          </w:rPr>
          <w:fldChar w:fldCharType="end"/>
        </w:r>
      </w:ins>
    </w:p>
    <w:p w14:paraId="7DF4DBF3" w14:textId="350D52E0" w:rsidR="007C576C" w:rsidRDefault="007C576C">
      <w:pPr>
        <w:pStyle w:val="TOC3"/>
        <w:tabs>
          <w:tab w:val="right" w:leader="dot" w:pos="9350"/>
        </w:tabs>
        <w:rPr>
          <w:ins w:id="363" w:author="Steven" w:date="2022-04-01T17:20:00Z"/>
          <w:rFonts w:asciiTheme="minorHAnsi" w:eastAsiaTheme="minorEastAsia" w:hAnsiTheme="minorHAnsi" w:cstheme="minorBidi"/>
          <w:i w:val="0"/>
          <w:iCs w:val="0"/>
          <w:noProof/>
          <w:sz w:val="22"/>
          <w:szCs w:val="22"/>
        </w:rPr>
      </w:pPr>
      <w:ins w:id="36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"_Toc99726162"</w:instrText>
        </w:r>
        <w:r w:rsidRPr="00432F32">
          <w:rPr>
            <w:rStyle w:val="Hyperlink"/>
            <w:noProof/>
          </w:rPr>
          <w:instrText xml:space="preserve"> </w:instrText>
        </w:r>
        <w:r w:rsidRPr="00432F32">
          <w:rPr>
            <w:rStyle w:val="Hyperlink"/>
            <w:noProof/>
          </w:rPr>
          <w:fldChar w:fldCharType="separate"/>
        </w:r>
        <w:r w:rsidRPr="00432F32">
          <w:rPr>
            <w:rStyle w:val="Hyperlink"/>
            <w:noProof/>
          </w:rPr>
          <w:t>6.10.1. Fiber PDD</w:t>
        </w:r>
        <w:r>
          <w:rPr>
            <w:noProof/>
            <w:webHidden/>
          </w:rPr>
          <w:tab/>
        </w:r>
        <w:r>
          <w:rPr>
            <w:noProof/>
            <w:webHidden/>
          </w:rPr>
          <w:fldChar w:fldCharType="begin"/>
        </w:r>
        <w:r>
          <w:rPr>
            <w:noProof/>
            <w:webHidden/>
          </w:rPr>
          <w:instrText xml:space="preserve"> PAGEREF _Toc99726162 \h </w:instrText>
        </w:r>
      </w:ins>
      <w:r>
        <w:rPr>
          <w:noProof/>
          <w:webHidden/>
        </w:rPr>
      </w:r>
      <w:r>
        <w:rPr>
          <w:noProof/>
          <w:webHidden/>
        </w:rPr>
        <w:fldChar w:fldCharType="separate"/>
      </w:r>
      <w:ins w:id="365" w:author="Steven" w:date="2022-04-01T17:21:00Z">
        <w:r>
          <w:rPr>
            <w:noProof/>
            <w:webHidden/>
          </w:rPr>
          <w:t>23</w:t>
        </w:r>
      </w:ins>
      <w:ins w:id="366" w:author="Steven" w:date="2022-04-01T17:20:00Z">
        <w:r>
          <w:rPr>
            <w:noProof/>
            <w:webHidden/>
          </w:rPr>
          <w:fldChar w:fldCharType="end"/>
        </w:r>
        <w:r w:rsidRPr="00432F32">
          <w:rPr>
            <w:rStyle w:val="Hyperlink"/>
            <w:noProof/>
          </w:rPr>
          <w:fldChar w:fldCharType="end"/>
        </w:r>
      </w:ins>
    </w:p>
    <w:p w14:paraId="35A6E699" w14:textId="08664115" w:rsidR="007C576C" w:rsidRDefault="007C576C">
      <w:pPr>
        <w:pStyle w:val="TOC3"/>
        <w:tabs>
          <w:tab w:val="right" w:leader="dot" w:pos="9350"/>
        </w:tabs>
        <w:rPr>
          <w:ins w:id="367" w:author="Steven" w:date="2022-04-01T17:20:00Z"/>
          <w:rFonts w:asciiTheme="minorHAnsi" w:eastAsiaTheme="minorEastAsia" w:hAnsiTheme="minorHAnsi" w:cstheme="minorBidi"/>
          <w:i w:val="0"/>
          <w:iCs w:val="0"/>
          <w:noProof/>
          <w:sz w:val="22"/>
          <w:szCs w:val="22"/>
        </w:rPr>
      </w:pPr>
      <w:ins w:id="36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"_Toc99726163"</w:instrText>
        </w:r>
        <w:r w:rsidRPr="00432F32">
          <w:rPr>
            <w:rStyle w:val="Hyperlink"/>
            <w:noProof/>
          </w:rPr>
          <w:instrText xml:space="preserve"> </w:instrText>
        </w:r>
        <w:r w:rsidRPr="00432F32">
          <w:rPr>
            <w:rStyle w:val="Hyperlink"/>
            <w:noProof/>
          </w:rPr>
          <w:fldChar w:fldCharType="separate"/>
        </w:r>
        <w:r w:rsidRPr="00432F32">
          <w:rPr>
            <w:rStyle w:val="Hyperlink"/>
            <w:noProof/>
          </w:rPr>
          <w:t>6.10.2. Fractional Anisotropy PDD</w:t>
        </w:r>
        <w:r>
          <w:rPr>
            <w:noProof/>
            <w:webHidden/>
          </w:rPr>
          <w:tab/>
        </w:r>
        <w:r>
          <w:rPr>
            <w:noProof/>
            <w:webHidden/>
          </w:rPr>
          <w:fldChar w:fldCharType="begin"/>
        </w:r>
        <w:r>
          <w:rPr>
            <w:noProof/>
            <w:webHidden/>
          </w:rPr>
          <w:instrText xml:space="preserve"> PAGEREF _Toc99726163 \h </w:instrText>
        </w:r>
      </w:ins>
      <w:r>
        <w:rPr>
          <w:noProof/>
          <w:webHidden/>
        </w:rPr>
      </w:r>
      <w:r>
        <w:rPr>
          <w:noProof/>
          <w:webHidden/>
        </w:rPr>
        <w:fldChar w:fldCharType="separate"/>
      </w:r>
      <w:ins w:id="369" w:author="Steven" w:date="2022-04-01T17:21:00Z">
        <w:r>
          <w:rPr>
            <w:noProof/>
            <w:webHidden/>
          </w:rPr>
          <w:t>24</w:t>
        </w:r>
      </w:ins>
      <w:ins w:id="370" w:author="Steven" w:date="2022-04-01T17:20:00Z">
        <w:r>
          <w:rPr>
            <w:noProof/>
            <w:webHidden/>
          </w:rPr>
          <w:fldChar w:fldCharType="end"/>
        </w:r>
        <w:r w:rsidRPr="00432F32">
          <w:rPr>
            <w:rStyle w:val="Hyperlink"/>
            <w:noProof/>
          </w:rPr>
          <w:fldChar w:fldCharType="end"/>
        </w:r>
      </w:ins>
    </w:p>
    <w:p w14:paraId="5EE95605" w14:textId="5D2F73EC" w:rsidR="007C576C" w:rsidRDefault="007C576C">
      <w:pPr>
        <w:pStyle w:val="TOC3"/>
        <w:tabs>
          <w:tab w:val="right" w:leader="dot" w:pos="9350"/>
        </w:tabs>
        <w:rPr>
          <w:ins w:id="371" w:author="Steven" w:date="2022-04-01T17:20:00Z"/>
          <w:rFonts w:asciiTheme="minorHAnsi" w:eastAsiaTheme="minorEastAsia" w:hAnsiTheme="minorHAnsi" w:cstheme="minorBidi"/>
          <w:i w:val="0"/>
          <w:iCs w:val="0"/>
          <w:noProof/>
          <w:sz w:val="22"/>
          <w:szCs w:val="22"/>
        </w:rPr>
      </w:pPr>
      <w:ins w:id="37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"_Toc99726164"</w:instrText>
        </w:r>
        <w:r w:rsidRPr="00432F32">
          <w:rPr>
            <w:rStyle w:val="Hyperlink"/>
            <w:noProof/>
          </w:rPr>
          <w:instrText xml:space="preserve"> </w:instrText>
        </w:r>
        <w:r w:rsidRPr="00432F32">
          <w:rPr>
            <w:rStyle w:val="Hyperlink"/>
            <w:noProof/>
          </w:rPr>
          <w:fldChar w:fldCharType="separate"/>
        </w:r>
        <w:r w:rsidRPr="00432F32">
          <w:rPr>
            <w:rStyle w:val="Hyperlink"/>
            <w:noProof/>
          </w:rPr>
          <w:t>6.10.3. Lagrange Principal PDD</w:t>
        </w:r>
        <w:r>
          <w:rPr>
            <w:noProof/>
            <w:webHidden/>
          </w:rPr>
          <w:tab/>
        </w:r>
        <w:r>
          <w:rPr>
            <w:noProof/>
            <w:webHidden/>
          </w:rPr>
          <w:fldChar w:fldCharType="begin"/>
        </w:r>
        <w:r>
          <w:rPr>
            <w:noProof/>
            <w:webHidden/>
          </w:rPr>
          <w:instrText xml:space="preserve"> PAGEREF _Toc99726164 \h </w:instrText>
        </w:r>
      </w:ins>
      <w:r>
        <w:rPr>
          <w:noProof/>
          <w:webHidden/>
        </w:rPr>
      </w:r>
      <w:r>
        <w:rPr>
          <w:noProof/>
          <w:webHidden/>
        </w:rPr>
        <w:fldChar w:fldCharType="separate"/>
      </w:r>
      <w:ins w:id="373" w:author="Steven" w:date="2022-04-01T17:21:00Z">
        <w:r>
          <w:rPr>
            <w:noProof/>
            <w:webHidden/>
          </w:rPr>
          <w:t>24</w:t>
        </w:r>
      </w:ins>
      <w:ins w:id="374" w:author="Steven" w:date="2022-04-01T17:20:00Z">
        <w:r>
          <w:rPr>
            <w:noProof/>
            <w:webHidden/>
          </w:rPr>
          <w:fldChar w:fldCharType="end"/>
        </w:r>
        <w:r w:rsidRPr="00432F32">
          <w:rPr>
            <w:rStyle w:val="Hyperlink"/>
            <w:noProof/>
          </w:rPr>
          <w:fldChar w:fldCharType="end"/>
        </w:r>
      </w:ins>
    </w:p>
    <w:p w14:paraId="3895E0DF" w14:textId="24A56BCE" w:rsidR="007C576C" w:rsidRDefault="007C576C">
      <w:pPr>
        <w:pStyle w:val="TOC3"/>
        <w:tabs>
          <w:tab w:val="right" w:leader="dot" w:pos="9350"/>
        </w:tabs>
        <w:rPr>
          <w:ins w:id="375" w:author="Steven" w:date="2022-04-01T17:20:00Z"/>
          <w:rFonts w:asciiTheme="minorHAnsi" w:eastAsiaTheme="minorEastAsia" w:hAnsiTheme="minorHAnsi" w:cstheme="minorBidi"/>
          <w:i w:val="0"/>
          <w:iCs w:val="0"/>
          <w:noProof/>
          <w:sz w:val="22"/>
          <w:szCs w:val="22"/>
        </w:rPr>
      </w:pPr>
      <w:ins w:id="37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"_Toc99726165"</w:instrText>
        </w:r>
        <w:r w:rsidRPr="00432F32">
          <w:rPr>
            <w:rStyle w:val="Hyperlink"/>
            <w:noProof/>
          </w:rPr>
          <w:instrText xml:space="preserve"> </w:instrText>
        </w:r>
        <w:r w:rsidRPr="00432F32">
          <w:rPr>
            <w:rStyle w:val="Hyperlink"/>
            <w:noProof/>
          </w:rPr>
          <w:fldChar w:fldCharType="separate"/>
        </w:r>
        <w:r w:rsidRPr="00432F32">
          <w:rPr>
            <w:rStyle w:val="Hyperlink"/>
            <w:noProof/>
          </w:rPr>
          <w:t>6.10.4. Anastomosis PDD</w:t>
        </w:r>
        <w:r>
          <w:rPr>
            <w:noProof/>
            <w:webHidden/>
          </w:rPr>
          <w:tab/>
        </w:r>
        <w:r>
          <w:rPr>
            <w:noProof/>
            <w:webHidden/>
          </w:rPr>
          <w:fldChar w:fldCharType="begin"/>
        </w:r>
        <w:r>
          <w:rPr>
            <w:noProof/>
            <w:webHidden/>
          </w:rPr>
          <w:instrText xml:space="preserve"> PAGEREF _Toc99726165 \h </w:instrText>
        </w:r>
      </w:ins>
      <w:r>
        <w:rPr>
          <w:noProof/>
          <w:webHidden/>
        </w:rPr>
      </w:r>
      <w:r>
        <w:rPr>
          <w:noProof/>
          <w:webHidden/>
        </w:rPr>
        <w:fldChar w:fldCharType="separate"/>
      </w:r>
      <w:ins w:id="377" w:author="Steven" w:date="2022-04-01T17:21:00Z">
        <w:r>
          <w:rPr>
            <w:noProof/>
            <w:webHidden/>
          </w:rPr>
          <w:t>24</w:t>
        </w:r>
      </w:ins>
      <w:ins w:id="378" w:author="Steven" w:date="2022-04-01T17:20:00Z">
        <w:r>
          <w:rPr>
            <w:noProof/>
            <w:webHidden/>
          </w:rPr>
          <w:fldChar w:fldCharType="end"/>
        </w:r>
        <w:r w:rsidRPr="00432F32">
          <w:rPr>
            <w:rStyle w:val="Hyperlink"/>
            <w:noProof/>
          </w:rPr>
          <w:fldChar w:fldCharType="end"/>
        </w:r>
      </w:ins>
    </w:p>
    <w:p w14:paraId="68E0A9CB" w14:textId="321EC630" w:rsidR="007C576C" w:rsidRDefault="007C576C">
      <w:pPr>
        <w:pStyle w:val="TOC2"/>
        <w:tabs>
          <w:tab w:val="right" w:leader="dot" w:pos="9350"/>
        </w:tabs>
        <w:rPr>
          <w:ins w:id="379" w:author="Steven" w:date="2022-04-01T17:20:00Z"/>
          <w:rFonts w:asciiTheme="minorHAnsi" w:eastAsiaTheme="minorEastAsia" w:hAnsiTheme="minorHAnsi" w:cstheme="minorBidi"/>
          <w:smallCaps w:val="0"/>
          <w:noProof/>
          <w:sz w:val="22"/>
          <w:szCs w:val="22"/>
        </w:rPr>
      </w:pPr>
      <w:ins w:id="38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"_Toc99726166"</w:instrText>
        </w:r>
        <w:r w:rsidRPr="00432F32">
          <w:rPr>
            <w:rStyle w:val="Hyperlink"/>
            <w:noProof/>
          </w:rPr>
          <w:instrText xml:space="preserve"> </w:instrText>
        </w:r>
        <w:r w:rsidRPr="00432F32">
          <w:rPr>
            <w:rStyle w:val="Hyperlink"/>
            <w:noProof/>
          </w:rPr>
          <w:fldChar w:fldCharType="separate"/>
        </w:r>
        <w:r w:rsidRPr="00432F32">
          <w:rPr>
            <w:rStyle w:val="Hyperlink"/>
            <w:noProof/>
          </w:rPr>
          <w:t>6.11. Proto Position Dependent Direction (PDD) Manager</w:t>
        </w:r>
        <w:r>
          <w:rPr>
            <w:noProof/>
            <w:webHidden/>
          </w:rPr>
          <w:tab/>
        </w:r>
        <w:r>
          <w:rPr>
            <w:noProof/>
            <w:webHidden/>
          </w:rPr>
          <w:fldChar w:fldCharType="begin"/>
        </w:r>
        <w:r>
          <w:rPr>
            <w:noProof/>
            <w:webHidden/>
          </w:rPr>
          <w:instrText xml:space="preserve"> PAGEREF _Toc99726166 \h </w:instrText>
        </w:r>
      </w:ins>
      <w:r>
        <w:rPr>
          <w:noProof/>
          <w:webHidden/>
        </w:rPr>
      </w:r>
      <w:r>
        <w:rPr>
          <w:noProof/>
          <w:webHidden/>
        </w:rPr>
        <w:fldChar w:fldCharType="separate"/>
      </w:r>
      <w:ins w:id="381" w:author="Steven" w:date="2022-04-01T17:21:00Z">
        <w:r>
          <w:rPr>
            <w:noProof/>
            <w:webHidden/>
          </w:rPr>
          <w:t>24</w:t>
        </w:r>
      </w:ins>
      <w:ins w:id="382" w:author="Steven" w:date="2022-04-01T17:20:00Z">
        <w:r>
          <w:rPr>
            <w:noProof/>
            <w:webHidden/>
          </w:rPr>
          <w:fldChar w:fldCharType="end"/>
        </w:r>
        <w:r w:rsidRPr="00432F32">
          <w:rPr>
            <w:rStyle w:val="Hyperlink"/>
            <w:noProof/>
          </w:rPr>
          <w:fldChar w:fldCharType="end"/>
        </w:r>
      </w:ins>
    </w:p>
    <w:p w14:paraId="0DDEC856" w14:textId="338D562E" w:rsidR="007C576C" w:rsidRDefault="007C576C">
      <w:pPr>
        <w:pStyle w:val="TOC3"/>
        <w:tabs>
          <w:tab w:val="right" w:leader="dot" w:pos="9350"/>
        </w:tabs>
        <w:rPr>
          <w:ins w:id="383" w:author="Steven" w:date="2022-04-01T17:20:00Z"/>
          <w:rFonts w:asciiTheme="minorHAnsi" w:eastAsiaTheme="minorEastAsia" w:hAnsiTheme="minorHAnsi" w:cstheme="minorBidi"/>
          <w:i w:val="0"/>
          <w:iCs w:val="0"/>
          <w:noProof/>
          <w:sz w:val="22"/>
          <w:szCs w:val="22"/>
        </w:rPr>
      </w:pPr>
      <w:ins w:id="38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"_Toc99726167"</w:instrText>
        </w:r>
        <w:r w:rsidRPr="00432F32">
          <w:rPr>
            <w:rStyle w:val="Hyperlink"/>
            <w:noProof/>
          </w:rPr>
          <w:instrText xml:space="preserve"> </w:instrText>
        </w:r>
        <w:r w:rsidRPr="00432F32">
          <w:rPr>
            <w:rStyle w:val="Hyperlink"/>
            <w:noProof/>
          </w:rPr>
          <w:fldChar w:fldCharType="separate"/>
        </w:r>
        <w:r w:rsidRPr="00432F32">
          <w:rPr>
            <w:rStyle w:val="Hyperlink"/>
            <w:noProof/>
          </w:rPr>
          <w:t>6.11.1. Proto Fiber PDD</w:t>
        </w:r>
        <w:r>
          <w:rPr>
            <w:noProof/>
            <w:webHidden/>
          </w:rPr>
          <w:tab/>
        </w:r>
        <w:r>
          <w:rPr>
            <w:noProof/>
            <w:webHidden/>
          </w:rPr>
          <w:fldChar w:fldCharType="begin"/>
        </w:r>
        <w:r>
          <w:rPr>
            <w:noProof/>
            <w:webHidden/>
          </w:rPr>
          <w:instrText xml:space="preserve"> PAGEREF _Toc99726167 \h </w:instrText>
        </w:r>
      </w:ins>
      <w:r>
        <w:rPr>
          <w:noProof/>
          <w:webHidden/>
        </w:rPr>
      </w:r>
      <w:r>
        <w:rPr>
          <w:noProof/>
          <w:webHidden/>
        </w:rPr>
        <w:fldChar w:fldCharType="separate"/>
      </w:r>
      <w:ins w:id="385" w:author="Steven" w:date="2022-04-01T17:21:00Z">
        <w:r>
          <w:rPr>
            <w:noProof/>
            <w:webHidden/>
          </w:rPr>
          <w:t>25</w:t>
        </w:r>
      </w:ins>
      <w:ins w:id="386" w:author="Steven" w:date="2022-04-01T17:20:00Z">
        <w:r>
          <w:rPr>
            <w:noProof/>
            <w:webHidden/>
          </w:rPr>
          <w:fldChar w:fldCharType="end"/>
        </w:r>
        <w:r w:rsidRPr="00432F32">
          <w:rPr>
            <w:rStyle w:val="Hyperlink"/>
            <w:noProof/>
          </w:rPr>
          <w:fldChar w:fldCharType="end"/>
        </w:r>
      </w:ins>
    </w:p>
    <w:p w14:paraId="36B83AD3" w14:textId="57EDAD73" w:rsidR="007C576C" w:rsidRDefault="007C576C">
      <w:pPr>
        <w:pStyle w:val="TOC3"/>
        <w:tabs>
          <w:tab w:val="right" w:leader="dot" w:pos="9350"/>
        </w:tabs>
        <w:rPr>
          <w:ins w:id="387" w:author="Steven" w:date="2022-04-01T17:20:00Z"/>
          <w:rFonts w:asciiTheme="minorHAnsi" w:eastAsiaTheme="minorEastAsia" w:hAnsiTheme="minorHAnsi" w:cstheme="minorBidi"/>
          <w:i w:val="0"/>
          <w:iCs w:val="0"/>
          <w:noProof/>
          <w:sz w:val="22"/>
          <w:szCs w:val="22"/>
        </w:rPr>
      </w:pPr>
      <w:ins w:id="38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"_Toc99726168"</w:instrText>
        </w:r>
        <w:r w:rsidRPr="00432F32">
          <w:rPr>
            <w:rStyle w:val="Hyperlink"/>
            <w:noProof/>
          </w:rPr>
          <w:instrText xml:space="preserve"> </w:instrText>
        </w:r>
        <w:r w:rsidRPr="00432F32">
          <w:rPr>
            <w:rStyle w:val="Hyperlink"/>
            <w:noProof/>
          </w:rPr>
          <w:fldChar w:fldCharType="separate"/>
        </w:r>
        <w:r w:rsidRPr="00432F32">
          <w:rPr>
            <w:rStyle w:val="Hyperlink"/>
            <w:noProof/>
          </w:rPr>
          <w:t>6.11.2. Proto Fractional Anisotropy PDD</w:t>
        </w:r>
        <w:r>
          <w:rPr>
            <w:noProof/>
            <w:webHidden/>
          </w:rPr>
          <w:tab/>
        </w:r>
        <w:r>
          <w:rPr>
            <w:noProof/>
            <w:webHidden/>
          </w:rPr>
          <w:fldChar w:fldCharType="begin"/>
        </w:r>
        <w:r>
          <w:rPr>
            <w:noProof/>
            <w:webHidden/>
          </w:rPr>
          <w:instrText xml:space="preserve"> PAGEREF _Toc99726168 \h </w:instrText>
        </w:r>
      </w:ins>
      <w:r>
        <w:rPr>
          <w:noProof/>
          <w:webHidden/>
        </w:rPr>
      </w:r>
      <w:r>
        <w:rPr>
          <w:noProof/>
          <w:webHidden/>
        </w:rPr>
        <w:fldChar w:fldCharType="separate"/>
      </w:r>
      <w:ins w:id="389" w:author="Steven" w:date="2022-04-01T17:21:00Z">
        <w:r>
          <w:rPr>
            <w:noProof/>
            <w:webHidden/>
          </w:rPr>
          <w:t>25</w:t>
        </w:r>
      </w:ins>
      <w:ins w:id="390" w:author="Steven" w:date="2022-04-01T17:20:00Z">
        <w:r>
          <w:rPr>
            <w:noProof/>
            <w:webHidden/>
          </w:rPr>
          <w:fldChar w:fldCharType="end"/>
        </w:r>
        <w:r w:rsidRPr="00432F32">
          <w:rPr>
            <w:rStyle w:val="Hyperlink"/>
            <w:noProof/>
          </w:rPr>
          <w:fldChar w:fldCharType="end"/>
        </w:r>
      </w:ins>
    </w:p>
    <w:p w14:paraId="54B5713D" w14:textId="0551895D" w:rsidR="007C576C" w:rsidRDefault="007C576C">
      <w:pPr>
        <w:pStyle w:val="TOC3"/>
        <w:tabs>
          <w:tab w:val="right" w:leader="dot" w:pos="9350"/>
        </w:tabs>
        <w:rPr>
          <w:ins w:id="391" w:author="Steven" w:date="2022-04-01T17:20:00Z"/>
          <w:rFonts w:asciiTheme="minorHAnsi" w:eastAsiaTheme="minorEastAsia" w:hAnsiTheme="minorHAnsi" w:cstheme="minorBidi"/>
          <w:i w:val="0"/>
          <w:iCs w:val="0"/>
          <w:noProof/>
          <w:sz w:val="22"/>
          <w:szCs w:val="22"/>
        </w:rPr>
      </w:pPr>
      <w:ins w:id="39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"_Toc99726169"</w:instrText>
        </w:r>
        <w:r w:rsidRPr="00432F32">
          <w:rPr>
            <w:rStyle w:val="Hyperlink"/>
            <w:noProof/>
          </w:rPr>
          <w:instrText xml:space="preserve"> </w:instrText>
        </w:r>
        <w:r w:rsidRPr="00432F32">
          <w:rPr>
            <w:rStyle w:val="Hyperlink"/>
            <w:noProof/>
          </w:rPr>
          <w:fldChar w:fldCharType="separate"/>
        </w:r>
        <w:r w:rsidRPr="00432F32">
          <w:rPr>
            <w:rStyle w:val="Hyperlink"/>
            <w:noProof/>
          </w:rPr>
          <w:t>6.11.3. Lagrange Principal PDD</w:t>
        </w:r>
        <w:r>
          <w:rPr>
            <w:noProof/>
            <w:webHidden/>
          </w:rPr>
          <w:tab/>
        </w:r>
        <w:r>
          <w:rPr>
            <w:noProof/>
            <w:webHidden/>
          </w:rPr>
          <w:fldChar w:fldCharType="begin"/>
        </w:r>
        <w:r>
          <w:rPr>
            <w:noProof/>
            <w:webHidden/>
          </w:rPr>
          <w:instrText xml:space="preserve"> PAGEREF _Toc99726169 \h </w:instrText>
        </w:r>
      </w:ins>
      <w:r>
        <w:rPr>
          <w:noProof/>
          <w:webHidden/>
        </w:rPr>
      </w:r>
      <w:r>
        <w:rPr>
          <w:noProof/>
          <w:webHidden/>
        </w:rPr>
        <w:fldChar w:fldCharType="separate"/>
      </w:r>
      <w:ins w:id="393" w:author="Steven" w:date="2022-04-01T17:21:00Z">
        <w:r>
          <w:rPr>
            <w:noProof/>
            <w:webHidden/>
          </w:rPr>
          <w:t>25</w:t>
        </w:r>
      </w:ins>
      <w:ins w:id="394" w:author="Steven" w:date="2022-04-01T17:20:00Z">
        <w:r>
          <w:rPr>
            <w:noProof/>
            <w:webHidden/>
          </w:rPr>
          <w:fldChar w:fldCharType="end"/>
        </w:r>
        <w:r w:rsidRPr="00432F32">
          <w:rPr>
            <w:rStyle w:val="Hyperlink"/>
            <w:noProof/>
          </w:rPr>
          <w:fldChar w:fldCharType="end"/>
        </w:r>
      </w:ins>
    </w:p>
    <w:p w14:paraId="4FC62107" w14:textId="7C483938" w:rsidR="007C576C" w:rsidRDefault="007C576C">
      <w:pPr>
        <w:pStyle w:val="TOC3"/>
        <w:tabs>
          <w:tab w:val="right" w:leader="dot" w:pos="9350"/>
        </w:tabs>
        <w:rPr>
          <w:ins w:id="395" w:author="Steven" w:date="2022-04-01T17:20:00Z"/>
          <w:rFonts w:asciiTheme="minorHAnsi" w:eastAsiaTheme="minorEastAsia" w:hAnsiTheme="minorHAnsi" w:cstheme="minorBidi"/>
          <w:i w:val="0"/>
          <w:iCs w:val="0"/>
          <w:noProof/>
          <w:sz w:val="22"/>
          <w:szCs w:val="22"/>
        </w:rPr>
      </w:pPr>
      <w:ins w:id="39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"_Toc99726170"</w:instrText>
        </w:r>
        <w:r w:rsidRPr="00432F32">
          <w:rPr>
            <w:rStyle w:val="Hyperlink"/>
            <w:noProof/>
          </w:rPr>
          <w:instrText xml:space="preserve"> </w:instrText>
        </w:r>
        <w:r w:rsidRPr="00432F32">
          <w:rPr>
            <w:rStyle w:val="Hyperlink"/>
            <w:noProof/>
          </w:rPr>
          <w:fldChar w:fldCharType="separate"/>
        </w:r>
        <w:r w:rsidRPr="00432F32">
          <w:rPr>
            <w:rStyle w:val="Hyperlink"/>
            <w:noProof/>
          </w:rPr>
          <w:t>6.11.4. Proto Anastomosis PDD</w:t>
        </w:r>
        <w:r>
          <w:rPr>
            <w:noProof/>
            <w:webHidden/>
          </w:rPr>
          <w:tab/>
        </w:r>
        <w:r>
          <w:rPr>
            <w:noProof/>
            <w:webHidden/>
          </w:rPr>
          <w:fldChar w:fldCharType="begin"/>
        </w:r>
        <w:r>
          <w:rPr>
            <w:noProof/>
            <w:webHidden/>
          </w:rPr>
          <w:instrText xml:space="preserve"> PAGEREF _Toc99726170 \h </w:instrText>
        </w:r>
      </w:ins>
      <w:r>
        <w:rPr>
          <w:noProof/>
          <w:webHidden/>
        </w:rPr>
      </w:r>
      <w:r>
        <w:rPr>
          <w:noProof/>
          <w:webHidden/>
        </w:rPr>
        <w:fldChar w:fldCharType="separate"/>
      </w:r>
      <w:ins w:id="397" w:author="Steven" w:date="2022-04-01T17:21:00Z">
        <w:r>
          <w:rPr>
            <w:noProof/>
            <w:webHidden/>
          </w:rPr>
          <w:t>25</w:t>
        </w:r>
      </w:ins>
      <w:ins w:id="398" w:author="Steven" w:date="2022-04-01T17:20:00Z">
        <w:r>
          <w:rPr>
            <w:noProof/>
            <w:webHidden/>
          </w:rPr>
          <w:fldChar w:fldCharType="end"/>
        </w:r>
        <w:r w:rsidRPr="00432F32">
          <w:rPr>
            <w:rStyle w:val="Hyperlink"/>
            <w:noProof/>
          </w:rPr>
          <w:fldChar w:fldCharType="end"/>
        </w:r>
      </w:ins>
    </w:p>
    <w:p w14:paraId="7EEDEAA6" w14:textId="0A443BBC" w:rsidR="007C576C" w:rsidRDefault="007C576C">
      <w:pPr>
        <w:pStyle w:val="TOC2"/>
        <w:tabs>
          <w:tab w:val="right" w:leader="dot" w:pos="9350"/>
        </w:tabs>
        <w:rPr>
          <w:ins w:id="399" w:author="Steven" w:date="2022-04-01T17:20:00Z"/>
          <w:rFonts w:asciiTheme="minorHAnsi" w:eastAsiaTheme="minorEastAsia" w:hAnsiTheme="minorHAnsi" w:cstheme="minorBidi"/>
          <w:smallCaps w:val="0"/>
          <w:noProof/>
          <w:sz w:val="22"/>
          <w:szCs w:val="22"/>
        </w:rPr>
      </w:pPr>
      <w:ins w:id="40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"_Toc99726171"</w:instrText>
        </w:r>
        <w:r w:rsidRPr="00432F32">
          <w:rPr>
            <w:rStyle w:val="Hyperlink"/>
            <w:noProof/>
          </w:rPr>
          <w:instrText xml:space="preserve"> </w:instrText>
        </w:r>
        <w:r w:rsidRPr="00432F32">
          <w:rPr>
            <w:rStyle w:val="Hyperlink"/>
            <w:noProof/>
          </w:rPr>
          <w:fldChar w:fldCharType="separate"/>
        </w:r>
        <w:r w:rsidRPr="00432F32">
          <w:rPr>
            <w:rStyle w:val="Hyperlink"/>
            <w:noProof/>
          </w:rPr>
          <w:t>6.12. Contribution Mix Manager</w:t>
        </w:r>
        <w:r>
          <w:rPr>
            <w:noProof/>
            <w:webHidden/>
          </w:rPr>
          <w:tab/>
        </w:r>
        <w:r>
          <w:rPr>
            <w:noProof/>
            <w:webHidden/>
          </w:rPr>
          <w:fldChar w:fldCharType="begin"/>
        </w:r>
        <w:r>
          <w:rPr>
            <w:noProof/>
            <w:webHidden/>
          </w:rPr>
          <w:instrText xml:space="preserve"> PAGEREF _Toc99726171 \h </w:instrText>
        </w:r>
      </w:ins>
      <w:r>
        <w:rPr>
          <w:noProof/>
          <w:webHidden/>
        </w:rPr>
      </w:r>
      <w:r>
        <w:rPr>
          <w:noProof/>
          <w:webHidden/>
        </w:rPr>
        <w:fldChar w:fldCharType="separate"/>
      </w:r>
      <w:ins w:id="401" w:author="Steven" w:date="2022-04-01T17:21:00Z">
        <w:r>
          <w:rPr>
            <w:noProof/>
            <w:webHidden/>
          </w:rPr>
          <w:t>26</w:t>
        </w:r>
      </w:ins>
      <w:ins w:id="402" w:author="Steven" w:date="2022-04-01T17:20:00Z">
        <w:r>
          <w:rPr>
            <w:noProof/>
            <w:webHidden/>
          </w:rPr>
          <w:fldChar w:fldCharType="end"/>
        </w:r>
        <w:r w:rsidRPr="00432F32">
          <w:rPr>
            <w:rStyle w:val="Hyperlink"/>
            <w:noProof/>
          </w:rPr>
          <w:fldChar w:fldCharType="end"/>
        </w:r>
      </w:ins>
    </w:p>
    <w:p w14:paraId="084FCBBC" w14:textId="7D811C22" w:rsidR="007C576C" w:rsidRDefault="007C576C">
      <w:pPr>
        <w:pStyle w:val="TOC3"/>
        <w:tabs>
          <w:tab w:val="right" w:leader="dot" w:pos="9350"/>
        </w:tabs>
        <w:rPr>
          <w:ins w:id="403" w:author="Steven" w:date="2022-04-01T17:20:00Z"/>
          <w:rFonts w:asciiTheme="minorHAnsi" w:eastAsiaTheme="minorEastAsia" w:hAnsiTheme="minorHAnsi" w:cstheme="minorBidi"/>
          <w:i w:val="0"/>
          <w:iCs w:val="0"/>
          <w:noProof/>
          <w:sz w:val="22"/>
          <w:szCs w:val="22"/>
        </w:rPr>
      </w:pPr>
      <w:ins w:id="40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"_Toc99726172"</w:instrText>
        </w:r>
        <w:r w:rsidRPr="00432F32">
          <w:rPr>
            <w:rStyle w:val="Hyperlink"/>
            <w:noProof/>
          </w:rPr>
          <w:instrText xml:space="preserve"> </w:instrText>
        </w:r>
        <w:r w:rsidRPr="00432F32">
          <w:rPr>
            <w:rStyle w:val="Hyperlink"/>
            <w:noProof/>
          </w:rPr>
          <w:fldChar w:fldCharType="separate"/>
        </w:r>
        <w:r w:rsidRPr="00432F32">
          <w:rPr>
            <w:rStyle w:val="Hyperlink"/>
            <w:noProof/>
          </w:rPr>
          <w:t>6.12.1. PSC-PDD Contribution Mix</w:t>
        </w:r>
        <w:r>
          <w:rPr>
            <w:noProof/>
            <w:webHidden/>
          </w:rPr>
          <w:tab/>
        </w:r>
        <w:r>
          <w:rPr>
            <w:noProof/>
            <w:webHidden/>
          </w:rPr>
          <w:fldChar w:fldCharType="begin"/>
        </w:r>
        <w:r>
          <w:rPr>
            <w:noProof/>
            <w:webHidden/>
          </w:rPr>
          <w:instrText xml:space="preserve"> PAGEREF _Toc99726172 \h </w:instrText>
        </w:r>
      </w:ins>
      <w:r>
        <w:rPr>
          <w:noProof/>
          <w:webHidden/>
        </w:rPr>
      </w:r>
      <w:r>
        <w:rPr>
          <w:noProof/>
          <w:webHidden/>
        </w:rPr>
        <w:fldChar w:fldCharType="separate"/>
      </w:r>
      <w:ins w:id="405" w:author="Steven" w:date="2022-04-01T17:21:00Z">
        <w:r>
          <w:rPr>
            <w:noProof/>
            <w:webHidden/>
          </w:rPr>
          <w:t>26</w:t>
        </w:r>
      </w:ins>
      <w:ins w:id="406" w:author="Steven" w:date="2022-04-01T17:20:00Z">
        <w:r>
          <w:rPr>
            <w:noProof/>
            <w:webHidden/>
          </w:rPr>
          <w:fldChar w:fldCharType="end"/>
        </w:r>
        <w:r w:rsidRPr="00432F32">
          <w:rPr>
            <w:rStyle w:val="Hyperlink"/>
            <w:noProof/>
          </w:rPr>
          <w:fldChar w:fldCharType="end"/>
        </w:r>
      </w:ins>
    </w:p>
    <w:p w14:paraId="78478E49" w14:textId="60C2C828" w:rsidR="007C576C" w:rsidRDefault="007C576C">
      <w:pPr>
        <w:pStyle w:val="TOC3"/>
        <w:tabs>
          <w:tab w:val="right" w:leader="dot" w:pos="9350"/>
        </w:tabs>
        <w:rPr>
          <w:ins w:id="407" w:author="Steven" w:date="2022-04-01T17:20:00Z"/>
          <w:rFonts w:asciiTheme="minorHAnsi" w:eastAsiaTheme="minorEastAsia" w:hAnsiTheme="minorHAnsi" w:cstheme="minorBidi"/>
          <w:i w:val="0"/>
          <w:iCs w:val="0"/>
          <w:noProof/>
          <w:sz w:val="22"/>
          <w:szCs w:val="22"/>
        </w:rPr>
      </w:pPr>
      <w:ins w:id="40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"_Toc99726173"</w:instrText>
        </w:r>
        <w:r w:rsidRPr="00432F32">
          <w:rPr>
            <w:rStyle w:val="Hyperlink"/>
            <w:noProof/>
          </w:rPr>
          <w:instrText xml:space="preserve"> </w:instrText>
        </w:r>
        <w:r w:rsidRPr="00432F32">
          <w:rPr>
            <w:rStyle w:val="Hyperlink"/>
            <w:noProof/>
          </w:rPr>
          <w:fldChar w:fldCharType="separate"/>
        </w:r>
        <w:r w:rsidRPr="00432F32">
          <w:rPr>
            <w:rStyle w:val="Hyperlink"/>
            <w:noProof/>
          </w:rPr>
          <w:t>6.12.2. Density-Fractional Anisotropy Contribution Mix</w:t>
        </w:r>
        <w:r>
          <w:rPr>
            <w:noProof/>
            <w:webHidden/>
          </w:rPr>
          <w:tab/>
        </w:r>
        <w:r>
          <w:rPr>
            <w:noProof/>
            <w:webHidden/>
          </w:rPr>
          <w:fldChar w:fldCharType="begin"/>
        </w:r>
        <w:r>
          <w:rPr>
            <w:noProof/>
            <w:webHidden/>
          </w:rPr>
          <w:instrText xml:space="preserve"> PAGEREF _Toc99726173 \h </w:instrText>
        </w:r>
      </w:ins>
      <w:r>
        <w:rPr>
          <w:noProof/>
          <w:webHidden/>
        </w:rPr>
      </w:r>
      <w:r>
        <w:rPr>
          <w:noProof/>
          <w:webHidden/>
        </w:rPr>
        <w:fldChar w:fldCharType="separate"/>
      </w:r>
      <w:ins w:id="409" w:author="Steven" w:date="2022-04-01T17:21:00Z">
        <w:r>
          <w:rPr>
            <w:noProof/>
            <w:webHidden/>
          </w:rPr>
          <w:t>26</w:t>
        </w:r>
      </w:ins>
      <w:ins w:id="410" w:author="Steven" w:date="2022-04-01T17:20:00Z">
        <w:r>
          <w:rPr>
            <w:noProof/>
            <w:webHidden/>
          </w:rPr>
          <w:fldChar w:fldCharType="end"/>
        </w:r>
        <w:r w:rsidRPr="00432F32">
          <w:rPr>
            <w:rStyle w:val="Hyperlink"/>
            <w:noProof/>
          </w:rPr>
          <w:fldChar w:fldCharType="end"/>
        </w:r>
      </w:ins>
    </w:p>
    <w:p w14:paraId="6C2A800D" w14:textId="409F7460" w:rsidR="007C576C" w:rsidRDefault="007C576C">
      <w:pPr>
        <w:pStyle w:val="TOC2"/>
        <w:tabs>
          <w:tab w:val="right" w:leader="dot" w:pos="9350"/>
        </w:tabs>
        <w:rPr>
          <w:ins w:id="411" w:author="Steven" w:date="2022-04-01T17:20:00Z"/>
          <w:rFonts w:asciiTheme="minorHAnsi" w:eastAsiaTheme="minorEastAsia" w:hAnsiTheme="minorHAnsi" w:cstheme="minorBidi"/>
          <w:smallCaps w:val="0"/>
          <w:noProof/>
          <w:sz w:val="22"/>
          <w:szCs w:val="22"/>
        </w:rPr>
      </w:pPr>
      <w:ins w:id="41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"_Toc99726174"</w:instrText>
        </w:r>
        <w:r w:rsidRPr="00432F32">
          <w:rPr>
            <w:rStyle w:val="Hyperlink"/>
            <w:noProof/>
          </w:rPr>
          <w:instrText xml:space="preserve"> </w:instrText>
        </w:r>
        <w:r w:rsidRPr="00432F32">
          <w:rPr>
            <w:rStyle w:val="Hyperlink"/>
            <w:noProof/>
          </w:rPr>
          <w:fldChar w:fldCharType="separate"/>
        </w:r>
        <w:r w:rsidRPr="00432F32">
          <w:rPr>
            <w:rStyle w:val="Hyperlink"/>
            <w:noProof/>
          </w:rPr>
          <w:t>6.13. Proto Contribution Mix Manager</w:t>
        </w:r>
        <w:r>
          <w:rPr>
            <w:noProof/>
            <w:webHidden/>
          </w:rPr>
          <w:tab/>
        </w:r>
        <w:r>
          <w:rPr>
            <w:noProof/>
            <w:webHidden/>
          </w:rPr>
          <w:fldChar w:fldCharType="begin"/>
        </w:r>
        <w:r>
          <w:rPr>
            <w:noProof/>
            <w:webHidden/>
          </w:rPr>
          <w:instrText xml:space="preserve"> PAGEREF _Toc99726174 \h </w:instrText>
        </w:r>
      </w:ins>
      <w:r>
        <w:rPr>
          <w:noProof/>
          <w:webHidden/>
        </w:rPr>
      </w:r>
      <w:r>
        <w:rPr>
          <w:noProof/>
          <w:webHidden/>
        </w:rPr>
        <w:fldChar w:fldCharType="separate"/>
      </w:r>
      <w:ins w:id="413" w:author="Steven" w:date="2022-04-01T17:21:00Z">
        <w:r>
          <w:rPr>
            <w:noProof/>
            <w:webHidden/>
          </w:rPr>
          <w:t>26</w:t>
        </w:r>
      </w:ins>
      <w:ins w:id="414" w:author="Steven" w:date="2022-04-01T17:20:00Z">
        <w:r>
          <w:rPr>
            <w:noProof/>
            <w:webHidden/>
          </w:rPr>
          <w:fldChar w:fldCharType="end"/>
        </w:r>
        <w:r w:rsidRPr="00432F32">
          <w:rPr>
            <w:rStyle w:val="Hyperlink"/>
            <w:noProof/>
          </w:rPr>
          <w:fldChar w:fldCharType="end"/>
        </w:r>
      </w:ins>
    </w:p>
    <w:p w14:paraId="357F648A" w14:textId="00A00019" w:rsidR="007C576C" w:rsidRDefault="007C576C">
      <w:pPr>
        <w:pStyle w:val="TOC3"/>
        <w:tabs>
          <w:tab w:val="right" w:leader="dot" w:pos="9350"/>
        </w:tabs>
        <w:rPr>
          <w:ins w:id="415" w:author="Steven" w:date="2022-04-01T17:20:00Z"/>
          <w:rFonts w:asciiTheme="minorHAnsi" w:eastAsiaTheme="minorEastAsia" w:hAnsiTheme="minorHAnsi" w:cstheme="minorBidi"/>
          <w:i w:val="0"/>
          <w:iCs w:val="0"/>
          <w:noProof/>
          <w:sz w:val="22"/>
          <w:szCs w:val="22"/>
        </w:rPr>
      </w:pPr>
      <w:ins w:id="41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"_Toc99726175"</w:instrText>
        </w:r>
        <w:r w:rsidRPr="00432F32">
          <w:rPr>
            <w:rStyle w:val="Hyperlink"/>
            <w:noProof/>
          </w:rPr>
          <w:instrText xml:space="preserve"> </w:instrText>
        </w:r>
        <w:r w:rsidRPr="00432F32">
          <w:rPr>
            <w:rStyle w:val="Hyperlink"/>
            <w:noProof/>
          </w:rPr>
          <w:fldChar w:fldCharType="separate"/>
        </w:r>
        <w:r w:rsidRPr="00432F32">
          <w:rPr>
            <w:rStyle w:val="Hyperlink"/>
            <w:noProof/>
          </w:rPr>
          <w:t>6.13.1. Proto PSC-PDD Contribution Mix</w:t>
        </w:r>
        <w:r>
          <w:rPr>
            <w:noProof/>
            <w:webHidden/>
          </w:rPr>
          <w:tab/>
        </w:r>
        <w:r>
          <w:rPr>
            <w:noProof/>
            <w:webHidden/>
          </w:rPr>
          <w:fldChar w:fldCharType="begin"/>
        </w:r>
        <w:r>
          <w:rPr>
            <w:noProof/>
            <w:webHidden/>
          </w:rPr>
          <w:instrText xml:space="preserve"> PAGEREF _Toc99726175 \h </w:instrText>
        </w:r>
      </w:ins>
      <w:r>
        <w:rPr>
          <w:noProof/>
          <w:webHidden/>
        </w:rPr>
      </w:r>
      <w:r>
        <w:rPr>
          <w:noProof/>
          <w:webHidden/>
        </w:rPr>
        <w:fldChar w:fldCharType="separate"/>
      </w:r>
      <w:ins w:id="417" w:author="Steven" w:date="2022-04-01T17:21:00Z">
        <w:r>
          <w:rPr>
            <w:noProof/>
            <w:webHidden/>
          </w:rPr>
          <w:t>27</w:t>
        </w:r>
      </w:ins>
      <w:ins w:id="418" w:author="Steven" w:date="2022-04-01T17:20:00Z">
        <w:r>
          <w:rPr>
            <w:noProof/>
            <w:webHidden/>
          </w:rPr>
          <w:fldChar w:fldCharType="end"/>
        </w:r>
        <w:r w:rsidRPr="00432F32">
          <w:rPr>
            <w:rStyle w:val="Hyperlink"/>
            <w:noProof/>
          </w:rPr>
          <w:fldChar w:fldCharType="end"/>
        </w:r>
      </w:ins>
    </w:p>
    <w:p w14:paraId="7340D8AC" w14:textId="7C5A6421" w:rsidR="007C576C" w:rsidRDefault="007C576C">
      <w:pPr>
        <w:pStyle w:val="TOC2"/>
        <w:tabs>
          <w:tab w:val="right" w:leader="dot" w:pos="9350"/>
        </w:tabs>
        <w:rPr>
          <w:ins w:id="419" w:author="Steven" w:date="2022-04-01T17:20:00Z"/>
          <w:rFonts w:asciiTheme="minorHAnsi" w:eastAsiaTheme="minorEastAsia" w:hAnsiTheme="minorHAnsi" w:cstheme="minorBidi"/>
          <w:smallCaps w:val="0"/>
          <w:noProof/>
          <w:sz w:val="22"/>
          <w:szCs w:val="22"/>
        </w:rPr>
      </w:pPr>
      <w:ins w:id="42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"_Toc99726176"</w:instrText>
        </w:r>
        <w:r w:rsidRPr="00432F32">
          <w:rPr>
            <w:rStyle w:val="Hyperlink"/>
            <w:noProof/>
          </w:rPr>
          <w:instrText xml:space="preserve"> </w:instrText>
        </w:r>
        <w:r w:rsidRPr="00432F32">
          <w:rPr>
            <w:rStyle w:val="Hyperlink"/>
            <w:noProof/>
          </w:rPr>
          <w:fldChar w:fldCharType="separate"/>
        </w:r>
        <w:r w:rsidRPr="00432F32">
          <w:rPr>
            <w:rStyle w:val="Hyperlink"/>
            <w:noProof/>
          </w:rPr>
          <w:t>6.14. Common Properties</w:t>
        </w:r>
        <w:r>
          <w:rPr>
            <w:noProof/>
            <w:webHidden/>
          </w:rPr>
          <w:tab/>
        </w:r>
        <w:r>
          <w:rPr>
            <w:noProof/>
            <w:webHidden/>
          </w:rPr>
          <w:fldChar w:fldCharType="begin"/>
        </w:r>
        <w:r>
          <w:rPr>
            <w:noProof/>
            <w:webHidden/>
          </w:rPr>
          <w:instrText xml:space="preserve"> PAGEREF _Toc99726176 \h </w:instrText>
        </w:r>
      </w:ins>
      <w:r>
        <w:rPr>
          <w:noProof/>
          <w:webHidden/>
        </w:rPr>
      </w:r>
      <w:r>
        <w:rPr>
          <w:noProof/>
          <w:webHidden/>
        </w:rPr>
        <w:fldChar w:fldCharType="separate"/>
      </w:r>
      <w:ins w:id="421" w:author="Steven" w:date="2022-04-01T17:21:00Z">
        <w:r>
          <w:rPr>
            <w:noProof/>
            <w:webHidden/>
          </w:rPr>
          <w:t>27</w:t>
        </w:r>
      </w:ins>
      <w:ins w:id="422" w:author="Steven" w:date="2022-04-01T17:20:00Z">
        <w:r>
          <w:rPr>
            <w:noProof/>
            <w:webHidden/>
          </w:rPr>
          <w:fldChar w:fldCharType="end"/>
        </w:r>
        <w:r w:rsidRPr="00432F32">
          <w:rPr>
            <w:rStyle w:val="Hyperlink"/>
            <w:noProof/>
          </w:rPr>
          <w:fldChar w:fldCharType="end"/>
        </w:r>
      </w:ins>
    </w:p>
    <w:p w14:paraId="19C536D2" w14:textId="17193304" w:rsidR="007C576C" w:rsidRDefault="007C576C">
      <w:pPr>
        <w:pStyle w:val="TOC3"/>
        <w:tabs>
          <w:tab w:val="right" w:leader="dot" w:pos="9350"/>
        </w:tabs>
        <w:rPr>
          <w:ins w:id="423" w:author="Steven" w:date="2022-04-01T17:20:00Z"/>
          <w:rFonts w:asciiTheme="minorHAnsi" w:eastAsiaTheme="minorEastAsia" w:hAnsiTheme="minorHAnsi" w:cstheme="minorBidi"/>
          <w:i w:val="0"/>
          <w:iCs w:val="0"/>
          <w:noProof/>
          <w:sz w:val="22"/>
          <w:szCs w:val="22"/>
        </w:rPr>
      </w:pPr>
      <w:ins w:id="42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"_Toc99726177"</w:instrText>
        </w:r>
        <w:r w:rsidRPr="00432F32">
          <w:rPr>
            <w:rStyle w:val="Hyperlink"/>
            <w:noProof/>
          </w:rPr>
          <w:instrText xml:space="preserve"> </w:instrText>
        </w:r>
        <w:r w:rsidRPr="00432F32">
          <w:rPr>
            <w:rStyle w:val="Hyperlink"/>
            <w:noProof/>
          </w:rPr>
          <w:fldChar w:fldCharType="separate"/>
        </w:r>
        <w:r w:rsidRPr="00432F32">
          <w:rPr>
            <w:rStyle w:val="Hyperlink"/>
            <w:noProof/>
          </w:rPr>
          <w:t>6.14.1. Vessel Material Properties</w:t>
        </w:r>
        <w:r>
          <w:rPr>
            <w:noProof/>
            <w:webHidden/>
          </w:rPr>
          <w:tab/>
        </w:r>
        <w:r>
          <w:rPr>
            <w:noProof/>
            <w:webHidden/>
          </w:rPr>
          <w:fldChar w:fldCharType="begin"/>
        </w:r>
        <w:r>
          <w:rPr>
            <w:noProof/>
            <w:webHidden/>
          </w:rPr>
          <w:instrText xml:space="preserve"> PAGEREF _Toc99726177 \h </w:instrText>
        </w:r>
      </w:ins>
      <w:r>
        <w:rPr>
          <w:noProof/>
          <w:webHidden/>
        </w:rPr>
      </w:r>
      <w:r>
        <w:rPr>
          <w:noProof/>
          <w:webHidden/>
        </w:rPr>
        <w:fldChar w:fldCharType="separate"/>
      </w:r>
      <w:ins w:id="425" w:author="Steven" w:date="2022-04-01T17:21:00Z">
        <w:r>
          <w:rPr>
            <w:noProof/>
            <w:webHidden/>
          </w:rPr>
          <w:t>27</w:t>
        </w:r>
      </w:ins>
      <w:ins w:id="426" w:author="Steven" w:date="2022-04-01T17:20:00Z">
        <w:r>
          <w:rPr>
            <w:noProof/>
            <w:webHidden/>
          </w:rPr>
          <w:fldChar w:fldCharType="end"/>
        </w:r>
        <w:r w:rsidRPr="00432F32">
          <w:rPr>
            <w:rStyle w:val="Hyperlink"/>
            <w:noProof/>
          </w:rPr>
          <w:fldChar w:fldCharType="end"/>
        </w:r>
      </w:ins>
    </w:p>
    <w:p w14:paraId="3DD4E557" w14:textId="330ABFA4" w:rsidR="007C576C" w:rsidRDefault="007C576C">
      <w:pPr>
        <w:pStyle w:val="TOC3"/>
        <w:tabs>
          <w:tab w:val="right" w:leader="dot" w:pos="9350"/>
        </w:tabs>
        <w:rPr>
          <w:ins w:id="427" w:author="Steven" w:date="2022-04-01T17:20:00Z"/>
          <w:rFonts w:asciiTheme="minorHAnsi" w:eastAsiaTheme="minorEastAsia" w:hAnsiTheme="minorHAnsi" w:cstheme="minorBidi"/>
          <w:i w:val="0"/>
          <w:iCs w:val="0"/>
          <w:noProof/>
          <w:sz w:val="22"/>
          <w:szCs w:val="22"/>
        </w:rPr>
      </w:pPr>
      <w:ins w:id="42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"_Toc99726178"</w:instrText>
        </w:r>
        <w:r w:rsidRPr="00432F32">
          <w:rPr>
            <w:rStyle w:val="Hyperlink"/>
            <w:noProof/>
          </w:rPr>
          <w:instrText xml:space="preserve"> </w:instrText>
        </w:r>
        <w:r w:rsidRPr="00432F32">
          <w:rPr>
            <w:rStyle w:val="Hyperlink"/>
            <w:noProof/>
          </w:rPr>
          <w:fldChar w:fldCharType="separate"/>
        </w:r>
        <w:r w:rsidRPr="00432F32">
          <w:rPr>
            <w:rStyle w:val="Hyperlink"/>
            <w:noProof/>
          </w:rPr>
          <w:t>6.14.2. Fragment Seeder</w:t>
        </w:r>
        <w:r>
          <w:rPr>
            <w:noProof/>
            <w:webHidden/>
          </w:rPr>
          <w:tab/>
        </w:r>
        <w:r>
          <w:rPr>
            <w:noProof/>
            <w:webHidden/>
          </w:rPr>
          <w:fldChar w:fldCharType="begin"/>
        </w:r>
        <w:r>
          <w:rPr>
            <w:noProof/>
            <w:webHidden/>
          </w:rPr>
          <w:instrText xml:space="preserve"> PAGEREF _Toc99726178 \h </w:instrText>
        </w:r>
      </w:ins>
      <w:r>
        <w:rPr>
          <w:noProof/>
          <w:webHidden/>
        </w:rPr>
      </w:r>
      <w:r>
        <w:rPr>
          <w:noProof/>
          <w:webHidden/>
        </w:rPr>
        <w:fldChar w:fldCharType="separate"/>
      </w:r>
      <w:ins w:id="429" w:author="Steven" w:date="2022-04-01T17:21:00Z">
        <w:r>
          <w:rPr>
            <w:noProof/>
            <w:webHidden/>
          </w:rPr>
          <w:t>27</w:t>
        </w:r>
      </w:ins>
      <w:ins w:id="430" w:author="Steven" w:date="2022-04-01T17:20:00Z">
        <w:r>
          <w:rPr>
            <w:noProof/>
            <w:webHidden/>
          </w:rPr>
          <w:fldChar w:fldCharType="end"/>
        </w:r>
        <w:r w:rsidRPr="00432F32">
          <w:rPr>
            <w:rStyle w:val="Hyperlink"/>
            <w:noProof/>
          </w:rPr>
          <w:fldChar w:fldCharType="end"/>
        </w:r>
      </w:ins>
    </w:p>
    <w:p w14:paraId="2B6F0649" w14:textId="09D7C4BA" w:rsidR="007C576C" w:rsidRDefault="007C576C">
      <w:pPr>
        <w:pStyle w:val="TOC4"/>
        <w:tabs>
          <w:tab w:val="right" w:leader="dot" w:pos="9350"/>
        </w:tabs>
        <w:rPr>
          <w:ins w:id="431" w:author="Steven" w:date="2022-04-01T17:20:00Z"/>
          <w:rFonts w:asciiTheme="minorHAnsi" w:eastAsiaTheme="minorEastAsia" w:hAnsiTheme="minorHAnsi" w:cstheme="minorBidi"/>
          <w:noProof/>
          <w:sz w:val="22"/>
          <w:szCs w:val="22"/>
        </w:rPr>
      </w:pPr>
      <w:ins w:id="43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"_Toc99726179"</w:instrText>
        </w:r>
        <w:r w:rsidRPr="00432F32">
          <w:rPr>
            <w:rStyle w:val="Hyperlink"/>
            <w:noProof/>
          </w:rPr>
          <w:instrText xml:space="preserve"> </w:instrText>
        </w:r>
        <w:r w:rsidRPr="00432F32">
          <w:rPr>
            <w:rStyle w:val="Hyperlink"/>
            <w:noProof/>
          </w:rPr>
          <w:fldChar w:fldCharType="separate"/>
        </w:r>
        <w:r w:rsidRPr="00432F32">
          <w:rPr>
            <w:rStyle w:val="Hyperlink"/>
            <w:noProof/>
          </w:rPr>
          <w:t>6.14.2.1. Initial segment length</w:t>
        </w:r>
        <w:r>
          <w:rPr>
            <w:noProof/>
            <w:webHidden/>
          </w:rPr>
          <w:tab/>
        </w:r>
        <w:r>
          <w:rPr>
            <w:noProof/>
            <w:webHidden/>
          </w:rPr>
          <w:fldChar w:fldCharType="begin"/>
        </w:r>
        <w:r>
          <w:rPr>
            <w:noProof/>
            <w:webHidden/>
          </w:rPr>
          <w:instrText xml:space="preserve"> PAGEREF _Toc99726179 \h </w:instrText>
        </w:r>
      </w:ins>
      <w:r>
        <w:rPr>
          <w:noProof/>
          <w:webHidden/>
        </w:rPr>
      </w:r>
      <w:r>
        <w:rPr>
          <w:noProof/>
          <w:webHidden/>
        </w:rPr>
        <w:fldChar w:fldCharType="separate"/>
      </w:r>
      <w:ins w:id="433" w:author="Steven" w:date="2022-04-01T17:21:00Z">
        <w:r>
          <w:rPr>
            <w:noProof/>
            <w:webHidden/>
          </w:rPr>
          <w:t>27</w:t>
        </w:r>
      </w:ins>
      <w:ins w:id="434" w:author="Steven" w:date="2022-04-01T17:20:00Z">
        <w:r>
          <w:rPr>
            <w:noProof/>
            <w:webHidden/>
          </w:rPr>
          <w:fldChar w:fldCharType="end"/>
        </w:r>
        <w:r w:rsidRPr="00432F32">
          <w:rPr>
            <w:rStyle w:val="Hyperlink"/>
            <w:noProof/>
          </w:rPr>
          <w:fldChar w:fldCharType="end"/>
        </w:r>
      </w:ins>
    </w:p>
    <w:p w14:paraId="5D50E387" w14:textId="419DFED1" w:rsidR="007C576C" w:rsidRDefault="007C576C">
      <w:pPr>
        <w:pStyle w:val="TOC4"/>
        <w:tabs>
          <w:tab w:val="right" w:leader="dot" w:pos="9350"/>
        </w:tabs>
        <w:rPr>
          <w:ins w:id="435" w:author="Steven" w:date="2022-04-01T17:20:00Z"/>
          <w:rFonts w:asciiTheme="minorHAnsi" w:eastAsiaTheme="minorEastAsia" w:hAnsiTheme="minorHAnsi" w:cstheme="minorBidi"/>
          <w:noProof/>
          <w:sz w:val="22"/>
          <w:szCs w:val="22"/>
        </w:rPr>
      </w:pPr>
      <w:ins w:id="43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"_Toc99726180"</w:instrText>
        </w:r>
        <w:r w:rsidRPr="00432F32">
          <w:rPr>
            <w:rStyle w:val="Hyperlink"/>
            <w:noProof/>
          </w:rPr>
          <w:instrText xml:space="preserve"> </w:instrText>
        </w:r>
        <w:r w:rsidRPr="00432F32">
          <w:rPr>
            <w:rStyle w:val="Hyperlink"/>
            <w:noProof/>
          </w:rPr>
          <w:fldChar w:fldCharType="separate"/>
        </w:r>
        <w:r w:rsidRPr="00432F32">
          <w:rPr>
            <w:rStyle w:val="Hyperlink"/>
            <w:noProof/>
          </w:rPr>
          <w:t>6.14.2.2. By Element Fragment Seeder Bidirectional</w:t>
        </w:r>
        <w:r>
          <w:rPr>
            <w:noProof/>
            <w:webHidden/>
          </w:rPr>
          <w:tab/>
        </w:r>
        <w:r>
          <w:rPr>
            <w:noProof/>
            <w:webHidden/>
          </w:rPr>
          <w:fldChar w:fldCharType="begin"/>
        </w:r>
        <w:r>
          <w:rPr>
            <w:noProof/>
            <w:webHidden/>
          </w:rPr>
          <w:instrText xml:space="preserve"> PAGEREF _Toc99726180 \h </w:instrText>
        </w:r>
      </w:ins>
      <w:r>
        <w:rPr>
          <w:noProof/>
          <w:webHidden/>
        </w:rPr>
      </w:r>
      <w:r>
        <w:rPr>
          <w:noProof/>
          <w:webHidden/>
        </w:rPr>
        <w:fldChar w:fldCharType="separate"/>
      </w:r>
      <w:ins w:id="437" w:author="Steven" w:date="2022-04-01T17:21:00Z">
        <w:r>
          <w:rPr>
            <w:noProof/>
            <w:webHidden/>
          </w:rPr>
          <w:t>28</w:t>
        </w:r>
      </w:ins>
      <w:ins w:id="438" w:author="Steven" w:date="2022-04-01T17:20:00Z">
        <w:r>
          <w:rPr>
            <w:noProof/>
            <w:webHidden/>
          </w:rPr>
          <w:fldChar w:fldCharType="end"/>
        </w:r>
        <w:r w:rsidRPr="00432F32">
          <w:rPr>
            <w:rStyle w:val="Hyperlink"/>
            <w:noProof/>
          </w:rPr>
          <w:fldChar w:fldCharType="end"/>
        </w:r>
      </w:ins>
    </w:p>
    <w:p w14:paraId="0335970D" w14:textId="314D3EDB" w:rsidR="007C576C" w:rsidRDefault="007C576C">
      <w:pPr>
        <w:pStyle w:val="TOC4"/>
        <w:tabs>
          <w:tab w:val="right" w:leader="dot" w:pos="9350"/>
        </w:tabs>
        <w:rPr>
          <w:ins w:id="439" w:author="Steven" w:date="2022-04-01T17:20:00Z"/>
          <w:rFonts w:asciiTheme="minorHAnsi" w:eastAsiaTheme="minorEastAsia" w:hAnsiTheme="minorHAnsi" w:cstheme="minorBidi"/>
          <w:noProof/>
          <w:sz w:val="22"/>
          <w:szCs w:val="22"/>
        </w:rPr>
      </w:pPr>
      <w:ins w:id="44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"_Toc99726181"</w:instrText>
        </w:r>
        <w:r w:rsidRPr="00432F32">
          <w:rPr>
            <w:rStyle w:val="Hyperlink"/>
            <w:noProof/>
          </w:rPr>
          <w:instrText xml:space="preserve"> </w:instrText>
        </w:r>
        <w:r w:rsidRPr="00432F32">
          <w:rPr>
            <w:rStyle w:val="Hyperlink"/>
            <w:noProof/>
          </w:rPr>
          <w:fldChar w:fldCharType="separate"/>
        </w:r>
        <w:r w:rsidRPr="00432F32">
          <w:rPr>
            <w:rStyle w:val="Hyperlink"/>
            <w:noProof/>
          </w:rPr>
          <w:t>6.14.2.3. By Volume Fragment Seeder Bidirectional</w:t>
        </w:r>
        <w:r>
          <w:rPr>
            <w:noProof/>
            <w:webHidden/>
          </w:rPr>
          <w:tab/>
        </w:r>
        <w:r>
          <w:rPr>
            <w:noProof/>
            <w:webHidden/>
          </w:rPr>
          <w:fldChar w:fldCharType="begin"/>
        </w:r>
        <w:r>
          <w:rPr>
            <w:noProof/>
            <w:webHidden/>
          </w:rPr>
          <w:instrText xml:space="preserve"> PAGEREF _Toc99726181 \h </w:instrText>
        </w:r>
      </w:ins>
      <w:r>
        <w:rPr>
          <w:noProof/>
          <w:webHidden/>
        </w:rPr>
      </w:r>
      <w:r>
        <w:rPr>
          <w:noProof/>
          <w:webHidden/>
        </w:rPr>
        <w:fldChar w:fldCharType="separate"/>
      </w:r>
      <w:ins w:id="441" w:author="Steven" w:date="2022-04-01T17:21:00Z">
        <w:r>
          <w:rPr>
            <w:noProof/>
            <w:webHidden/>
          </w:rPr>
          <w:t>28</w:t>
        </w:r>
      </w:ins>
      <w:ins w:id="442" w:author="Steven" w:date="2022-04-01T17:20:00Z">
        <w:r>
          <w:rPr>
            <w:noProof/>
            <w:webHidden/>
          </w:rPr>
          <w:fldChar w:fldCharType="end"/>
        </w:r>
        <w:r w:rsidRPr="00432F32">
          <w:rPr>
            <w:rStyle w:val="Hyperlink"/>
            <w:noProof/>
          </w:rPr>
          <w:fldChar w:fldCharType="end"/>
        </w:r>
      </w:ins>
    </w:p>
    <w:p w14:paraId="39F07B81" w14:textId="3CF1B0B9" w:rsidR="007C576C" w:rsidRDefault="007C576C">
      <w:pPr>
        <w:pStyle w:val="TOC2"/>
        <w:tabs>
          <w:tab w:val="right" w:leader="dot" w:pos="9350"/>
        </w:tabs>
        <w:rPr>
          <w:ins w:id="443" w:author="Steven" w:date="2022-04-01T17:20:00Z"/>
          <w:rFonts w:asciiTheme="minorHAnsi" w:eastAsiaTheme="minorEastAsia" w:hAnsiTheme="minorHAnsi" w:cstheme="minorBidi"/>
          <w:smallCaps w:val="0"/>
          <w:noProof/>
          <w:sz w:val="22"/>
          <w:szCs w:val="22"/>
        </w:rPr>
      </w:pPr>
      <w:ins w:id="44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"_Toc99726402"</w:instrText>
        </w:r>
        <w:r w:rsidRPr="00432F32">
          <w:rPr>
            <w:rStyle w:val="Hyperlink"/>
            <w:noProof/>
          </w:rPr>
          <w:instrText xml:space="preserve"> </w:instrText>
        </w:r>
        <w:r w:rsidRPr="00432F32">
          <w:rPr>
            <w:rStyle w:val="Hyperlink"/>
            <w:noProof/>
          </w:rPr>
          <w:fldChar w:fldCharType="separate"/>
        </w:r>
        <w:r w:rsidRPr="00432F32">
          <w:rPr>
            <w:rStyle w:val="Hyperlink"/>
            <w:noProof/>
          </w:rPr>
          <w:t>6.15. Interpolation Property</w:t>
        </w:r>
        <w:r>
          <w:rPr>
            <w:noProof/>
            <w:webHidden/>
          </w:rPr>
          <w:tab/>
        </w:r>
        <w:r>
          <w:rPr>
            <w:noProof/>
            <w:webHidden/>
          </w:rPr>
          <w:fldChar w:fldCharType="begin"/>
        </w:r>
        <w:r>
          <w:rPr>
            <w:noProof/>
            <w:webHidden/>
          </w:rPr>
          <w:instrText xml:space="preserve"> PAGEREF _Toc99726402 \h </w:instrText>
        </w:r>
      </w:ins>
      <w:r>
        <w:rPr>
          <w:noProof/>
          <w:webHidden/>
        </w:rPr>
      </w:r>
      <w:r>
        <w:rPr>
          <w:noProof/>
          <w:webHidden/>
        </w:rPr>
        <w:fldChar w:fldCharType="separate"/>
      </w:r>
      <w:ins w:id="445" w:author="Steven" w:date="2022-04-01T17:21:00Z">
        <w:r>
          <w:rPr>
            <w:noProof/>
            <w:webHidden/>
          </w:rPr>
          <w:t>28</w:t>
        </w:r>
      </w:ins>
      <w:ins w:id="446" w:author="Steven" w:date="2022-04-01T17:20:00Z">
        <w:r>
          <w:rPr>
            <w:noProof/>
            <w:webHidden/>
          </w:rPr>
          <w:fldChar w:fldCharType="end"/>
        </w:r>
        <w:r w:rsidRPr="00432F32">
          <w:rPr>
            <w:rStyle w:val="Hyperlink"/>
            <w:noProof/>
          </w:rPr>
          <w:fldChar w:fldCharType="end"/>
        </w:r>
      </w:ins>
    </w:p>
    <w:p w14:paraId="59BEDD07" w14:textId="17907230" w:rsidR="007C576C" w:rsidRDefault="007C576C">
      <w:pPr>
        <w:pStyle w:val="TOC3"/>
        <w:tabs>
          <w:tab w:val="right" w:leader="dot" w:pos="9350"/>
        </w:tabs>
        <w:rPr>
          <w:ins w:id="447" w:author="Steven" w:date="2022-04-01T17:20:00Z"/>
          <w:rFonts w:asciiTheme="minorHAnsi" w:eastAsiaTheme="minorEastAsia" w:hAnsiTheme="minorHAnsi" w:cstheme="minorBidi"/>
          <w:i w:val="0"/>
          <w:iCs w:val="0"/>
          <w:noProof/>
          <w:sz w:val="22"/>
          <w:szCs w:val="22"/>
        </w:rPr>
      </w:pPr>
      <w:ins w:id="44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"_Toc99726403"</w:instrText>
        </w:r>
        <w:r w:rsidRPr="00432F32">
          <w:rPr>
            <w:rStyle w:val="Hyperlink"/>
            <w:noProof/>
          </w:rPr>
          <w:instrText xml:space="preserve"> </w:instrText>
        </w:r>
        <w:r w:rsidRPr="00432F32">
          <w:rPr>
            <w:rStyle w:val="Hyperlink"/>
            <w:noProof/>
          </w:rPr>
          <w:fldChar w:fldCharType="separate"/>
        </w:r>
        <w:r w:rsidRPr="00432F32">
          <w:rPr>
            <w:rStyle w:val="Hyperlink"/>
            <w:noProof/>
          </w:rPr>
          <w:t xml:space="preserve"> Per Elment Variable Interpolation</w:t>
        </w:r>
        <w:r>
          <w:rPr>
            <w:noProof/>
            <w:webHidden/>
          </w:rPr>
          <w:tab/>
        </w:r>
        <w:r>
          <w:rPr>
            <w:noProof/>
            <w:webHidden/>
          </w:rPr>
          <w:fldChar w:fldCharType="begin"/>
        </w:r>
        <w:r>
          <w:rPr>
            <w:noProof/>
            <w:webHidden/>
          </w:rPr>
          <w:instrText xml:space="preserve"> PAGEREF _Toc99726403 \h </w:instrText>
        </w:r>
      </w:ins>
      <w:r>
        <w:rPr>
          <w:noProof/>
          <w:webHidden/>
        </w:rPr>
      </w:r>
      <w:r>
        <w:rPr>
          <w:noProof/>
          <w:webHidden/>
        </w:rPr>
        <w:fldChar w:fldCharType="separate"/>
      </w:r>
      <w:ins w:id="449" w:author="Steven" w:date="2022-04-01T17:21:00Z">
        <w:r>
          <w:rPr>
            <w:noProof/>
            <w:webHidden/>
          </w:rPr>
          <w:t>29</w:t>
        </w:r>
      </w:ins>
      <w:ins w:id="450" w:author="Steven" w:date="2022-04-01T17:20:00Z">
        <w:r>
          <w:rPr>
            <w:noProof/>
            <w:webHidden/>
          </w:rPr>
          <w:fldChar w:fldCharType="end"/>
        </w:r>
        <w:r w:rsidRPr="00432F32">
          <w:rPr>
            <w:rStyle w:val="Hyperlink"/>
            <w:noProof/>
          </w:rPr>
          <w:fldChar w:fldCharType="end"/>
        </w:r>
      </w:ins>
    </w:p>
    <w:p w14:paraId="0A324C3C" w14:textId="1B6D0F4C" w:rsidR="007C576C" w:rsidRDefault="007C576C">
      <w:pPr>
        <w:pStyle w:val="TOC3"/>
        <w:tabs>
          <w:tab w:val="right" w:leader="dot" w:pos="9350"/>
        </w:tabs>
        <w:rPr>
          <w:ins w:id="451" w:author="Steven" w:date="2022-04-01T17:20:00Z"/>
          <w:rFonts w:asciiTheme="minorHAnsi" w:eastAsiaTheme="minorEastAsia" w:hAnsiTheme="minorHAnsi" w:cstheme="minorBidi"/>
          <w:i w:val="0"/>
          <w:iCs w:val="0"/>
          <w:noProof/>
          <w:sz w:val="22"/>
          <w:szCs w:val="22"/>
        </w:rPr>
      </w:pPr>
      <w:ins w:id="45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"_Toc99726404"</w:instrText>
        </w:r>
        <w:r w:rsidRPr="00432F32">
          <w:rPr>
            <w:rStyle w:val="Hyperlink"/>
            <w:noProof/>
          </w:rPr>
          <w:instrText xml:space="preserve"> </w:instrText>
        </w:r>
        <w:r w:rsidRPr="00432F32">
          <w:rPr>
            <w:rStyle w:val="Hyperlink"/>
            <w:noProof/>
          </w:rPr>
          <w:fldChar w:fldCharType="separate"/>
        </w:r>
        <w:r w:rsidRPr="00432F32">
          <w:rPr>
            <w:rStyle w:val="Hyperlink"/>
            <w:noProof/>
          </w:rPr>
          <w:t>6.15.1.</w:t>
        </w:r>
        <w:r>
          <w:rPr>
            <w:noProof/>
            <w:webHidden/>
          </w:rPr>
          <w:tab/>
        </w:r>
        <w:r>
          <w:rPr>
            <w:noProof/>
            <w:webHidden/>
          </w:rPr>
          <w:fldChar w:fldCharType="begin"/>
        </w:r>
        <w:r>
          <w:rPr>
            <w:noProof/>
            <w:webHidden/>
          </w:rPr>
          <w:instrText xml:space="preserve"> PAGEREF _Toc99726404 \h </w:instrText>
        </w:r>
      </w:ins>
      <w:r>
        <w:rPr>
          <w:noProof/>
          <w:webHidden/>
        </w:rPr>
      </w:r>
      <w:r>
        <w:rPr>
          <w:noProof/>
          <w:webHidden/>
        </w:rPr>
        <w:fldChar w:fldCharType="separate"/>
      </w:r>
      <w:ins w:id="453" w:author="Steven" w:date="2022-04-01T17:21:00Z">
        <w:r>
          <w:rPr>
            <w:noProof/>
            <w:webHidden/>
          </w:rPr>
          <w:t>29</w:t>
        </w:r>
      </w:ins>
      <w:ins w:id="454" w:author="Steven" w:date="2022-04-01T17:20:00Z">
        <w:r>
          <w:rPr>
            <w:noProof/>
            <w:webHidden/>
          </w:rPr>
          <w:fldChar w:fldCharType="end"/>
        </w:r>
        <w:r w:rsidRPr="00432F32">
          <w:rPr>
            <w:rStyle w:val="Hyperlink"/>
            <w:noProof/>
          </w:rPr>
          <w:fldChar w:fldCharType="end"/>
        </w:r>
      </w:ins>
    </w:p>
    <w:p w14:paraId="46A3427C" w14:textId="4774D70E" w:rsidR="007C576C" w:rsidRDefault="007C576C">
      <w:pPr>
        <w:pStyle w:val="TOC2"/>
        <w:tabs>
          <w:tab w:val="right" w:leader="dot" w:pos="9350"/>
        </w:tabs>
        <w:rPr>
          <w:ins w:id="455" w:author="Steven" w:date="2022-04-01T17:20:00Z"/>
          <w:rFonts w:asciiTheme="minorHAnsi" w:eastAsiaTheme="minorEastAsia" w:hAnsiTheme="minorHAnsi" w:cstheme="minorBidi"/>
          <w:smallCaps w:val="0"/>
          <w:noProof/>
          <w:sz w:val="22"/>
          <w:szCs w:val="22"/>
        </w:rPr>
      </w:pPr>
      <w:ins w:id="45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"_Toc99726405"</w:instrText>
        </w:r>
        <w:r w:rsidRPr="00432F32">
          <w:rPr>
            <w:rStyle w:val="Hyperlink"/>
            <w:noProof/>
          </w:rPr>
          <w:instrText xml:space="preserve"> </w:instrText>
        </w:r>
        <w:r w:rsidRPr="00432F32">
          <w:rPr>
            <w:rStyle w:val="Hyperlink"/>
            <w:noProof/>
          </w:rPr>
          <w:fldChar w:fldCharType="separate"/>
        </w:r>
        <w:r w:rsidRPr="00432F32">
          <w:rPr>
            <w:rStyle w:val="Hyperlink"/>
            <w:noProof/>
          </w:rPr>
          <w:t>6.16. Cell Species Manager</w:t>
        </w:r>
        <w:r>
          <w:rPr>
            <w:noProof/>
            <w:webHidden/>
          </w:rPr>
          <w:tab/>
        </w:r>
        <w:r>
          <w:rPr>
            <w:noProof/>
            <w:webHidden/>
          </w:rPr>
          <w:fldChar w:fldCharType="begin"/>
        </w:r>
        <w:r>
          <w:rPr>
            <w:noProof/>
            <w:webHidden/>
          </w:rPr>
          <w:instrText xml:space="preserve"> PAGEREF _Toc99726405 \h </w:instrText>
        </w:r>
      </w:ins>
      <w:r>
        <w:rPr>
          <w:noProof/>
          <w:webHidden/>
        </w:rPr>
      </w:r>
      <w:r>
        <w:rPr>
          <w:noProof/>
          <w:webHidden/>
        </w:rPr>
        <w:fldChar w:fldCharType="separate"/>
      </w:r>
      <w:ins w:id="457" w:author="Steven" w:date="2022-04-01T17:21:00Z">
        <w:r>
          <w:rPr>
            <w:noProof/>
            <w:webHidden/>
          </w:rPr>
          <w:t>29</w:t>
        </w:r>
      </w:ins>
      <w:ins w:id="458" w:author="Steven" w:date="2022-04-01T17:20:00Z">
        <w:r>
          <w:rPr>
            <w:noProof/>
            <w:webHidden/>
          </w:rPr>
          <w:fldChar w:fldCharType="end"/>
        </w:r>
        <w:r w:rsidRPr="00432F32">
          <w:rPr>
            <w:rStyle w:val="Hyperlink"/>
            <w:noProof/>
          </w:rPr>
          <w:fldChar w:fldCharType="end"/>
        </w:r>
      </w:ins>
    </w:p>
    <w:p w14:paraId="003A5ABB" w14:textId="6F7D7DB2" w:rsidR="007C576C" w:rsidRDefault="007C576C">
      <w:pPr>
        <w:pStyle w:val="TOC2"/>
        <w:tabs>
          <w:tab w:val="right" w:leader="dot" w:pos="9350"/>
        </w:tabs>
        <w:rPr>
          <w:ins w:id="459" w:author="Steven" w:date="2022-04-01T17:20:00Z"/>
          <w:rFonts w:asciiTheme="minorHAnsi" w:eastAsiaTheme="minorEastAsia" w:hAnsiTheme="minorHAnsi" w:cstheme="minorBidi"/>
          <w:smallCaps w:val="0"/>
          <w:noProof/>
          <w:sz w:val="22"/>
          <w:szCs w:val="22"/>
        </w:rPr>
      </w:pPr>
      <w:ins w:id="46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"_Toc99726406"</w:instrText>
        </w:r>
        <w:r w:rsidRPr="00432F32">
          <w:rPr>
            <w:rStyle w:val="Hyperlink"/>
            <w:noProof/>
          </w:rPr>
          <w:instrText xml:space="preserve"> </w:instrText>
        </w:r>
        <w:r w:rsidRPr="00432F32">
          <w:rPr>
            <w:rStyle w:val="Hyperlink"/>
            <w:noProof/>
          </w:rPr>
          <w:fldChar w:fldCharType="separate"/>
        </w:r>
        <w:r w:rsidRPr="00432F32">
          <w:rPr>
            <w:rStyle w:val="Hyperlink"/>
            <w:noProof/>
          </w:rPr>
          <w:t>6.17. Cell Reaction Manager</w:t>
        </w:r>
        <w:r>
          <w:rPr>
            <w:noProof/>
            <w:webHidden/>
          </w:rPr>
          <w:tab/>
        </w:r>
        <w:r>
          <w:rPr>
            <w:noProof/>
            <w:webHidden/>
          </w:rPr>
          <w:fldChar w:fldCharType="begin"/>
        </w:r>
        <w:r>
          <w:rPr>
            <w:noProof/>
            <w:webHidden/>
          </w:rPr>
          <w:instrText xml:space="preserve"> PAGEREF _Toc99726406 \h </w:instrText>
        </w:r>
      </w:ins>
      <w:r>
        <w:rPr>
          <w:noProof/>
          <w:webHidden/>
        </w:rPr>
      </w:r>
      <w:r>
        <w:rPr>
          <w:noProof/>
          <w:webHidden/>
        </w:rPr>
        <w:fldChar w:fldCharType="separate"/>
      </w:r>
      <w:ins w:id="461" w:author="Steven" w:date="2022-04-01T17:21:00Z">
        <w:r>
          <w:rPr>
            <w:noProof/>
            <w:webHidden/>
          </w:rPr>
          <w:t>29</w:t>
        </w:r>
      </w:ins>
      <w:ins w:id="462" w:author="Steven" w:date="2022-04-01T17:20:00Z">
        <w:r>
          <w:rPr>
            <w:noProof/>
            <w:webHidden/>
          </w:rPr>
          <w:fldChar w:fldCharType="end"/>
        </w:r>
        <w:r w:rsidRPr="00432F32">
          <w:rPr>
            <w:rStyle w:val="Hyperlink"/>
            <w:noProof/>
          </w:rPr>
          <w:fldChar w:fldCharType="end"/>
        </w:r>
      </w:ins>
    </w:p>
    <w:p w14:paraId="59B75694" w14:textId="4CD60412" w:rsidR="007C576C" w:rsidRDefault="007C576C">
      <w:pPr>
        <w:pStyle w:val="TOC2"/>
        <w:tabs>
          <w:tab w:val="right" w:leader="dot" w:pos="9350"/>
        </w:tabs>
        <w:rPr>
          <w:ins w:id="463" w:author="Steven" w:date="2022-04-01T17:20:00Z"/>
          <w:rFonts w:asciiTheme="minorHAnsi" w:eastAsiaTheme="minorEastAsia" w:hAnsiTheme="minorHAnsi" w:cstheme="minorBidi"/>
          <w:smallCaps w:val="0"/>
          <w:noProof/>
          <w:sz w:val="22"/>
          <w:szCs w:val="22"/>
        </w:rPr>
      </w:pPr>
      <w:ins w:id="464" w:author="Steven" w:date="2022-04-01T17:20:00Z">
        <w:r w:rsidRPr="00432F32">
          <w:rPr>
            <w:rStyle w:val="Hyperlink"/>
            <w:noProof/>
          </w:rPr>
          <w:lastRenderedPageBreak/>
          <w:fldChar w:fldCharType="begin"/>
        </w:r>
        <w:r w:rsidRPr="00432F32">
          <w:rPr>
            <w:rStyle w:val="Hyperlink"/>
            <w:noProof/>
          </w:rPr>
          <w:instrText xml:space="preserve"> </w:instrText>
        </w:r>
        <w:r>
          <w:rPr>
            <w:noProof/>
          </w:rPr>
          <w:instrText>HYPERLINK \l "_Toc99726407"</w:instrText>
        </w:r>
        <w:r w:rsidRPr="00432F32">
          <w:rPr>
            <w:rStyle w:val="Hyperlink"/>
            <w:noProof/>
          </w:rPr>
          <w:instrText xml:space="preserve"> </w:instrText>
        </w:r>
        <w:r w:rsidRPr="00432F32">
          <w:rPr>
            <w:rStyle w:val="Hyperlink"/>
            <w:noProof/>
          </w:rPr>
          <w:fldChar w:fldCharType="separate"/>
        </w:r>
        <w:r w:rsidRPr="00432F32">
          <w:rPr>
            <w:rStyle w:val="Hyperlink"/>
            <w:noProof/>
          </w:rPr>
          <w:t>6.18. Branch Policy</w:t>
        </w:r>
        <w:r>
          <w:rPr>
            <w:noProof/>
            <w:webHidden/>
          </w:rPr>
          <w:tab/>
        </w:r>
        <w:r>
          <w:rPr>
            <w:noProof/>
            <w:webHidden/>
          </w:rPr>
          <w:fldChar w:fldCharType="begin"/>
        </w:r>
        <w:r>
          <w:rPr>
            <w:noProof/>
            <w:webHidden/>
          </w:rPr>
          <w:instrText xml:space="preserve"> PAGEREF _Toc99726407 \h </w:instrText>
        </w:r>
      </w:ins>
      <w:r>
        <w:rPr>
          <w:noProof/>
          <w:webHidden/>
        </w:rPr>
      </w:r>
      <w:r>
        <w:rPr>
          <w:noProof/>
          <w:webHidden/>
        </w:rPr>
        <w:fldChar w:fldCharType="separate"/>
      </w:r>
      <w:ins w:id="465" w:author="Steven" w:date="2022-04-01T17:21:00Z">
        <w:r>
          <w:rPr>
            <w:noProof/>
            <w:webHidden/>
          </w:rPr>
          <w:t>30</w:t>
        </w:r>
      </w:ins>
      <w:ins w:id="466" w:author="Steven" w:date="2022-04-01T17:20:00Z">
        <w:r>
          <w:rPr>
            <w:noProof/>
            <w:webHidden/>
          </w:rPr>
          <w:fldChar w:fldCharType="end"/>
        </w:r>
        <w:r w:rsidRPr="00432F32">
          <w:rPr>
            <w:rStyle w:val="Hyperlink"/>
            <w:noProof/>
          </w:rPr>
          <w:fldChar w:fldCharType="end"/>
        </w:r>
      </w:ins>
    </w:p>
    <w:p w14:paraId="698150C5" w14:textId="0DC8CEF6" w:rsidR="007C576C" w:rsidRDefault="007C576C">
      <w:pPr>
        <w:pStyle w:val="TOC3"/>
        <w:tabs>
          <w:tab w:val="right" w:leader="dot" w:pos="9350"/>
        </w:tabs>
        <w:rPr>
          <w:ins w:id="467" w:author="Steven" w:date="2022-04-01T17:20:00Z"/>
          <w:rFonts w:asciiTheme="minorHAnsi" w:eastAsiaTheme="minorEastAsia" w:hAnsiTheme="minorHAnsi" w:cstheme="minorBidi"/>
          <w:i w:val="0"/>
          <w:iCs w:val="0"/>
          <w:noProof/>
          <w:sz w:val="22"/>
          <w:szCs w:val="22"/>
        </w:rPr>
      </w:pPr>
      <w:ins w:id="46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"_Toc99726408"</w:instrText>
        </w:r>
        <w:r w:rsidRPr="00432F32">
          <w:rPr>
            <w:rStyle w:val="Hyperlink"/>
            <w:noProof/>
          </w:rPr>
          <w:instrText xml:space="preserve"> </w:instrText>
        </w:r>
        <w:r w:rsidRPr="00432F32">
          <w:rPr>
            <w:rStyle w:val="Hyperlink"/>
            <w:noProof/>
          </w:rPr>
          <w:fldChar w:fldCharType="separate"/>
        </w:r>
        <w:r w:rsidRPr="00432F32">
          <w:rPr>
            <w:rStyle w:val="Hyperlink"/>
            <w:noProof/>
          </w:rPr>
          <w:t>6.18.1. Delayed Branching Policy</w:t>
        </w:r>
        <w:r>
          <w:rPr>
            <w:noProof/>
            <w:webHidden/>
          </w:rPr>
          <w:tab/>
        </w:r>
        <w:r>
          <w:rPr>
            <w:noProof/>
            <w:webHidden/>
          </w:rPr>
          <w:fldChar w:fldCharType="begin"/>
        </w:r>
        <w:r>
          <w:rPr>
            <w:noProof/>
            <w:webHidden/>
          </w:rPr>
          <w:instrText xml:space="preserve"> PAGEREF _Toc99726408 \h </w:instrText>
        </w:r>
      </w:ins>
      <w:r>
        <w:rPr>
          <w:noProof/>
          <w:webHidden/>
        </w:rPr>
      </w:r>
      <w:r>
        <w:rPr>
          <w:noProof/>
          <w:webHidden/>
        </w:rPr>
        <w:fldChar w:fldCharType="separate"/>
      </w:r>
      <w:ins w:id="469" w:author="Steven" w:date="2022-04-01T17:21:00Z">
        <w:r>
          <w:rPr>
            <w:noProof/>
            <w:webHidden/>
          </w:rPr>
          <w:t>30</w:t>
        </w:r>
      </w:ins>
      <w:ins w:id="470" w:author="Steven" w:date="2022-04-01T17:20:00Z">
        <w:r>
          <w:rPr>
            <w:noProof/>
            <w:webHidden/>
          </w:rPr>
          <w:fldChar w:fldCharType="end"/>
        </w:r>
        <w:r w:rsidRPr="00432F32">
          <w:rPr>
            <w:rStyle w:val="Hyperlink"/>
            <w:noProof/>
          </w:rPr>
          <w:fldChar w:fldCharType="end"/>
        </w:r>
      </w:ins>
    </w:p>
    <w:p w14:paraId="21047819" w14:textId="1A3A7612" w:rsidR="007C576C" w:rsidRDefault="007C576C">
      <w:pPr>
        <w:pStyle w:val="TOC2"/>
        <w:tabs>
          <w:tab w:val="right" w:leader="dot" w:pos="9350"/>
        </w:tabs>
        <w:rPr>
          <w:ins w:id="471" w:author="Steven" w:date="2022-04-01T17:20:00Z"/>
          <w:rFonts w:asciiTheme="minorHAnsi" w:eastAsiaTheme="minorEastAsia" w:hAnsiTheme="minorHAnsi" w:cstheme="minorBidi"/>
          <w:smallCaps w:val="0"/>
          <w:noProof/>
          <w:sz w:val="22"/>
          <w:szCs w:val="22"/>
        </w:rPr>
      </w:pPr>
      <w:ins w:id="47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"_Toc99726409"</w:instrText>
        </w:r>
        <w:r w:rsidRPr="00432F32">
          <w:rPr>
            <w:rStyle w:val="Hyperlink"/>
            <w:noProof/>
          </w:rPr>
          <w:instrText xml:space="preserve"> </w:instrText>
        </w:r>
        <w:r w:rsidRPr="00432F32">
          <w:rPr>
            <w:rStyle w:val="Hyperlink"/>
            <w:noProof/>
          </w:rPr>
          <w:fldChar w:fldCharType="separate"/>
        </w:r>
        <w:r w:rsidRPr="00432F32">
          <w:rPr>
            <w:rStyle w:val="Hyperlink"/>
            <w:noProof/>
          </w:rPr>
          <w:t>6.19. Probability Distributions</w:t>
        </w:r>
        <w:r>
          <w:rPr>
            <w:noProof/>
            <w:webHidden/>
          </w:rPr>
          <w:tab/>
        </w:r>
        <w:r>
          <w:rPr>
            <w:noProof/>
            <w:webHidden/>
          </w:rPr>
          <w:fldChar w:fldCharType="begin"/>
        </w:r>
        <w:r>
          <w:rPr>
            <w:noProof/>
            <w:webHidden/>
          </w:rPr>
          <w:instrText xml:space="preserve"> PAGEREF _Toc99726409 \h </w:instrText>
        </w:r>
      </w:ins>
      <w:r>
        <w:rPr>
          <w:noProof/>
          <w:webHidden/>
        </w:rPr>
      </w:r>
      <w:r>
        <w:rPr>
          <w:noProof/>
          <w:webHidden/>
        </w:rPr>
        <w:fldChar w:fldCharType="separate"/>
      </w:r>
      <w:ins w:id="473" w:author="Steven" w:date="2022-04-01T17:21:00Z">
        <w:r>
          <w:rPr>
            <w:noProof/>
            <w:webHidden/>
          </w:rPr>
          <w:t>30</w:t>
        </w:r>
      </w:ins>
      <w:ins w:id="474" w:author="Steven" w:date="2022-04-01T17:20:00Z">
        <w:r>
          <w:rPr>
            <w:noProof/>
            <w:webHidden/>
          </w:rPr>
          <w:fldChar w:fldCharType="end"/>
        </w:r>
        <w:r w:rsidRPr="00432F32">
          <w:rPr>
            <w:rStyle w:val="Hyperlink"/>
            <w:noProof/>
          </w:rPr>
          <w:fldChar w:fldCharType="end"/>
        </w:r>
      </w:ins>
    </w:p>
    <w:p w14:paraId="43802B74" w14:textId="0304E82F" w:rsidR="007C576C" w:rsidRDefault="007C576C">
      <w:pPr>
        <w:pStyle w:val="TOC3"/>
        <w:tabs>
          <w:tab w:val="right" w:leader="dot" w:pos="9350"/>
        </w:tabs>
        <w:rPr>
          <w:ins w:id="475" w:author="Steven" w:date="2022-04-01T17:20:00Z"/>
          <w:rFonts w:asciiTheme="minorHAnsi" w:eastAsiaTheme="minorEastAsia" w:hAnsiTheme="minorHAnsi" w:cstheme="minorBidi"/>
          <w:i w:val="0"/>
          <w:iCs w:val="0"/>
          <w:noProof/>
          <w:sz w:val="22"/>
          <w:szCs w:val="22"/>
        </w:rPr>
      </w:pPr>
      <w:ins w:id="47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"_Toc99726410"</w:instrText>
        </w:r>
        <w:r w:rsidRPr="00432F32">
          <w:rPr>
            <w:rStyle w:val="Hyperlink"/>
            <w:noProof/>
          </w:rPr>
          <w:instrText xml:space="preserve"> </w:instrText>
        </w:r>
        <w:r w:rsidRPr="00432F32">
          <w:rPr>
            <w:rStyle w:val="Hyperlink"/>
            <w:noProof/>
          </w:rPr>
          <w:fldChar w:fldCharType="separate"/>
        </w:r>
        <w:r w:rsidRPr="00432F32">
          <w:rPr>
            <w:rStyle w:val="Hyperlink"/>
            <w:noProof/>
          </w:rPr>
          <w:t>6.19.1. Normal Distribution</w:t>
        </w:r>
        <w:r>
          <w:rPr>
            <w:noProof/>
            <w:webHidden/>
          </w:rPr>
          <w:tab/>
        </w:r>
        <w:r>
          <w:rPr>
            <w:noProof/>
            <w:webHidden/>
          </w:rPr>
          <w:fldChar w:fldCharType="begin"/>
        </w:r>
        <w:r>
          <w:rPr>
            <w:noProof/>
            <w:webHidden/>
          </w:rPr>
          <w:instrText xml:space="preserve"> PAGEREF _Toc99726410 \h </w:instrText>
        </w:r>
      </w:ins>
      <w:r>
        <w:rPr>
          <w:noProof/>
          <w:webHidden/>
        </w:rPr>
      </w:r>
      <w:r>
        <w:rPr>
          <w:noProof/>
          <w:webHidden/>
        </w:rPr>
        <w:fldChar w:fldCharType="separate"/>
      </w:r>
      <w:ins w:id="477" w:author="Steven" w:date="2022-04-01T17:21:00Z">
        <w:r>
          <w:rPr>
            <w:noProof/>
            <w:webHidden/>
          </w:rPr>
          <w:t>31</w:t>
        </w:r>
      </w:ins>
      <w:ins w:id="478" w:author="Steven" w:date="2022-04-01T17:20:00Z">
        <w:r>
          <w:rPr>
            <w:noProof/>
            <w:webHidden/>
          </w:rPr>
          <w:fldChar w:fldCharType="end"/>
        </w:r>
        <w:r w:rsidRPr="00432F32">
          <w:rPr>
            <w:rStyle w:val="Hyperlink"/>
            <w:noProof/>
          </w:rPr>
          <w:fldChar w:fldCharType="end"/>
        </w:r>
      </w:ins>
    </w:p>
    <w:p w14:paraId="270FC8D9" w14:textId="72CFC17C" w:rsidR="007C576C" w:rsidRDefault="007C576C">
      <w:pPr>
        <w:pStyle w:val="TOC3"/>
        <w:tabs>
          <w:tab w:val="right" w:leader="dot" w:pos="9350"/>
        </w:tabs>
        <w:rPr>
          <w:ins w:id="479" w:author="Steven" w:date="2022-04-01T17:20:00Z"/>
          <w:rFonts w:asciiTheme="minorHAnsi" w:eastAsiaTheme="minorEastAsia" w:hAnsiTheme="minorHAnsi" w:cstheme="minorBidi"/>
          <w:i w:val="0"/>
          <w:iCs w:val="0"/>
          <w:noProof/>
          <w:sz w:val="22"/>
          <w:szCs w:val="22"/>
        </w:rPr>
      </w:pPr>
      <w:ins w:id="48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"_Toc99726411"</w:instrText>
        </w:r>
        <w:r w:rsidRPr="00432F32">
          <w:rPr>
            <w:rStyle w:val="Hyperlink"/>
            <w:noProof/>
          </w:rPr>
          <w:instrText xml:space="preserve"> </w:instrText>
        </w:r>
        <w:r w:rsidRPr="00432F32">
          <w:rPr>
            <w:rStyle w:val="Hyperlink"/>
            <w:noProof/>
          </w:rPr>
          <w:fldChar w:fldCharType="separate"/>
        </w:r>
        <w:r w:rsidRPr="00432F32">
          <w:rPr>
            <w:rStyle w:val="Hyperlink"/>
            <w:noProof/>
          </w:rPr>
          <w:t>6.19.2. Uniform Distribution</w:t>
        </w:r>
        <w:r>
          <w:rPr>
            <w:noProof/>
            <w:webHidden/>
          </w:rPr>
          <w:tab/>
        </w:r>
        <w:r>
          <w:rPr>
            <w:noProof/>
            <w:webHidden/>
          </w:rPr>
          <w:fldChar w:fldCharType="begin"/>
        </w:r>
        <w:r>
          <w:rPr>
            <w:noProof/>
            <w:webHidden/>
          </w:rPr>
          <w:instrText xml:space="preserve"> PAGEREF _Toc99726411 \h </w:instrText>
        </w:r>
      </w:ins>
      <w:r>
        <w:rPr>
          <w:noProof/>
          <w:webHidden/>
        </w:rPr>
      </w:r>
      <w:r>
        <w:rPr>
          <w:noProof/>
          <w:webHidden/>
        </w:rPr>
        <w:fldChar w:fldCharType="separate"/>
      </w:r>
      <w:ins w:id="481" w:author="Steven" w:date="2022-04-01T17:21:00Z">
        <w:r>
          <w:rPr>
            <w:noProof/>
            <w:webHidden/>
          </w:rPr>
          <w:t>31</w:t>
        </w:r>
      </w:ins>
      <w:ins w:id="482" w:author="Steven" w:date="2022-04-01T17:20:00Z">
        <w:r>
          <w:rPr>
            <w:noProof/>
            <w:webHidden/>
          </w:rPr>
          <w:fldChar w:fldCharType="end"/>
        </w:r>
        <w:r w:rsidRPr="00432F32">
          <w:rPr>
            <w:rStyle w:val="Hyperlink"/>
            <w:noProof/>
          </w:rPr>
          <w:fldChar w:fldCharType="end"/>
        </w:r>
      </w:ins>
    </w:p>
    <w:p w14:paraId="23990028" w14:textId="2954E980" w:rsidR="007C576C" w:rsidRDefault="007C576C">
      <w:pPr>
        <w:pStyle w:val="TOC3"/>
        <w:tabs>
          <w:tab w:val="right" w:leader="dot" w:pos="9350"/>
        </w:tabs>
        <w:rPr>
          <w:ins w:id="483" w:author="Steven" w:date="2022-04-01T17:20:00Z"/>
          <w:rFonts w:asciiTheme="minorHAnsi" w:eastAsiaTheme="minorEastAsia" w:hAnsiTheme="minorHAnsi" w:cstheme="minorBidi"/>
          <w:i w:val="0"/>
          <w:iCs w:val="0"/>
          <w:noProof/>
          <w:sz w:val="22"/>
          <w:szCs w:val="22"/>
        </w:rPr>
      </w:pPr>
      <w:ins w:id="48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"_Toc99726412"</w:instrText>
        </w:r>
        <w:r w:rsidRPr="00432F32">
          <w:rPr>
            <w:rStyle w:val="Hyperlink"/>
            <w:noProof/>
          </w:rPr>
          <w:instrText xml:space="preserve"> </w:instrText>
        </w:r>
        <w:r w:rsidRPr="00432F32">
          <w:rPr>
            <w:rStyle w:val="Hyperlink"/>
            <w:noProof/>
          </w:rPr>
          <w:fldChar w:fldCharType="separate"/>
        </w:r>
        <w:r w:rsidRPr="00432F32">
          <w:rPr>
            <w:rStyle w:val="Hyperlink"/>
            <w:noProof/>
          </w:rPr>
          <w:t>6.19.3. Exponential Distribution</w:t>
        </w:r>
        <w:r>
          <w:rPr>
            <w:noProof/>
            <w:webHidden/>
          </w:rPr>
          <w:tab/>
        </w:r>
        <w:r>
          <w:rPr>
            <w:noProof/>
            <w:webHidden/>
          </w:rPr>
          <w:fldChar w:fldCharType="begin"/>
        </w:r>
        <w:r>
          <w:rPr>
            <w:noProof/>
            <w:webHidden/>
          </w:rPr>
          <w:instrText xml:space="preserve"> PAGEREF _Toc99726412 \h </w:instrText>
        </w:r>
      </w:ins>
      <w:r>
        <w:rPr>
          <w:noProof/>
          <w:webHidden/>
        </w:rPr>
      </w:r>
      <w:r>
        <w:rPr>
          <w:noProof/>
          <w:webHidden/>
        </w:rPr>
        <w:fldChar w:fldCharType="separate"/>
      </w:r>
      <w:ins w:id="485" w:author="Steven" w:date="2022-04-01T17:21:00Z">
        <w:r>
          <w:rPr>
            <w:noProof/>
            <w:webHidden/>
          </w:rPr>
          <w:t>31</w:t>
        </w:r>
      </w:ins>
      <w:ins w:id="486" w:author="Steven" w:date="2022-04-01T17:20:00Z">
        <w:r>
          <w:rPr>
            <w:noProof/>
            <w:webHidden/>
          </w:rPr>
          <w:fldChar w:fldCharType="end"/>
        </w:r>
        <w:r w:rsidRPr="00432F32">
          <w:rPr>
            <w:rStyle w:val="Hyperlink"/>
            <w:noProof/>
          </w:rPr>
          <w:fldChar w:fldCharType="end"/>
        </w:r>
      </w:ins>
    </w:p>
    <w:p w14:paraId="3FA7B168" w14:textId="30D09D76" w:rsidR="007C576C" w:rsidRDefault="007C576C">
      <w:pPr>
        <w:pStyle w:val="TOC3"/>
        <w:tabs>
          <w:tab w:val="right" w:leader="dot" w:pos="9350"/>
        </w:tabs>
        <w:rPr>
          <w:ins w:id="487" w:author="Steven" w:date="2022-04-01T17:20:00Z"/>
          <w:rFonts w:asciiTheme="minorHAnsi" w:eastAsiaTheme="minorEastAsia" w:hAnsiTheme="minorHAnsi" w:cstheme="minorBidi"/>
          <w:i w:val="0"/>
          <w:iCs w:val="0"/>
          <w:noProof/>
          <w:sz w:val="22"/>
          <w:szCs w:val="22"/>
        </w:rPr>
      </w:pPr>
      <w:ins w:id="48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"_Toc99726413"</w:instrText>
        </w:r>
        <w:r w:rsidRPr="00432F32">
          <w:rPr>
            <w:rStyle w:val="Hyperlink"/>
            <w:noProof/>
          </w:rPr>
          <w:instrText xml:space="preserve"> </w:instrText>
        </w:r>
        <w:r w:rsidRPr="00432F32">
          <w:rPr>
            <w:rStyle w:val="Hyperlink"/>
            <w:noProof/>
          </w:rPr>
          <w:fldChar w:fldCharType="separate"/>
        </w:r>
        <w:r w:rsidRPr="00432F32">
          <w:rPr>
            <w:rStyle w:val="Hyperlink"/>
            <w:noProof/>
          </w:rPr>
          <w:t>6.19.4. Cauchy Distribution</w:t>
        </w:r>
        <w:r>
          <w:rPr>
            <w:noProof/>
            <w:webHidden/>
          </w:rPr>
          <w:tab/>
        </w:r>
        <w:r>
          <w:rPr>
            <w:noProof/>
            <w:webHidden/>
          </w:rPr>
          <w:fldChar w:fldCharType="begin"/>
        </w:r>
        <w:r>
          <w:rPr>
            <w:noProof/>
            <w:webHidden/>
          </w:rPr>
          <w:instrText xml:space="preserve"> PAGEREF _Toc99726413 \h </w:instrText>
        </w:r>
      </w:ins>
      <w:r>
        <w:rPr>
          <w:noProof/>
          <w:webHidden/>
        </w:rPr>
      </w:r>
      <w:r>
        <w:rPr>
          <w:noProof/>
          <w:webHidden/>
        </w:rPr>
        <w:fldChar w:fldCharType="separate"/>
      </w:r>
      <w:ins w:id="489" w:author="Steven" w:date="2022-04-01T17:21:00Z">
        <w:r>
          <w:rPr>
            <w:noProof/>
            <w:webHidden/>
          </w:rPr>
          <w:t>31</w:t>
        </w:r>
      </w:ins>
      <w:ins w:id="490" w:author="Steven" w:date="2022-04-01T17:20:00Z">
        <w:r>
          <w:rPr>
            <w:noProof/>
            <w:webHidden/>
          </w:rPr>
          <w:fldChar w:fldCharType="end"/>
        </w:r>
        <w:r w:rsidRPr="00432F32">
          <w:rPr>
            <w:rStyle w:val="Hyperlink"/>
            <w:noProof/>
          </w:rPr>
          <w:fldChar w:fldCharType="end"/>
        </w:r>
      </w:ins>
    </w:p>
    <w:p w14:paraId="1F4DC96F" w14:textId="75ED57E6" w:rsidR="007C576C" w:rsidRDefault="007C576C">
      <w:pPr>
        <w:pStyle w:val="TOC3"/>
        <w:tabs>
          <w:tab w:val="right" w:leader="dot" w:pos="9350"/>
        </w:tabs>
        <w:rPr>
          <w:ins w:id="491" w:author="Steven" w:date="2022-04-01T17:20:00Z"/>
          <w:rFonts w:asciiTheme="minorHAnsi" w:eastAsiaTheme="minorEastAsia" w:hAnsiTheme="minorHAnsi" w:cstheme="minorBidi"/>
          <w:i w:val="0"/>
          <w:iCs w:val="0"/>
          <w:noProof/>
          <w:sz w:val="22"/>
          <w:szCs w:val="22"/>
        </w:rPr>
      </w:pPr>
      <w:ins w:id="49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"_Toc99726414"</w:instrText>
        </w:r>
        <w:r w:rsidRPr="00432F32">
          <w:rPr>
            <w:rStyle w:val="Hyperlink"/>
            <w:noProof/>
          </w:rPr>
          <w:instrText xml:space="preserve"> </w:instrText>
        </w:r>
        <w:r w:rsidRPr="00432F32">
          <w:rPr>
            <w:rStyle w:val="Hyperlink"/>
            <w:noProof/>
          </w:rPr>
          <w:fldChar w:fldCharType="separate"/>
        </w:r>
        <w:r w:rsidRPr="00432F32">
          <w:rPr>
            <w:rStyle w:val="Hyperlink"/>
            <w:noProof/>
          </w:rPr>
          <w:t>6.19.5. Chi Squared Distribution</w:t>
        </w:r>
        <w:r>
          <w:rPr>
            <w:noProof/>
            <w:webHidden/>
          </w:rPr>
          <w:tab/>
        </w:r>
        <w:r>
          <w:rPr>
            <w:noProof/>
            <w:webHidden/>
          </w:rPr>
          <w:fldChar w:fldCharType="begin"/>
        </w:r>
        <w:r>
          <w:rPr>
            <w:noProof/>
            <w:webHidden/>
          </w:rPr>
          <w:instrText xml:space="preserve"> PAGEREF _Toc99726414 \h </w:instrText>
        </w:r>
      </w:ins>
      <w:r>
        <w:rPr>
          <w:noProof/>
          <w:webHidden/>
        </w:rPr>
      </w:r>
      <w:r>
        <w:rPr>
          <w:noProof/>
          <w:webHidden/>
        </w:rPr>
        <w:fldChar w:fldCharType="separate"/>
      </w:r>
      <w:ins w:id="493" w:author="Steven" w:date="2022-04-01T17:21:00Z">
        <w:r>
          <w:rPr>
            <w:noProof/>
            <w:webHidden/>
          </w:rPr>
          <w:t>32</w:t>
        </w:r>
      </w:ins>
      <w:ins w:id="494" w:author="Steven" w:date="2022-04-01T17:20:00Z">
        <w:r>
          <w:rPr>
            <w:noProof/>
            <w:webHidden/>
          </w:rPr>
          <w:fldChar w:fldCharType="end"/>
        </w:r>
        <w:r w:rsidRPr="00432F32">
          <w:rPr>
            <w:rStyle w:val="Hyperlink"/>
            <w:noProof/>
          </w:rPr>
          <w:fldChar w:fldCharType="end"/>
        </w:r>
      </w:ins>
    </w:p>
    <w:p w14:paraId="06357B53" w14:textId="4183C431" w:rsidR="007C576C" w:rsidRDefault="007C576C">
      <w:pPr>
        <w:pStyle w:val="TOC3"/>
        <w:tabs>
          <w:tab w:val="right" w:leader="dot" w:pos="9350"/>
        </w:tabs>
        <w:rPr>
          <w:ins w:id="495" w:author="Steven" w:date="2022-04-01T17:20:00Z"/>
          <w:rFonts w:asciiTheme="minorHAnsi" w:eastAsiaTheme="minorEastAsia" w:hAnsiTheme="minorHAnsi" w:cstheme="minorBidi"/>
          <w:i w:val="0"/>
          <w:iCs w:val="0"/>
          <w:noProof/>
          <w:sz w:val="22"/>
          <w:szCs w:val="22"/>
        </w:rPr>
      </w:pPr>
      <w:ins w:id="49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"_Toc99726415"</w:instrText>
        </w:r>
        <w:r w:rsidRPr="00432F32">
          <w:rPr>
            <w:rStyle w:val="Hyperlink"/>
            <w:noProof/>
          </w:rPr>
          <w:instrText xml:space="preserve"> </w:instrText>
        </w:r>
        <w:r w:rsidRPr="00432F32">
          <w:rPr>
            <w:rStyle w:val="Hyperlink"/>
            <w:noProof/>
          </w:rPr>
          <w:fldChar w:fldCharType="separate"/>
        </w:r>
        <w:r w:rsidRPr="00432F32">
          <w:rPr>
            <w:rStyle w:val="Hyperlink"/>
            <w:noProof/>
          </w:rPr>
          <w:t>6.19.6. Weibull Distribution</w:t>
        </w:r>
        <w:r>
          <w:rPr>
            <w:noProof/>
            <w:webHidden/>
          </w:rPr>
          <w:tab/>
        </w:r>
        <w:r>
          <w:rPr>
            <w:noProof/>
            <w:webHidden/>
          </w:rPr>
          <w:fldChar w:fldCharType="begin"/>
        </w:r>
        <w:r>
          <w:rPr>
            <w:noProof/>
            <w:webHidden/>
          </w:rPr>
          <w:instrText xml:space="preserve"> PAGEREF _Toc99726415 \h </w:instrText>
        </w:r>
      </w:ins>
      <w:r>
        <w:rPr>
          <w:noProof/>
          <w:webHidden/>
        </w:rPr>
      </w:r>
      <w:r>
        <w:rPr>
          <w:noProof/>
          <w:webHidden/>
        </w:rPr>
        <w:fldChar w:fldCharType="separate"/>
      </w:r>
      <w:ins w:id="497" w:author="Steven" w:date="2022-04-01T17:21:00Z">
        <w:r>
          <w:rPr>
            <w:noProof/>
            <w:webHidden/>
          </w:rPr>
          <w:t>32</w:t>
        </w:r>
      </w:ins>
      <w:ins w:id="498" w:author="Steven" w:date="2022-04-01T17:20:00Z">
        <w:r>
          <w:rPr>
            <w:noProof/>
            <w:webHidden/>
          </w:rPr>
          <w:fldChar w:fldCharType="end"/>
        </w:r>
        <w:r w:rsidRPr="00432F32">
          <w:rPr>
            <w:rStyle w:val="Hyperlink"/>
            <w:noProof/>
          </w:rPr>
          <w:fldChar w:fldCharType="end"/>
        </w:r>
      </w:ins>
    </w:p>
    <w:p w14:paraId="4CC8C404" w14:textId="63494900" w:rsidR="007C576C" w:rsidRDefault="007C576C">
      <w:pPr>
        <w:pStyle w:val="TOC3"/>
        <w:tabs>
          <w:tab w:val="right" w:leader="dot" w:pos="9350"/>
        </w:tabs>
        <w:rPr>
          <w:ins w:id="499" w:author="Steven" w:date="2022-04-01T17:20:00Z"/>
          <w:rFonts w:asciiTheme="minorHAnsi" w:eastAsiaTheme="minorEastAsia" w:hAnsiTheme="minorHAnsi" w:cstheme="minorBidi"/>
          <w:i w:val="0"/>
          <w:iCs w:val="0"/>
          <w:noProof/>
          <w:sz w:val="22"/>
          <w:szCs w:val="22"/>
        </w:rPr>
      </w:pPr>
      <w:ins w:id="50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"_Toc99726416"</w:instrText>
        </w:r>
        <w:r w:rsidRPr="00432F32">
          <w:rPr>
            <w:rStyle w:val="Hyperlink"/>
            <w:noProof/>
          </w:rPr>
          <w:instrText xml:space="preserve"> </w:instrText>
        </w:r>
        <w:r w:rsidRPr="00432F32">
          <w:rPr>
            <w:rStyle w:val="Hyperlink"/>
            <w:noProof/>
          </w:rPr>
          <w:fldChar w:fldCharType="separate"/>
        </w:r>
        <w:r w:rsidRPr="00432F32">
          <w:rPr>
            <w:rStyle w:val="Hyperlink"/>
            <w:noProof/>
          </w:rPr>
          <w:t>6.19.7. Gamma Distribution</w:t>
        </w:r>
        <w:r>
          <w:rPr>
            <w:noProof/>
            <w:webHidden/>
          </w:rPr>
          <w:tab/>
        </w:r>
        <w:r>
          <w:rPr>
            <w:noProof/>
            <w:webHidden/>
          </w:rPr>
          <w:fldChar w:fldCharType="begin"/>
        </w:r>
        <w:r>
          <w:rPr>
            <w:noProof/>
            <w:webHidden/>
          </w:rPr>
          <w:instrText xml:space="preserve"> PAGEREF _Toc99726416 \h </w:instrText>
        </w:r>
      </w:ins>
      <w:r>
        <w:rPr>
          <w:noProof/>
          <w:webHidden/>
        </w:rPr>
      </w:r>
      <w:r>
        <w:rPr>
          <w:noProof/>
          <w:webHidden/>
        </w:rPr>
        <w:fldChar w:fldCharType="separate"/>
      </w:r>
      <w:ins w:id="501" w:author="Steven" w:date="2022-04-01T17:21:00Z">
        <w:r>
          <w:rPr>
            <w:noProof/>
            <w:webHidden/>
          </w:rPr>
          <w:t>32</w:t>
        </w:r>
      </w:ins>
      <w:ins w:id="502" w:author="Steven" w:date="2022-04-01T17:20:00Z">
        <w:r>
          <w:rPr>
            <w:noProof/>
            <w:webHidden/>
          </w:rPr>
          <w:fldChar w:fldCharType="end"/>
        </w:r>
        <w:r w:rsidRPr="00432F32">
          <w:rPr>
            <w:rStyle w:val="Hyperlink"/>
            <w:noProof/>
          </w:rPr>
          <w:fldChar w:fldCharType="end"/>
        </w:r>
      </w:ins>
    </w:p>
    <w:p w14:paraId="4D14B561" w14:textId="60BECA45" w:rsidR="007C576C" w:rsidRDefault="007C576C">
      <w:pPr>
        <w:pStyle w:val="TOC3"/>
        <w:tabs>
          <w:tab w:val="right" w:leader="dot" w:pos="9350"/>
        </w:tabs>
        <w:rPr>
          <w:ins w:id="503" w:author="Steven" w:date="2022-04-01T17:20:00Z"/>
          <w:rFonts w:asciiTheme="minorHAnsi" w:eastAsiaTheme="minorEastAsia" w:hAnsiTheme="minorHAnsi" w:cstheme="minorBidi"/>
          <w:i w:val="0"/>
          <w:iCs w:val="0"/>
          <w:noProof/>
          <w:sz w:val="22"/>
          <w:szCs w:val="22"/>
        </w:rPr>
      </w:pPr>
      <w:ins w:id="50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"_Toc99726417"</w:instrText>
        </w:r>
        <w:r w:rsidRPr="00432F32">
          <w:rPr>
            <w:rStyle w:val="Hyperlink"/>
            <w:noProof/>
          </w:rPr>
          <w:instrText xml:space="preserve"> </w:instrText>
        </w:r>
        <w:r w:rsidRPr="00432F32">
          <w:rPr>
            <w:rStyle w:val="Hyperlink"/>
            <w:noProof/>
          </w:rPr>
          <w:fldChar w:fldCharType="separate"/>
        </w:r>
        <w:r w:rsidRPr="00432F32">
          <w:rPr>
            <w:rStyle w:val="Hyperlink"/>
            <w:noProof/>
          </w:rPr>
          <w:t>6.19.8. Fixed Distribution</w:t>
        </w:r>
        <w:r>
          <w:rPr>
            <w:noProof/>
            <w:webHidden/>
          </w:rPr>
          <w:tab/>
        </w:r>
        <w:r>
          <w:rPr>
            <w:noProof/>
            <w:webHidden/>
          </w:rPr>
          <w:fldChar w:fldCharType="begin"/>
        </w:r>
        <w:r>
          <w:rPr>
            <w:noProof/>
            <w:webHidden/>
          </w:rPr>
          <w:instrText xml:space="preserve"> PAGEREF _Toc99726417 \h </w:instrText>
        </w:r>
      </w:ins>
      <w:r>
        <w:rPr>
          <w:noProof/>
          <w:webHidden/>
        </w:rPr>
      </w:r>
      <w:r>
        <w:rPr>
          <w:noProof/>
          <w:webHidden/>
        </w:rPr>
        <w:fldChar w:fldCharType="separate"/>
      </w:r>
      <w:ins w:id="505" w:author="Steven" w:date="2022-04-01T17:21:00Z">
        <w:r>
          <w:rPr>
            <w:noProof/>
            <w:webHidden/>
          </w:rPr>
          <w:t>32</w:t>
        </w:r>
      </w:ins>
      <w:ins w:id="506" w:author="Steven" w:date="2022-04-01T17:20:00Z">
        <w:r>
          <w:rPr>
            <w:noProof/>
            <w:webHidden/>
          </w:rPr>
          <w:fldChar w:fldCharType="end"/>
        </w:r>
        <w:r w:rsidRPr="00432F32">
          <w:rPr>
            <w:rStyle w:val="Hyperlink"/>
            <w:noProof/>
          </w:rPr>
          <w:fldChar w:fldCharType="end"/>
        </w:r>
      </w:ins>
    </w:p>
    <w:p w14:paraId="2E7F219B" w14:textId="6F78E899" w:rsidR="007C576C" w:rsidRDefault="007C576C">
      <w:pPr>
        <w:pStyle w:val="TOC3"/>
        <w:tabs>
          <w:tab w:val="right" w:leader="dot" w:pos="9350"/>
        </w:tabs>
        <w:rPr>
          <w:ins w:id="507" w:author="Steven" w:date="2022-04-01T17:20:00Z"/>
          <w:rFonts w:asciiTheme="minorHAnsi" w:eastAsiaTheme="minorEastAsia" w:hAnsiTheme="minorHAnsi" w:cstheme="minorBidi"/>
          <w:i w:val="0"/>
          <w:iCs w:val="0"/>
          <w:noProof/>
          <w:sz w:val="22"/>
          <w:szCs w:val="22"/>
        </w:rPr>
      </w:pPr>
      <w:ins w:id="50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"_Toc99726418"</w:instrText>
        </w:r>
        <w:r w:rsidRPr="00432F32">
          <w:rPr>
            <w:rStyle w:val="Hyperlink"/>
            <w:noProof/>
          </w:rPr>
          <w:instrText xml:space="preserve"> </w:instrText>
        </w:r>
        <w:r w:rsidRPr="00432F32">
          <w:rPr>
            <w:rStyle w:val="Hyperlink"/>
            <w:noProof/>
          </w:rPr>
          <w:fldChar w:fldCharType="separate"/>
        </w:r>
        <w:r w:rsidRPr="00432F32">
          <w:rPr>
            <w:rStyle w:val="Hyperlink"/>
            <w:noProof/>
          </w:rPr>
          <w:t>6.19.9. Prescribed Distribution</w:t>
        </w:r>
        <w:r>
          <w:rPr>
            <w:noProof/>
            <w:webHidden/>
          </w:rPr>
          <w:tab/>
        </w:r>
        <w:r>
          <w:rPr>
            <w:noProof/>
            <w:webHidden/>
          </w:rPr>
          <w:fldChar w:fldCharType="begin"/>
        </w:r>
        <w:r>
          <w:rPr>
            <w:noProof/>
            <w:webHidden/>
          </w:rPr>
          <w:instrText xml:space="preserve"> PAGEREF _Toc99726418 \h </w:instrText>
        </w:r>
      </w:ins>
      <w:r>
        <w:rPr>
          <w:noProof/>
          <w:webHidden/>
        </w:rPr>
      </w:r>
      <w:r>
        <w:rPr>
          <w:noProof/>
          <w:webHidden/>
        </w:rPr>
        <w:fldChar w:fldCharType="separate"/>
      </w:r>
      <w:ins w:id="509" w:author="Steven" w:date="2022-04-01T17:21:00Z">
        <w:r>
          <w:rPr>
            <w:noProof/>
            <w:webHidden/>
          </w:rPr>
          <w:t>33</w:t>
        </w:r>
      </w:ins>
      <w:ins w:id="510" w:author="Steven" w:date="2022-04-01T17:20:00Z">
        <w:r>
          <w:rPr>
            <w:noProof/>
            <w:webHidden/>
          </w:rPr>
          <w:fldChar w:fldCharType="end"/>
        </w:r>
        <w:r w:rsidRPr="00432F32">
          <w:rPr>
            <w:rStyle w:val="Hyperlink"/>
            <w:noProof/>
          </w:rPr>
          <w:fldChar w:fldCharType="end"/>
        </w:r>
      </w:ins>
    </w:p>
    <w:p w14:paraId="5E390934" w14:textId="2DAD70FE" w:rsidR="007C576C" w:rsidRDefault="007C576C">
      <w:pPr>
        <w:pStyle w:val="TOC1"/>
        <w:tabs>
          <w:tab w:val="left" w:pos="480"/>
          <w:tab w:val="right" w:leader="dot" w:pos="9350"/>
        </w:tabs>
        <w:rPr>
          <w:ins w:id="511" w:author="Steven" w:date="2022-04-01T17:20:00Z"/>
          <w:rFonts w:asciiTheme="minorHAnsi" w:eastAsiaTheme="minorEastAsia" w:hAnsiTheme="minorHAnsi" w:cstheme="minorBidi"/>
          <w:b w:val="0"/>
          <w:bCs w:val="0"/>
          <w:caps w:val="0"/>
          <w:noProof/>
          <w:sz w:val="22"/>
          <w:szCs w:val="22"/>
        </w:rPr>
      </w:pPr>
      <w:ins w:id="51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"_Toc99726483"</w:instrText>
        </w:r>
        <w:r w:rsidRPr="00432F32">
          <w:rPr>
            <w:rStyle w:val="Hyperlink"/>
            <w:noProof/>
          </w:rPr>
          <w:instrText xml:space="preserve"> </w:instrText>
        </w:r>
        <w:r w:rsidRPr="00432F32">
          <w:rPr>
            <w:rStyle w:val="Hyperlink"/>
            <w:noProof/>
          </w:rPr>
          <w:fldChar w:fldCharType="separate"/>
        </w:r>
        <w:r w:rsidRPr="00432F32">
          <w:rPr>
            <w:rStyle w:val="Hyperlink"/>
            <w:noProof/>
          </w:rPr>
          <w:t>7.</w:t>
        </w:r>
        <w:r>
          <w:rPr>
            <w:rFonts w:asciiTheme="minorHAnsi" w:eastAsiaTheme="minorEastAsia" w:hAnsiTheme="minorHAnsi" w:cstheme="minorBidi"/>
            <w:b w:val="0"/>
            <w:bCs w:val="0"/>
            <w:caps w:val="0"/>
            <w:noProof/>
            <w:sz w:val="22"/>
            <w:szCs w:val="22"/>
          </w:rPr>
          <w:tab/>
        </w:r>
        <w:r w:rsidRPr="00432F32">
          <w:rPr>
            <w:rStyle w:val="Hyperlink"/>
            <w:noProof/>
          </w:rPr>
          <w:t>Output Data</w:t>
        </w:r>
        <w:r>
          <w:rPr>
            <w:noProof/>
            <w:webHidden/>
          </w:rPr>
          <w:tab/>
        </w:r>
        <w:r>
          <w:rPr>
            <w:noProof/>
            <w:webHidden/>
          </w:rPr>
          <w:fldChar w:fldCharType="begin"/>
        </w:r>
        <w:r>
          <w:rPr>
            <w:noProof/>
            <w:webHidden/>
          </w:rPr>
          <w:instrText xml:space="preserve"> PAGEREF _Toc99726483 \h </w:instrText>
        </w:r>
      </w:ins>
      <w:r>
        <w:rPr>
          <w:noProof/>
          <w:webHidden/>
        </w:rPr>
      </w:r>
      <w:r>
        <w:rPr>
          <w:noProof/>
          <w:webHidden/>
        </w:rPr>
        <w:fldChar w:fldCharType="separate"/>
      </w:r>
      <w:ins w:id="513" w:author="Steven" w:date="2022-04-01T17:21:00Z">
        <w:r>
          <w:rPr>
            <w:noProof/>
            <w:webHidden/>
          </w:rPr>
          <w:t>34</w:t>
        </w:r>
      </w:ins>
      <w:ins w:id="514" w:author="Steven" w:date="2022-04-01T17:20:00Z">
        <w:r>
          <w:rPr>
            <w:noProof/>
            <w:webHidden/>
          </w:rPr>
          <w:fldChar w:fldCharType="end"/>
        </w:r>
        <w:r w:rsidRPr="00432F32">
          <w:rPr>
            <w:rStyle w:val="Hyperlink"/>
            <w:noProof/>
          </w:rPr>
          <w:fldChar w:fldCharType="end"/>
        </w:r>
      </w:ins>
    </w:p>
    <w:p w14:paraId="4D22FE2F" w14:textId="016E9BA3" w:rsidR="007C576C" w:rsidRDefault="007C576C">
      <w:pPr>
        <w:pStyle w:val="TOC2"/>
        <w:tabs>
          <w:tab w:val="right" w:leader="dot" w:pos="9350"/>
        </w:tabs>
        <w:rPr>
          <w:ins w:id="515" w:author="Steven" w:date="2022-04-01T17:20:00Z"/>
          <w:rFonts w:asciiTheme="minorHAnsi" w:eastAsiaTheme="minorEastAsia" w:hAnsiTheme="minorHAnsi" w:cstheme="minorBidi"/>
          <w:smallCaps w:val="0"/>
          <w:noProof/>
          <w:sz w:val="22"/>
          <w:szCs w:val="22"/>
        </w:rPr>
      </w:pPr>
      <w:ins w:id="51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"_Toc99726484"</w:instrText>
        </w:r>
        <w:r w:rsidRPr="00432F32">
          <w:rPr>
            <w:rStyle w:val="Hyperlink"/>
            <w:noProof/>
          </w:rPr>
          <w:instrText xml:space="preserve"> </w:instrText>
        </w:r>
        <w:r w:rsidRPr="00432F32">
          <w:rPr>
            <w:rStyle w:val="Hyperlink"/>
            <w:noProof/>
          </w:rPr>
          <w:fldChar w:fldCharType="separate"/>
        </w:r>
        <w:r w:rsidRPr="00432F32">
          <w:rPr>
            <w:rStyle w:val="Hyperlink"/>
            <w:noProof/>
          </w:rPr>
          <w:t>7.1. Files</w:t>
        </w:r>
        <w:r>
          <w:rPr>
            <w:noProof/>
            <w:webHidden/>
          </w:rPr>
          <w:tab/>
        </w:r>
        <w:r>
          <w:rPr>
            <w:noProof/>
            <w:webHidden/>
          </w:rPr>
          <w:fldChar w:fldCharType="begin"/>
        </w:r>
        <w:r>
          <w:rPr>
            <w:noProof/>
            <w:webHidden/>
          </w:rPr>
          <w:instrText xml:space="preserve"> PAGEREF _Toc99726484 \h </w:instrText>
        </w:r>
      </w:ins>
      <w:r>
        <w:rPr>
          <w:noProof/>
          <w:webHidden/>
        </w:rPr>
      </w:r>
      <w:r>
        <w:rPr>
          <w:noProof/>
          <w:webHidden/>
        </w:rPr>
        <w:fldChar w:fldCharType="separate"/>
      </w:r>
      <w:ins w:id="517" w:author="Steven" w:date="2022-04-01T17:21:00Z">
        <w:r>
          <w:rPr>
            <w:noProof/>
            <w:webHidden/>
          </w:rPr>
          <w:t>34</w:t>
        </w:r>
      </w:ins>
      <w:ins w:id="518" w:author="Steven" w:date="2022-04-01T17:20:00Z">
        <w:r>
          <w:rPr>
            <w:noProof/>
            <w:webHidden/>
          </w:rPr>
          <w:fldChar w:fldCharType="end"/>
        </w:r>
        <w:r w:rsidRPr="00432F32">
          <w:rPr>
            <w:rStyle w:val="Hyperlink"/>
            <w:noProof/>
          </w:rPr>
          <w:fldChar w:fldCharType="end"/>
        </w:r>
      </w:ins>
    </w:p>
    <w:p w14:paraId="527E394C" w14:textId="6834A4C4" w:rsidR="007C576C" w:rsidRDefault="007C576C">
      <w:pPr>
        <w:pStyle w:val="TOC3"/>
        <w:tabs>
          <w:tab w:val="right" w:leader="dot" w:pos="9350"/>
        </w:tabs>
        <w:rPr>
          <w:ins w:id="519" w:author="Steven" w:date="2022-04-01T17:20:00Z"/>
          <w:rFonts w:asciiTheme="minorHAnsi" w:eastAsiaTheme="minorEastAsia" w:hAnsiTheme="minorHAnsi" w:cstheme="minorBidi"/>
          <w:i w:val="0"/>
          <w:iCs w:val="0"/>
          <w:noProof/>
          <w:sz w:val="22"/>
          <w:szCs w:val="22"/>
        </w:rPr>
      </w:pPr>
      <w:ins w:id="52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"_Toc99726485"</w:instrText>
        </w:r>
        <w:r w:rsidRPr="00432F32">
          <w:rPr>
            <w:rStyle w:val="Hyperlink"/>
            <w:noProof/>
          </w:rPr>
          <w:instrText xml:space="preserve"> </w:instrText>
        </w:r>
        <w:r w:rsidRPr="00432F32">
          <w:rPr>
            <w:rStyle w:val="Hyperlink"/>
            <w:noProof/>
          </w:rPr>
          <w:fldChar w:fldCharType="separate"/>
        </w:r>
        <w:r w:rsidRPr="00432F32">
          <w:rPr>
            <w:rStyle w:val="Hyperlink"/>
            <w:noProof/>
          </w:rPr>
          <w:t>7.1.1. Angio Log: out_log.csv</w:t>
        </w:r>
        <w:r>
          <w:rPr>
            <w:noProof/>
            <w:webHidden/>
          </w:rPr>
          <w:tab/>
        </w:r>
        <w:r>
          <w:rPr>
            <w:noProof/>
            <w:webHidden/>
          </w:rPr>
          <w:fldChar w:fldCharType="begin"/>
        </w:r>
        <w:r>
          <w:rPr>
            <w:noProof/>
            <w:webHidden/>
          </w:rPr>
          <w:instrText xml:space="preserve"> PAGEREF _Toc99726485 \h </w:instrText>
        </w:r>
      </w:ins>
      <w:r>
        <w:rPr>
          <w:noProof/>
          <w:webHidden/>
        </w:rPr>
      </w:r>
      <w:r>
        <w:rPr>
          <w:noProof/>
          <w:webHidden/>
        </w:rPr>
        <w:fldChar w:fldCharType="separate"/>
      </w:r>
      <w:ins w:id="521" w:author="Steven" w:date="2022-04-01T17:21:00Z">
        <w:r>
          <w:rPr>
            <w:noProof/>
            <w:webHidden/>
          </w:rPr>
          <w:t>34</w:t>
        </w:r>
      </w:ins>
      <w:ins w:id="522" w:author="Steven" w:date="2022-04-01T17:20:00Z">
        <w:r>
          <w:rPr>
            <w:noProof/>
            <w:webHidden/>
          </w:rPr>
          <w:fldChar w:fldCharType="end"/>
        </w:r>
        <w:r w:rsidRPr="00432F32">
          <w:rPr>
            <w:rStyle w:val="Hyperlink"/>
            <w:noProof/>
          </w:rPr>
          <w:fldChar w:fldCharType="end"/>
        </w:r>
      </w:ins>
    </w:p>
    <w:p w14:paraId="4F690BD9" w14:textId="4905F7FA" w:rsidR="007C576C" w:rsidRDefault="007C576C">
      <w:pPr>
        <w:pStyle w:val="TOC3"/>
        <w:tabs>
          <w:tab w:val="right" w:leader="dot" w:pos="9350"/>
        </w:tabs>
        <w:rPr>
          <w:ins w:id="523" w:author="Steven" w:date="2022-04-01T17:20:00Z"/>
          <w:rFonts w:asciiTheme="minorHAnsi" w:eastAsiaTheme="minorEastAsia" w:hAnsiTheme="minorHAnsi" w:cstheme="minorBidi"/>
          <w:i w:val="0"/>
          <w:iCs w:val="0"/>
          <w:noProof/>
          <w:sz w:val="22"/>
          <w:szCs w:val="22"/>
        </w:rPr>
      </w:pPr>
      <w:ins w:id="52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"_Toc99726486"</w:instrText>
        </w:r>
        <w:r w:rsidRPr="00432F32">
          <w:rPr>
            <w:rStyle w:val="Hyperlink"/>
            <w:noProof/>
          </w:rPr>
          <w:instrText xml:space="preserve"> </w:instrText>
        </w:r>
        <w:r w:rsidRPr="00432F32">
          <w:rPr>
            <w:rStyle w:val="Hyperlink"/>
            <w:noProof/>
          </w:rPr>
          <w:fldChar w:fldCharType="separate"/>
        </w:r>
        <w:r w:rsidRPr="00432F32">
          <w:rPr>
            <w:rStyle w:val="Hyperlink"/>
            <w:noProof/>
          </w:rPr>
          <w:t>7.1.2. Vessel State: out_vessel_state.ang2</w:t>
        </w:r>
        <w:r>
          <w:rPr>
            <w:noProof/>
            <w:webHidden/>
          </w:rPr>
          <w:tab/>
        </w:r>
        <w:r>
          <w:rPr>
            <w:noProof/>
            <w:webHidden/>
          </w:rPr>
          <w:fldChar w:fldCharType="begin"/>
        </w:r>
        <w:r>
          <w:rPr>
            <w:noProof/>
            <w:webHidden/>
          </w:rPr>
          <w:instrText xml:space="preserve"> PAGEREF _Toc99726486 \h </w:instrText>
        </w:r>
      </w:ins>
      <w:r>
        <w:rPr>
          <w:noProof/>
          <w:webHidden/>
        </w:rPr>
      </w:r>
      <w:r>
        <w:rPr>
          <w:noProof/>
          <w:webHidden/>
        </w:rPr>
        <w:fldChar w:fldCharType="separate"/>
      </w:r>
      <w:ins w:id="525" w:author="Steven" w:date="2022-04-01T17:21:00Z">
        <w:r>
          <w:rPr>
            <w:noProof/>
            <w:webHidden/>
          </w:rPr>
          <w:t>34</w:t>
        </w:r>
      </w:ins>
      <w:ins w:id="526" w:author="Steven" w:date="2022-04-01T17:20:00Z">
        <w:r>
          <w:rPr>
            <w:noProof/>
            <w:webHidden/>
          </w:rPr>
          <w:fldChar w:fldCharType="end"/>
        </w:r>
        <w:r w:rsidRPr="00432F32">
          <w:rPr>
            <w:rStyle w:val="Hyperlink"/>
            <w:noProof/>
          </w:rPr>
          <w:fldChar w:fldCharType="end"/>
        </w:r>
      </w:ins>
    </w:p>
    <w:p w14:paraId="0BF86B9C" w14:textId="795A2F72" w:rsidR="007C576C" w:rsidRDefault="007C576C">
      <w:pPr>
        <w:pStyle w:val="TOC3"/>
        <w:tabs>
          <w:tab w:val="right" w:leader="dot" w:pos="9350"/>
        </w:tabs>
        <w:rPr>
          <w:ins w:id="527" w:author="Steven" w:date="2022-04-01T17:20:00Z"/>
          <w:rFonts w:asciiTheme="minorHAnsi" w:eastAsiaTheme="minorEastAsia" w:hAnsiTheme="minorHAnsi" w:cstheme="minorBidi"/>
          <w:i w:val="0"/>
          <w:iCs w:val="0"/>
          <w:noProof/>
          <w:sz w:val="22"/>
          <w:szCs w:val="22"/>
        </w:rPr>
      </w:pPr>
      <w:ins w:id="52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"_Toc99726487"</w:instrText>
        </w:r>
        <w:r w:rsidRPr="00432F32">
          <w:rPr>
            <w:rStyle w:val="Hyperlink"/>
            <w:noProof/>
          </w:rPr>
          <w:instrText xml:space="preserve"> </w:instrText>
        </w:r>
        <w:r w:rsidRPr="00432F32">
          <w:rPr>
            <w:rStyle w:val="Hyperlink"/>
            <w:noProof/>
          </w:rPr>
          <w:fldChar w:fldCharType="separate"/>
        </w:r>
        <w:r w:rsidRPr="00432F32">
          <w:rPr>
            <w:rStyle w:val="Hyperlink"/>
            <w:noProof/>
          </w:rPr>
          <w:t>7.1.3. Final Vessel File: final_vessels.csv</w:t>
        </w:r>
        <w:r>
          <w:rPr>
            <w:noProof/>
            <w:webHidden/>
          </w:rPr>
          <w:tab/>
        </w:r>
        <w:r>
          <w:rPr>
            <w:noProof/>
            <w:webHidden/>
          </w:rPr>
          <w:fldChar w:fldCharType="begin"/>
        </w:r>
        <w:r>
          <w:rPr>
            <w:noProof/>
            <w:webHidden/>
          </w:rPr>
          <w:instrText xml:space="preserve"> PAGEREF _Toc99726487 \h </w:instrText>
        </w:r>
      </w:ins>
      <w:r>
        <w:rPr>
          <w:noProof/>
          <w:webHidden/>
        </w:rPr>
      </w:r>
      <w:r>
        <w:rPr>
          <w:noProof/>
          <w:webHidden/>
        </w:rPr>
        <w:fldChar w:fldCharType="separate"/>
      </w:r>
      <w:ins w:id="529" w:author="Steven" w:date="2022-04-01T17:21:00Z">
        <w:r>
          <w:rPr>
            <w:noProof/>
            <w:webHidden/>
          </w:rPr>
          <w:t>34</w:t>
        </w:r>
      </w:ins>
      <w:ins w:id="530" w:author="Steven" w:date="2022-04-01T17:20:00Z">
        <w:r>
          <w:rPr>
            <w:noProof/>
            <w:webHidden/>
          </w:rPr>
          <w:fldChar w:fldCharType="end"/>
        </w:r>
        <w:r w:rsidRPr="00432F32">
          <w:rPr>
            <w:rStyle w:val="Hyperlink"/>
            <w:noProof/>
          </w:rPr>
          <w:fldChar w:fldCharType="end"/>
        </w:r>
      </w:ins>
    </w:p>
    <w:p w14:paraId="5445091A" w14:textId="567BEC22" w:rsidR="007C576C" w:rsidRDefault="007C576C">
      <w:pPr>
        <w:pStyle w:val="TOC3"/>
        <w:tabs>
          <w:tab w:val="right" w:leader="dot" w:pos="9350"/>
        </w:tabs>
        <w:rPr>
          <w:ins w:id="531" w:author="Steven" w:date="2022-04-01T17:20:00Z"/>
          <w:rFonts w:asciiTheme="minorHAnsi" w:eastAsiaTheme="minorEastAsia" w:hAnsiTheme="minorHAnsi" w:cstheme="minorBidi"/>
          <w:i w:val="0"/>
          <w:iCs w:val="0"/>
          <w:noProof/>
          <w:sz w:val="22"/>
          <w:szCs w:val="22"/>
        </w:rPr>
      </w:pPr>
      <w:ins w:id="53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"_Toc99726488"</w:instrText>
        </w:r>
        <w:r w:rsidRPr="00432F32">
          <w:rPr>
            <w:rStyle w:val="Hyperlink"/>
            <w:noProof/>
          </w:rPr>
          <w:instrText xml:space="preserve"> </w:instrText>
        </w:r>
        <w:r w:rsidRPr="00432F32">
          <w:rPr>
            <w:rStyle w:val="Hyperlink"/>
            <w:noProof/>
          </w:rPr>
          <w:fldChar w:fldCharType="separate"/>
        </w:r>
        <w:r w:rsidRPr="00432F32">
          <w:rPr>
            <w:rStyle w:val="Hyperlink"/>
            <w:noProof/>
          </w:rPr>
          <w:t>7.1.4. Cell State: final_cells.txt</w:t>
        </w:r>
        <w:r>
          <w:rPr>
            <w:noProof/>
            <w:webHidden/>
          </w:rPr>
          <w:tab/>
        </w:r>
        <w:r>
          <w:rPr>
            <w:noProof/>
            <w:webHidden/>
          </w:rPr>
          <w:fldChar w:fldCharType="begin"/>
        </w:r>
        <w:r>
          <w:rPr>
            <w:noProof/>
            <w:webHidden/>
          </w:rPr>
          <w:instrText xml:space="preserve"> PAGEREF _Toc99726488 \h </w:instrText>
        </w:r>
      </w:ins>
      <w:r>
        <w:rPr>
          <w:noProof/>
          <w:webHidden/>
        </w:rPr>
      </w:r>
      <w:r>
        <w:rPr>
          <w:noProof/>
          <w:webHidden/>
        </w:rPr>
        <w:fldChar w:fldCharType="separate"/>
      </w:r>
      <w:ins w:id="533" w:author="Steven" w:date="2022-04-01T17:21:00Z">
        <w:r>
          <w:rPr>
            <w:noProof/>
            <w:webHidden/>
          </w:rPr>
          <w:t>34</w:t>
        </w:r>
      </w:ins>
      <w:ins w:id="534" w:author="Steven" w:date="2022-04-01T17:20:00Z">
        <w:r>
          <w:rPr>
            <w:noProof/>
            <w:webHidden/>
          </w:rPr>
          <w:fldChar w:fldCharType="end"/>
        </w:r>
        <w:r w:rsidRPr="00432F32">
          <w:rPr>
            <w:rStyle w:val="Hyperlink"/>
            <w:noProof/>
          </w:rPr>
          <w:fldChar w:fldCharType="end"/>
        </w:r>
      </w:ins>
    </w:p>
    <w:p w14:paraId="777B0495" w14:textId="126F4697" w:rsidR="007C576C" w:rsidRDefault="007C576C">
      <w:pPr>
        <w:pStyle w:val="TOC3"/>
        <w:tabs>
          <w:tab w:val="right" w:leader="dot" w:pos="9350"/>
        </w:tabs>
        <w:rPr>
          <w:ins w:id="535" w:author="Steven" w:date="2022-04-01T17:20:00Z"/>
          <w:rFonts w:asciiTheme="minorHAnsi" w:eastAsiaTheme="minorEastAsia" w:hAnsiTheme="minorHAnsi" w:cstheme="minorBidi"/>
          <w:i w:val="0"/>
          <w:iCs w:val="0"/>
          <w:noProof/>
          <w:sz w:val="22"/>
          <w:szCs w:val="22"/>
        </w:rPr>
      </w:pPr>
      <w:ins w:id="53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"_Toc99726489"</w:instrText>
        </w:r>
        <w:r w:rsidRPr="00432F32">
          <w:rPr>
            <w:rStyle w:val="Hyperlink"/>
            <w:noProof/>
          </w:rPr>
          <w:instrText xml:space="preserve"> </w:instrText>
        </w:r>
        <w:r w:rsidRPr="00432F32">
          <w:rPr>
            <w:rStyle w:val="Hyperlink"/>
            <w:noProof/>
          </w:rPr>
          <w:fldChar w:fldCharType="separate"/>
        </w:r>
        <w:r w:rsidRPr="00432F32">
          <w:rPr>
            <w:rStyle w:val="Hyperlink"/>
            <w:noProof/>
          </w:rPr>
          <w:t>7.1.5. Time statistics: angio_stats.csv</w:t>
        </w:r>
        <w:r>
          <w:rPr>
            <w:noProof/>
            <w:webHidden/>
          </w:rPr>
          <w:tab/>
        </w:r>
        <w:r>
          <w:rPr>
            <w:noProof/>
            <w:webHidden/>
          </w:rPr>
          <w:fldChar w:fldCharType="begin"/>
        </w:r>
        <w:r>
          <w:rPr>
            <w:noProof/>
            <w:webHidden/>
          </w:rPr>
          <w:instrText xml:space="preserve"> PAGEREF _Toc99726489 \h </w:instrText>
        </w:r>
      </w:ins>
      <w:r>
        <w:rPr>
          <w:noProof/>
          <w:webHidden/>
        </w:rPr>
      </w:r>
      <w:r>
        <w:rPr>
          <w:noProof/>
          <w:webHidden/>
        </w:rPr>
        <w:fldChar w:fldCharType="separate"/>
      </w:r>
      <w:ins w:id="537" w:author="Steven" w:date="2022-04-01T17:21:00Z">
        <w:r>
          <w:rPr>
            <w:noProof/>
            <w:webHidden/>
          </w:rPr>
          <w:t>34</w:t>
        </w:r>
      </w:ins>
      <w:ins w:id="538" w:author="Steven" w:date="2022-04-01T17:20:00Z">
        <w:r>
          <w:rPr>
            <w:noProof/>
            <w:webHidden/>
          </w:rPr>
          <w:fldChar w:fldCharType="end"/>
        </w:r>
        <w:r w:rsidRPr="00432F32">
          <w:rPr>
            <w:rStyle w:val="Hyperlink"/>
            <w:noProof/>
          </w:rPr>
          <w:fldChar w:fldCharType="end"/>
        </w:r>
      </w:ins>
    </w:p>
    <w:p w14:paraId="456BB5AD" w14:textId="0EDD8F47" w:rsidR="007C576C" w:rsidRDefault="007C576C">
      <w:pPr>
        <w:pStyle w:val="TOC3"/>
        <w:tabs>
          <w:tab w:val="right" w:leader="dot" w:pos="9350"/>
        </w:tabs>
        <w:rPr>
          <w:ins w:id="539" w:author="Steven" w:date="2022-04-01T17:20:00Z"/>
          <w:rFonts w:asciiTheme="minorHAnsi" w:eastAsiaTheme="minorEastAsia" w:hAnsiTheme="minorHAnsi" w:cstheme="minorBidi"/>
          <w:i w:val="0"/>
          <w:iCs w:val="0"/>
          <w:noProof/>
          <w:sz w:val="22"/>
          <w:szCs w:val="22"/>
        </w:rPr>
      </w:pPr>
      <w:ins w:id="54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"_Toc99726490"</w:instrText>
        </w:r>
        <w:r w:rsidRPr="00432F32">
          <w:rPr>
            <w:rStyle w:val="Hyperlink"/>
            <w:noProof/>
          </w:rPr>
          <w:instrText xml:space="preserve"> </w:instrText>
        </w:r>
        <w:r w:rsidRPr="00432F32">
          <w:rPr>
            <w:rStyle w:val="Hyperlink"/>
            <w:noProof/>
          </w:rPr>
          <w:fldChar w:fldCharType="separate"/>
        </w:r>
        <w:r w:rsidRPr="00432F32">
          <w:rPr>
            <w:rStyle w:val="Hyperlink"/>
            <w:noProof/>
          </w:rPr>
          <w:t>7.1.6. XPLT</w:t>
        </w:r>
        <w:r>
          <w:rPr>
            <w:noProof/>
            <w:webHidden/>
          </w:rPr>
          <w:tab/>
        </w:r>
        <w:r>
          <w:rPr>
            <w:noProof/>
            <w:webHidden/>
          </w:rPr>
          <w:fldChar w:fldCharType="begin"/>
        </w:r>
        <w:r>
          <w:rPr>
            <w:noProof/>
            <w:webHidden/>
          </w:rPr>
          <w:instrText xml:space="preserve"> PAGEREF _Toc99726490 \h </w:instrText>
        </w:r>
      </w:ins>
      <w:r>
        <w:rPr>
          <w:noProof/>
          <w:webHidden/>
        </w:rPr>
      </w:r>
      <w:r>
        <w:rPr>
          <w:noProof/>
          <w:webHidden/>
        </w:rPr>
        <w:fldChar w:fldCharType="separate"/>
      </w:r>
      <w:ins w:id="541" w:author="Steven" w:date="2022-04-01T17:21:00Z">
        <w:r>
          <w:rPr>
            <w:noProof/>
            <w:webHidden/>
          </w:rPr>
          <w:t>35</w:t>
        </w:r>
      </w:ins>
      <w:ins w:id="542" w:author="Steven" w:date="2022-04-01T17:20:00Z">
        <w:r>
          <w:rPr>
            <w:noProof/>
            <w:webHidden/>
          </w:rPr>
          <w:fldChar w:fldCharType="end"/>
        </w:r>
        <w:r w:rsidRPr="00432F32">
          <w:rPr>
            <w:rStyle w:val="Hyperlink"/>
            <w:noProof/>
          </w:rPr>
          <w:fldChar w:fldCharType="end"/>
        </w:r>
      </w:ins>
    </w:p>
    <w:p w14:paraId="502576E7" w14:textId="5C5124B7" w:rsidR="007C576C" w:rsidRDefault="007C576C">
      <w:pPr>
        <w:pStyle w:val="TOC2"/>
        <w:tabs>
          <w:tab w:val="right" w:leader="dot" w:pos="9350"/>
        </w:tabs>
        <w:rPr>
          <w:ins w:id="543" w:author="Steven" w:date="2022-04-01T17:20:00Z"/>
          <w:rFonts w:asciiTheme="minorHAnsi" w:eastAsiaTheme="minorEastAsia" w:hAnsiTheme="minorHAnsi" w:cstheme="minorBidi"/>
          <w:smallCaps w:val="0"/>
          <w:noProof/>
          <w:sz w:val="22"/>
          <w:szCs w:val="22"/>
        </w:rPr>
      </w:pPr>
      <w:ins w:id="54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"_Toc99726536"</w:instrText>
        </w:r>
        <w:r w:rsidRPr="00432F32">
          <w:rPr>
            <w:rStyle w:val="Hyperlink"/>
            <w:noProof/>
          </w:rPr>
          <w:instrText xml:space="preserve"> </w:instrText>
        </w:r>
        <w:r w:rsidRPr="00432F32">
          <w:rPr>
            <w:rStyle w:val="Hyperlink"/>
            <w:noProof/>
          </w:rPr>
          <w:fldChar w:fldCharType="separate"/>
        </w:r>
        <w:r w:rsidRPr="00432F32">
          <w:rPr>
            <w:rStyle w:val="Hyperlink"/>
            <w:noProof/>
          </w:rPr>
          <w:t>7.2. Vessel File Format 2</w:t>
        </w:r>
        <w:r>
          <w:rPr>
            <w:noProof/>
            <w:webHidden/>
          </w:rPr>
          <w:tab/>
        </w:r>
        <w:r>
          <w:rPr>
            <w:noProof/>
            <w:webHidden/>
          </w:rPr>
          <w:fldChar w:fldCharType="begin"/>
        </w:r>
        <w:r>
          <w:rPr>
            <w:noProof/>
            <w:webHidden/>
          </w:rPr>
          <w:instrText xml:space="preserve"> PAGEREF _Toc99726536 \h </w:instrText>
        </w:r>
      </w:ins>
      <w:r>
        <w:rPr>
          <w:noProof/>
          <w:webHidden/>
        </w:rPr>
      </w:r>
      <w:r>
        <w:rPr>
          <w:noProof/>
          <w:webHidden/>
        </w:rPr>
        <w:fldChar w:fldCharType="separate"/>
      </w:r>
      <w:ins w:id="545" w:author="Steven" w:date="2022-04-01T17:21:00Z">
        <w:r>
          <w:rPr>
            <w:noProof/>
            <w:webHidden/>
          </w:rPr>
          <w:t>35</w:t>
        </w:r>
      </w:ins>
      <w:ins w:id="546" w:author="Steven" w:date="2022-04-01T17:20:00Z">
        <w:r>
          <w:rPr>
            <w:noProof/>
            <w:webHidden/>
          </w:rPr>
          <w:fldChar w:fldCharType="end"/>
        </w:r>
        <w:r w:rsidRPr="00432F32">
          <w:rPr>
            <w:rStyle w:val="Hyperlink"/>
            <w:noProof/>
          </w:rPr>
          <w:fldChar w:fldCharType="end"/>
        </w:r>
      </w:ins>
    </w:p>
    <w:p w14:paraId="484F5994" w14:textId="34BDB290" w:rsidR="007C576C" w:rsidRDefault="007C576C">
      <w:pPr>
        <w:pStyle w:val="TOC1"/>
        <w:tabs>
          <w:tab w:val="right" w:leader="dot" w:pos="9350"/>
        </w:tabs>
        <w:rPr>
          <w:ins w:id="547" w:author="Steven" w:date="2022-04-01T17:20:00Z"/>
          <w:rFonts w:asciiTheme="minorHAnsi" w:eastAsiaTheme="minorEastAsia" w:hAnsiTheme="minorHAnsi" w:cstheme="minorBidi"/>
          <w:b w:val="0"/>
          <w:bCs w:val="0"/>
          <w:caps w:val="0"/>
          <w:noProof/>
          <w:sz w:val="22"/>
          <w:szCs w:val="22"/>
        </w:rPr>
      </w:pPr>
      <w:ins w:id="54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"_Toc99726537"</w:instrText>
        </w:r>
        <w:r w:rsidRPr="00432F32">
          <w:rPr>
            <w:rStyle w:val="Hyperlink"/>
            <w:noProof/>
          </w:rPr>
          <w:instrText xml:space="preserve"> </w:instrText>
        </w:r>
        <w:r w:rsidRPr="00432F32">
          <w:rPr>
            <w:rStyle w:val="Hyperlink"/>
            <w:noProof/>
          </w:rPr>
          <w:fldChar w:fldCharType="separate"/>
        </w:r>
        <w:r w:rsidRPr="00432F32">
          <w:rPr>
            <w:rStyle w:val="Hyperlink"/>
            <w:noProof/>
          </w:rPr>
          <w:t>Sample Files</w:t>
        </w:r>
        <w:r>
          <w:rPr>
            <w:noProof/>
            <w:webHidden/>
          </w:rPr>
          <w:tab/>
        </w:r>
        <w:r>
          <w:rPr>
            <w:noProof/>
            <w:webHidden/>
          </w:rPr>
          <w:fldChar w:fldCharType="begin"/>
        </w:r>
        <w:r>
          <w:rPr>
            <w:noProof/>
            <w:webHidden/>
          </w:rPr>
          <w:instrText xml:space="preserve"> PAGEREF _Toc99726537 \h </w:instrText>
        </w:r>
      </w:ins>
      <w:r>
        <w:rPr>
          <w:noProof/>
          <w:webHidden/>
        </w:rPr>
      </w:r>
      <w:r>
        <w:rPr>
          <w:noProof/>
          <w:webHidden/>
        </w:rPr>
        <w:fldChar w:fldCharType="separate"/>
      </w:r>
      <w:ins w:id="549" w:author="Steven" w:date="2022-04-01T17:21:00Z">
        <w:r>
          <w:rPr>
            <w:noProof/>
            <w:webHidden/>
          </w:rPr>
          <w:t>37</w:t>
        </w:r>
      </w:ins>
      <w:ins w:id="550" w:author="Steven" w:date="2022-04-01T17:20:00Z">
        <w:r>
          <w:rPr>
            <w:noProof/>
            <w:webHidden/>
          </w:rPr>
          <w:fldChar w:fldCharType="end"/>
        </w:r>
        <w:r w:rsidRPr="00432F32">
          <w:rPr>
            <w:rStyle w:val="Hyperlink"/>
            <w:noProof/>
          </w:rPr>
          <w:fldChar w:fldCharType="end"/>
        </w:r>
      </w:ins>
    </w:p>
    <w:p w14:paraId="272C5E8E" w14:textId="54383960" w:rsidR="007C576C" w:rsidRDefault="007C576C">
      <w:pPr>
        <w:pStyle w:val="TOC2"/>
        <w:tabs>
          <w:tab w:val="right" w:leader="dot" w:pos="9350"/>
        </w:tabs>
        <w:rPr>
          <w:ins w:id="551" w:author="Steven" w:date="2022-04-01T17:20:00Z"/>
          <w:rFonts w:asciiTheme="minorHAnsi" w:eastAsiaTheme="minorEastAsia" w:hAnsiTheme="minorHAnsi" w:cstheme="minorBidi"/>
          <w:smallCaps w:val="0"/>
          <w:noProof/>
          <w:sz w:val="22"/>
          <w:szCs w:val="22"/>
        </w:rPr>
      </w:pPr>
      <w:ins w:id="55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"_Toc99726538"</w:instrText>
        </w:r>
        <w:r w:rsidRPr="00432F32">
          <w:rPr>
            <w:rStyle w:val="Hyperlink"/>
            <w:noProof/>
          </w:rPr>
          <w:instrText xml:space="preserve"> </w:instrText>
        </w:r>
        <w:r w:rsidRPr="00432F32">
          <w:rPr>
            <w:rStyle w:val="Hyperlink"/>
            <w:noProof/>
          </w:rPr>
          <w:fldChar w:fldCharType="separate"/>
        </w:r>
        <w:r w:rsidRPr="00432F32">
          <w:rPr>
            <w:rStyle w:val="Hyperlink"/>
            <w:noProof/>
          </w:rPr>
          <w:t>7.3. CIF_SAL</w:t>
        </w:r>
        <w:r>
          <w:rPr>
            <w:noProof/>
            <w:webHidden/>
          </w:rPr>
          <w:tab/>
        </w:r>
        <w:r>
          <w:rPr>
            <w:noProof/>
            <w:webHidden/>
          </w:rPr>
          <w:fldChar w:fldCharType="begin"/>
        </w:r>
        <w:r>
          <w:rPr>
            <w:noProof/>
            <w:webHidden/>
          </w:rPr>
          <w:instrText xml:space="preserve"> PAGEREF _Toc99726538 \h </w:instrText>
        </w:r>
      </w:ins>
      <w:r>
        <w:rPr>
          <w:noProof/>
          <w:webHidden/>
        </w:rPr>
      </w:r>
      <w:r>
        <w:rPr>
          <w:noProof/>
          <w:webHidden/>
        </w:rPr>
        <w:fldChar w:fldCharType="separate"/>
      </w:r>
      <w:ins w:id="553" w:author="Steven" w:date="2022-04-01T17:21:00Z">
        <w:r>
          <w:rPr>
            <w:noProof/>
            <w:webHidden/>
          </w:rPr>
          <w:t>37</w:t>
        </w:r>
      </w:ins>
      <w:ins w:id="554" w:author="Steven" w:date="2022-04-01T17:20:00Z">
        <w:r>
          <w:rPr>
            <w:noProof/>
            <w:webHidden/>
          </w:rPr>
          <w:fldChar w:fldCharType="end"/>
        </w:r>
        <w:r w:rsidRPr="00432F32">
          <w:rPr>
            <w:rStyle w:val="Hyperlink"/>
            <w:noProof/>
          </w:rPr>
          <w:fldChar w:fldCharType="end"/>
        </w:r>
      </w:ins>
    </w:p>
    <w:p w14:paraId="6C34349E" w14:textId="2B482776" w:rsidR="007C576C" w:rsidRDefault="007C576C">
      <w:pPr>
        <w:pStyle w:val="TOC2"/>
        <w:tabs>
          <w:tab w:val="right" w:leader="dot" w:pos="9350"/>
        </w:tabs>
        <w:rPr>
          <w:ins w:id="555" w:author="Steven" w:date="2022-04-01T17:20:00Z"/>
          <w:rFonts w:asciiTheme="minorHAnsi" w:eastAsiaTheme="minorEastAsia" w:hAnsiTheme="minorHAnsi" w:cstheme="minorBidi"/>
          <w:smallCaps w:val="0"/>
          <w:noProof/>
          <w:sz w:val="22"/>
          <w:szCs w:val="22"/>
        </w:rPr>
      </w:pPr>
      <w:ins w:id="55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"_Toc99726539"</w:instrText>
        </w:r>
        <w:r w:rsidRPr="00432F32">
          <w:rPr>
            <w:rStyle w:val="Hyperlink"/>
            <w:noProof/>
          </w:rPr>
          <w:instrText xml:space="preserve"> </w:instrText>
        </w:r>
        <w:r w:rsidRPr="00432F32">
          <w:rPr>
            <w:rStyle w:val="Hyperlink"/>
            <w:noProof/>
          </w:rPr>
          <w:fldChar w:fldCharType="separate"/>
        </w:r>
        <w:r w:rsidRPr="00432F32">
          <w:rPr>
            <w:rStyle w:val="Hyperlink"/>
            <w:noProof/>
          </w:rPr>
          <w:t>7.4. Anastamosis</w:t>
        </w:r>
        <w:r>
          <w:rPr>
            <w:noProof/>
            <w:webHidden/>
          </w:rPr>
          <w:tab/>
        </w:r>
        <w:r>
          <w:rPr>
            <w:noProof/>
            <w:webHidden/>
          </w:rPr>
          <w:fldChar w:fldCharType="begin"/>
        </w:r>
        <w:r>
          <w:rPr>
            <w:noProof/>
            <w:webHidden/>
          </w:rPr>
          <w:instrText xml:space="preserve"> PAGEREF _Toc99726539 \h </w:instrText>
        </w:r>
      </w:ins>
      <w:r>
        <w:rPr>
          <w:noProof/>
          <w:webHidden/>
        </w:rPr>
      </w:r>
      <w:r>
        <w:rPr>
          <w:noProof/>
          <w:webHidden/>
        </w:rPr>
        <w:fldChar w:fldCharType="separate"/>
      </w:r>
      <w:ins w:id="557" w:author="Steven" w:date="2022-04-01T17:21:00Z">
        <w:r>
          <w:rPr>
            <w:noProof/>
            <w:webHidden/>
          </w:rPr>
          <w:t>37</w:t>
        </w:r>
      </w:ins>
      <w:ins w:id="558" w:author="Steven" w:date="2022-04-01T17:20:00Z">
        <w:r>
          <w:rPr>
            <w:noProof/>
            <w:webHidden/>
          </w:rPr>
          <w:fldChar w:fldCharType="end"/>
        </w:r>
        <w:r w:rsidRPr="00432F32">
          <w:rPr>
            <w:rStyle w:val="Hyperlink"/>
            <w:noProof/>
          </w:rPr>
          <w:fldChar w:fldCharType="end"/>
        </w:r>
      </w:ins>
    </w:p>
    <w:p w14:paraId="29D372BB" w14:textId="53156423" w:rsidR="007C576C" w:rsidRDefault="007C576C">
      <w:pPr>
        <w:pStyle w:val="TOC2"/>
        <w:tabs>
          <w:tab w:val="right" w:leader="dot" w:pos="9350"/>
        </w:tabs>
        <w:rPr>
          <w:ins w:id="559" w:author="Steven" w:date="2022-04-01T17:20:00Z"/>
          <w:rFonts w:asciiTheme="minorHAnsi" w:eastAsiaTheme="minorEastAsia" w:hAnsiTheme="minorHAnsi" w:cstheme="minorBidi"/>
          <w:smallCaps w:val="0"/>
          <w:noProof/>
          <w:sz w:val="22"/>
          <w:szCs w:val="22"/>
        </w:rPr>
      </w:pPr>
      <w:ins w:id="56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"_Toc99726540"</w:instrText>
        </w:r>
        <w:r w:rsidRPr="00432F32">
          <w:rPr>
            <w:rStyle w:val="Hyperlink"/>
            <w:noProof/>
          </w:rPr>
          <w:instrText xml:space="preserve"> </w:instrText>
        </w:r>
        <w:r w:rsidRPr="00432F32">
          <w:rPr>
            <w:rStyle w:val="Hyperlink"/>
            <w:noProof/>
          </w:rPr>
          <w:fldChar w:fldCharType="separate"/>
        </w:r>
        <w:r w:rsidRPr="00432F32">
          <w:rPr>
            <w:rStyle w:val="Hyperlink"/>
            <w:noProof/>
          </w:rPr>
          <w:t>7.5. Bouncy</w:t>
        </w:r>
        <w:r>
          <w:rPr>
            <w:noProof/>
            <w:webHidden/>
          </w:rPr>
          <w:tab/>
        </w:r>
        <w:r>
          <w:rPr>
            <w:noProof/>
            <w:webHidden/>
          </w:rPr>
          <w:fldChar w:fldCharType="begin"/>
        </w:r>
        <w:r>
          <w:rPr>
            <w:noProof/>
            <w:webHidden/>
          </w:rPr>
          <w:instrText xml:space="preserve"> PAGEREF _Toc99726540 \h </w:instrText>
        </w:r>
      </w:ins>
      <w:r>
        <w:rPr>
          <w:noProof/>
          <w:webHidden/>
        </w:rPr>
      </w:r>
      <w:r>
        <w:rPr>
          <w:noProof/>
          <w:webHidden/>
        </w:rPr>
        <w:fldChar w:fldCharType="separate"/>
      </w:r>
      <w:ins w:id="561" w:author="Steven" w:date="2022-04-01T17:21:00Z">
        <w:r>
          <w:rPr>
            <w:noProof/>
            <w:webHidden/>
          </w:rPr>
          <w:t>37</w:t>
        </w:r>
      </w:ins>
      <w:ins w:id="562" w:author="Steven" w:date="2022-04-01T17:20:00Z">
        <w:r>
          <w:rPr>
            <w:noProof/>
            <w:webHidden/>
          </w:rPr>
          <w:fldChar w:fldCharType="end"/>
        </w:r>
        <w:r w:rsidRPr="00432F32">
          <w:rPr>
            <w:rStyle w:val="Hyperlink"/>
            <w:noProof/>
          </w:rPr>
          <w:fldChar w:fldCharType="end"/>
        </w:r>
      </w:ins>
    </w:p>
    <w:p w14:paraId="2FE547FA" w14:textId="4499419A" w:rsidR="007C576C" w:rsidRDefault="007C576C">
      <w:pPr>
        <w:pStyle w:val="TOC2"/>
        <w:tabs>
          <w:tab w:val="right" w:leader="dot" w:pos="9350"/>
        </w:tabs>
        <w:rPr>
          <w:ins w:id="563" w:author="Steven" w:date="2022-04-01T17:20:00Z"/>
          <w:rFonts w:asciiTheme="minorHAnsi" w:eastAsiaTheme="minorEastAsia" w:hAnsiTheme="minorHAnsi" w:cstheme="minorBidi"/>
          <w:smallCaps w:val="0"/>
          <w:noProof/>
          <w:sz w:val="22"/>
          <w:szCs w:val="22"/>
        </w:rPr>
      </w:pPr>
      <w:ins w:id="56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"_Toc99726541"</w:instrText>
        </w:r>
        <w:r w:rsidRPr="00432F32">
          <w:rPr>
            <w:rStyle w:val="Hyperlink"/>
            <w:noProof/>
          </w:rPr>
          <w:instrText xml:space="preserve"> </w:instrText>
        </w:r>
        <w:r w:rsidRPr="00432F32">
          <w:rPr>
            <w:rStyle w:val="Hyperlink"/>
            <w:noProof/>
          </w:rPr>
          <w:fldChar w:fldCharType="separate"/>
        </w:r>
        <w:r w:rsidRPr="00432F32">
          <w:rPr>
            <w:rStyle w:val="Hyperlink"/>
            <w:noProof/>
          </w:rPr>
          <w:t>7.6. Multi-Domian</w:t>
        </w:r>
        <w:r>
          <w:rPr>
            <w:noProof/>
            <w:webHidden/>
          </w:rPr>
          <w:tab/>
        </w:r>
        <w:r>
          <w:rPr>
            <w:noProof/>
            <w:webHidden/>
          </w:rPr>
          <w:fldChar w:fldCharType="begin"/>
        </w:r>
        <w:r>
          <w:rPr>
            <w:noProof/>
            <w:webHidden/>
          </w:rPr>
          <w:instrText xml:space="preserve"> PAGEREF _Toc99726541 \h </w:instrText>
        </w:r>
      </w:ins>
      <w:r>
        <w:rPr>
          <w:noProof/>
          <w:webHidden/>
        </w:rPr>
      </w:r>
      <w:r>
        <w:rPr>
          <w:noProof/>
          <w:webHidden/>
        </w:rPr>
        <w:fldChar w:fldCharType="separate"/>
      </w:r>
      <w:ins w:id="565" w:author="Steven" w:date="2022-04-01T17:21:00Z">
        <w:r>
          <w:rPr>
            <w:noProof/>
            <w:webHidden/>
          </w:rPr>
          <w:t>37</w:t>
        </w:r>
      </w:ins>
      <w:ins w:id="566" w:author="Steven" w:date="2022-04-01T17:20:00Z">
        <w:r>
          <w:rPr>
            <w:noProof/>
            <w:webHidden/>
          </w:rPr>
          <w:fldChar w:fldCharType="end"/>
        </w:r>
        <w:r w:rsidRPr="00432F32">
          <w:rPr>
            <w:rStyle w:val="Hyperlink"/>
            <w:noProof/>
          </w:rPr>
          <w:fldChar w:fldCharType="end"/>
        </w:r>
      </w:ins>
    </w:p>
    <w:p w14:paraId="0A0705B5" w14:textId="4AC8A8EF" w:rsidR="007C576C" w:rsidRDefault="007C576C">
      <w:pPr>
        <w:pStyle w:val="TOC2"/>
        <w:tabs>
          <w:tab w:val="right" w:leader="dot" w:pos="9350"/>
        </w:tabs>
        <w:rPr>
          <w:ins w:id="567" w:author="Steven" w:date="2022-04-01T17:20:00Z"/>
          <w:rFonts w:asciiTheme="minorHAnsi" w:eastAsiaTheme="minorEastAsia" w:hAnsiTheme="minorHAnsi" w:cstheme="minorBidi"/>
          <w:smallCaps w:val="0"/>
          <w:noProof/>
          <w:sz w:val="22"/>
          <w:szCs w:val="22"/>
        </w:rPr>
      </w:pPr>
      <w:ins w:id="56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"_Toc99726542"</w:instrText>
        </w:r>
        <w:r w:rsidRPr="00432F32">
          <w:rPr>
            <w:rStyle w:val="Hyperlink"/>
            <w:noProof/>
          </w:rPr>
          <w:instrText xml:space="preserve"> </w:instrText>
        </w:r>
        <w:r w:rsidRPr="00432F32">
          <w:rPr>
            <w:rStyle w:val="Hyperlink"/>
            <w:noProof/>
          </w:rPr>
          <w:fldChar w:fldCharType="separate"/>
        </w:r>
        <w:r w:rsidRPr="00432F32">
          <w:rPr>
            <w:rStyle w:val="Hyperlink"/>
            <w:noProof/>
          </w:rPr>
          <w:t>7.7. Density gradient</w:t>
        </w:r>
        <w:r>
          <w:rPr>
            <w:noProof/>
            <w:webHidden/>
          </w:rPr>
          <w:tab/>
        </w:r>
        <w:r>
          <w:rPr>
            <w:noProof/>
            <w:webHidden/>
          </w:rPr>
          <w:fldChar w:fldCharType="begin"/>
        </w:r>
        <w:r>
          <w:rPr>
            <w:noProof/>
            <w:webHidden/>
          </w:rPr>
          <w:instrText xml:space="preserve"> PAGEREF _Toc99726542 \h </w:instrText>
        </w:r>
      </w:ins>
      <w:r>
        <w:rPr>
          <w:noProof/>
          <w:webHidden/>
        </w:rPr>
      </w:r>
      <w:r>
        <w:rPr>
          <w:noProof/>
          <w:webHidden/>
        </w:rPr>
        <w:fldChar w:fldCharType="separate"/>
      </w:r>
      <w:ins w:id="569" w:author="Steven" w:date="2022-04-01T17:21:00Z">
        <w:r>
          <w:rPr>
            <w:noProof/>
            <w:webHidden/>
          </w:rPr>
          <w:t>37</w:t>
        </w:r>
      </w:ins>
      <w:ins w:id="570" w:author="Steven" w:date="2022-04-01T17:20:00Z">
        <w:r>
          <w:rPr>
            <w:noProof/>
            <w:webHidden/>
          </w:rPr>
          <w:fldChar w:fldCharType="end"/>
        </w:r>
        <w:r w:rsidRPr="00432F32">
          <w:rPr>
            <w:rStyle w:val="Hyperlink"/>
            <w:noProof/>
          </w:rPr>
          <w:fldChar w:fldCharType="end"/>
        </w:r>
      </w:ins>
    </w:p>
    <w:p w14:paraId="4A72B9F5" w14:textId="6B5016A6" w:rsidR="007C576C" w:rsidRDefault="007C576C">
      <w:pPr>
        <w:pStyle w:val="TOC2"/>
        <w:tabs>
          <w:tab w:val="right" w:leader="dot" w:pos="9350"/>
        </w:tabs>
        <w:rPr>
          <w:ins w:id="571" w:author="Steven" w:date="2022-04-01T17:20:00Z"/>
          <w:rFonts w:asciiTheme="minorHAnsi" w:eastAsiaTheme="minorEastAsia" w:hAnsiTheme="minorHAnsi" w:cstheme="minorBidi"/>
          <w:smallCaps w:val="0"/>
          <w:noProof/>
          <w:sz w:val="22"/>
          <w:szCs w:val="22"/>
        </w:rPr>
      </w:pPr>
      <w:ins w:id="57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"_Toc99726543"</w:instrText>
        </w:r>
        <w:r w:rsidRPr="00432F32">
          <w:rPr>
            <w:rStyle w:val="Hyperlink"/>
            <w:noProof/>
          </w:rPr>
          <w:instrText xml:space="preserve"> </w:instrText>
        </w:r>
        <w:r w:rsidRPr="00432F32">
          <w:rPr>
            <w:rStyle w:val="Hyperlink"/>
            <w:noProof/>
          </w:rPr>
          <w:fldChar w:fldCharType="separate"/>
        </w:r>
        <w:r w:rsidRPr="00432F32">
          <w:rPr>
            <w:rStyle w:val="Hyperlink"/>
            <w:noProof/>
          </w:rPr>
          <w:t>7.8. Multiphasic</w:t>
        </w:r>
        <w:r>
          <w:rPr>
            <w:noProof/>
            <w:webHidden/>
          </w:rPr>
          <w:tab/>
        </w:r>
        <w:r>
          <w:rPr>
            <w:noProof/>
            <w:webHidden/>
          </w:rPr>
          <w:fldChar w:fldCharType="begin"/>
        </w:r>
        <w:r>
          <w:rPr>
            <w:noProof/>
            <w:webHidden/>
          </w:rPr>
          <w:instrText xml:space="preserve"> PAGEREF _Toc99726543 \h </w:instrText>
        </w:r>
      </w:ins>
      <w:r>
        <w:rPr>
          <w:noProof/>
          <w:webHidden/>
        </w:rPr>
      </w:r>
      <w:r>
        <w:rPr>
          <w:noProof/>
          <w:webHidden/>
        </w:rPr>
        <w:fldChar w:fldCharType="separate"/>
      </w:r>
      <w:ins w:id="573" w:author="Steven" w:date="2022-04-01T17:21:00Z">
        <w:r>
          <w:rPr>
            <w:noProof/>
            <w:webHidden/>
          </w:rPr>
          <w:t>37</w:t>
        </w:r>
      </w:ins>
      <w:ins w:id="574" w:author="Steven" w:date="2022-04-01T17:20:00Z">
        <w:r>
          <w:rPr>
            <w:noProof/>
            <w:webHidden/>
          </w:rPr>
          <w:fldChar w:fldCharType="end"/>
        </w:r>
        <w:r w:rsidRPr="00432F32">
          <w:rPr>
            <w:rStyle w:val="Hyperlink"/>
            <w:noProof/>
          </w:rPr>
          <w:fldChar w:fldCharType="end"/>
        </w:r>
      </w:ins>
    </w:p>
    <w:p w14:paraId="2E54D79A" w14:textId="5FEF1941" w:rsidR="007C576C" w:rsidRDefault="007C576C">
      <w:pPr>
        <w:pStyle w:val="TOC2"/>
        <w:tabs>
          <w:tab w:val="right" w:leader="dot" w:pos="9350"/>
        </w:tabs>
        <w:rPr>
          <w:ins w:id="575" w:author="Steven" w:date="2022-04-01T17:20:00Z"/>
          <w:rFonts w:asciiTheme="minorHAnsi" w:eastAsiaTheme="minorEastAsia" w:hAnsiTheme="minorHAnsi" w:cstheme="minorBidi"/>
          <w:smallCaps w:val="0"/>
          <w:noProof/>
          <w:sz w:val="22"/>
          <w:szCs w:val="22"/>
        </w:rPr>
      </w:pPr>
      <w:ins w:id="57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"_Toc99726544"</w:instrText>
        </w:r>
        <w:r w:rsidRPr="00432F32">
          <w:rPr>
            <w:rStyle w:val="Hyperlink"/>
            <w:noProof/>
          </w:rPr>
          <w:instrText xml:space="preserve"> </w:instrText>
        </w:r>
        <w:r w:rsidRPr="00432F32">
          <w:rPr>
            <w:rStyle w:val="Hyperlink"/>
            <w:noProof/>
          </w:rPr>
          <w:fldChar w:fldCharType="separate"/>
        </w:r>
        <w:r w:rsidRPr="00432F32">
          <w:rPr>
            <w:rStyle w:val="Hyperlink"/>
            <w:noProof/>
          </w:rPr>
          <w:t>7.9. Tet4 Model</w:t>
        </w:r>
        <w:r>
          <w:rPr>
            <w:noProof/>
            <w:webHidden/>
          </w:rPr>
          <w:tab/>
        </w:r>
        <w:r>
          <w:rPr>
            <w:noProof/>
            <w:webHidden/>
          </w:rPr>
          <w:fldChar w:fldCharType="begin"/>
        </w:r>
        <w:r>
          <w:rPr>
            <w:noProof/>
            <w:webHidden/>
          </w:rPr>
          <w:instrText xml:space="preserve"> PAGEREF _Toc99726544 \h </w:instrText>
        </w:r>
      </w:ins>
      <w:r>
        <w:rPr>
          <w:noProof/>
          <w:webHidden/>
        </w:rPr>
      </w:r>
      <w:r>
        <w:rPr>
          <w:noProof/>
          <w:webHidden/>
        </w:rPr>
        <w:fldChar w:fldCharType="separate"/>
      </w:r>
      <w:ins w:id="577" w:author="Steven" w:date="2022-04-01T17:21:00Z">
        <w:r>
          <w:rPr>
            <w:noProof/>
            <w:webHidden/>
          </w:rPr>
          <w:t>37</w:t>
        </w:r>
      </w:ins>
      <w:ins w:id="578" w:author="Steven" w:date="2022-04-01T17:20:00Z">
        <w:r>
          <w:rPr>
            <w:noProof/>
            <w:webHidden/>
          </w:rPr>
          <w:fldChar w:fldCharType="end"/>
        </w:r>
        <w:r w:rsidRPr="00432F32">
          <w:rPr>
            <w:rStyle w:val="Hyperlink"/>
            <w:noProof/>
          </w:rPr>
          <w:fldChar w:fldCharType="end"/>
        </w:r>
      </w:ins>
    </w:p>
    <w:p w14:paraId="07E0027E" w14:textId="4BBEB1E2" w:rsidR="007C576C" w:rsidRDefault="007C576C">
      <w:pPr>
        <w:pStyle w:val="TOC2"/>
        <w:tabs>
          <w:tab w:val="right" w:leader="dot" w:pos="9350"/>
        </w:tabs>
        <w:rPr>
          <w:ins w:id="579" w:author="Steven" w:date="2022-04-01T17:20:00Z"/>
          <w:rFonts w:asciiTheme="minorHAnsi" w:eastAsiaTheme="minorEastAsia" w:hAnsiTheme="minorHAnsi" w:cstheme="minorBidi"/>
          <w:smallCaps w:val="0"/>
          <w:noProof/>
          <w:sz w:val="22"/>
          <w:szCs w:val="22"/>
        </w:rPr>
      </w:pPr>
      <w:ins w:id="580"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"_Toc99726545"</w:instrText>
        </w:r>
        <w:r w:rsidRPr="00432F32">
          <w:rPr>
            <w:rStyle w:val="Hyperlink"/>
            <w:noProof/>
          </w:rPr>
          <w:instrText xml:space="preserve"> </w:instrText>
        </w:r>
        <w:r w:rsidRPr="00432F32">
          <w:rPr>
            <w:rStyle w:val="Hyperlink"/>
            <w:noProof/>
          </w:rPr>
          <w:fldChar w:fldCharType="separate"/>
        </w:r>
        <w:r w:rsidRPr="00432F32">
          <w:rPr>
            <w:rStyle w:val="Hyperlink"/>
            <w:noProof/>
          </w:rPr>
          <w:t>7.10. Tet10 Model</w:t>
        </w:r>
        <w:r>
          <w:rPr>
            <w:noProof/>
            <w:webHidden/>
          </w:rPr>
          <w:tab/>
        </w:r>
        <w:r>
          <w:rPr>
            <w:noProof/>
            <w:webHidden/>
          </w:rPr>
          <w:fldChar w:fldCharType="begin"/>
        </w:r>
        <w:r>
          <w:rPr>
            <w:noProof/>
            <w:webHidden/>
          </w:rPr>
          <w:instrText xml:space="preserve"> PAGEREF _Toc99726545 \h </w:instrText>
        </w:r>
      </w:ins>
      <w:r>
        <w:rPr>
          <w:noProof/>
          <w:webHidden/>
        </w:rPr>
      </w:r>
      <w:r>
        <w:rPr>
          <w:noProof/>
          <w:webHidden/>
        </w:rPr>
        <w:fldChar w:fldCharType="separate"/>
      </w:r>
      <w:ins w:id="581" w:author="Steven" w:date="2022-04-01T17:21:00Z">
        <w:r>
          <w:rPr>
            <w:noProof/>
            <w:webHidden/>
          </w:rPr>
          <w:t>37</w:t>
        </w:r>
      </w:ins>
      <w:ins w:id="582" w:author="Steven" w:date="2022-04-01T17:20:00Z">
        <w:r>
          <w:rPr>
            <w:noProof/>
            <w:webHidden/>
          </w:rPr>
          <w:fldChar w:fldCharType="end"/>
        </w:r>
        <w:r w:rsidRPr="00432F32">
          <w:rPr>
            <w:rStyle w:val="Hyperlink"/>
            <w:noProof/>
          </w:rPr>
          <w:fldChar w:fldCharType="end"/>
        </w:r>
      </w:ins>
    </w:p>
    <w:p w14:paraId="37CC638E" w14:textId="390FF65D" w:rsidR="007C576C" w:rsidRDefault="007C576C">
      <w:pPr>
        <w:pStyle w:val="TOC2"/>
        <w:tabs>
          <w:tab w:val="right" w:leader="dot" w:pos="9350"/>
        </w:tabs>
        <w:rPr>
          <w:ins w:id="583" w:author="Steven" w:date="2022-04-01T17:20:00Z"/>
          <w:rFonts w:asciiTheme="minorHAnsi" w:eastAsiaTheme="minorEastAsia" w:hAnsiTheme="minorHAnsi" w:cstheme="minorBidi"/>
          <w:smallCaps w:val="0"/>
          <w:noProof/>
          <w:sz w:val="22"/>
          <w:szCs w:val="22"/>
        </w:rPr>
      </w:pPr>
      <w:ins w:id="584"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"_Toc99726546"</w:instrText>
        </w:r>
        <w:r w:rsidRPr="00432F32">
          <w:rPr>
            <w:rStyle w:val="Hyperlink"/>
            <w:noProof/>
          </w:rPr>
          <w:instrText xml:space="preserve"> </w:instrText>
        </w:r>
        <w:r w:rsidRPr="00432F32">
          <w:rPr>
            <w:rStyle w:val="Hyperlink"/>
            <w:noProof/>
          </w:rPr>
          <w:fldChar w:fldCharType="separate"/>
        </w:r>
        <w:r w:rsidRPr="00432F32">
          <w:rPr>
            <w:rStyle w:val="Hyperlink"/>
            <w:noProof/>
          </w:rPr>
          <w:t>7.11. Hex20 Model</w:t>
        </w:r>
        <w:r>
          <w:rPr>
            <w:noProof/>
            <w:webHidden/>
          </w:rPr>
          <w:tab/>
        </w:r>
        <w:r>
          <w:rPr>
            <w:noProof/>
            <w:webHidden/>
          </w:rPr>
          <w:fldChar w:fldCharType="begin"/>
        </w:r>
        <w:r>
          <w:rPr>
            <w:noProof/>
            <w:webHidden/>
          </w:rPr>
          <w:instrText xml:space="preserve"> PAGEREF _Toc99726546 \h </w:instrText>
        </w:r>
      </w:ins>
      <w:r>
        <w:rPr>
          <w:noProof/>
          <w:webHidden/>
        </w:rPr>
      </w:r>
      <w:r>
        <w:rPr>
          <w:noProof/>
          <w:webHidden/>
        </w:rPr>
        <w:fldChar w:fldCharType="separate"/>
      </w:r>
      <w:ins w:id="585" w:author="Steven" w:date="2022-04-01T17:21:00Z">
        <w:r>
          <w:rPr>
            <w:noProof/>
            <w:webHidden/>
          </w:rPr>
          <w:t>38</w:t>
        </w:r>
      </w:ins>
      <w:ins w:id="586" w:author="Steven" w:date="2022-04-01T17:20:00Z">
        <w:r>
          <w:rPr>
            <w:noProof/>
            <w:webHidden/>
          </w:rPr>
          <w:fldChar w:fldCharType="end"/>
        </w:r>
        <w:r w:rsidRPr="00432F32">
          <w:rPr>
            <w:rStyle w:val="Hyperlink"/>
            <w:noProof/>
          </w:rPr>
          <w:fldChar w:fldCharType="end"/>
        </w:r>
      </w:ins>
    </w:p>
    <w:p w14:paraId="371418E0" w14:textId="0D3AFE0B" w:rsidR="007C576C" w:rsidRDefault="007C576C">
      <w:pPr>
        <w:pStyle w:val="TOC2"/>
        <w:tabs>
          <w:tab w:val="right" w:leader="dot" w:pos="9350"/>
        </w:tabs>
        <w:rPr>
          <w:ins w:id="587" w:author="Steven" w:date="2022-04-01T17:20:00Z"/>
          <w:rFonts w:asciiTheme="minorHAnsi" w:eastAsiaTheme="minorEastAsia" w:hAnsiTheme="minorHAnsi" w:cstheme="minorBidi"/>
          <w:smallCaps w:val="0"/>
          <w:noProof/>
          <w:sz w:val="22"/>
          <w:szCs w:val="22"/>
        </w:rPr>
      </w:pPr>
      <w:ins w:id="588"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"_Toc99726547"</w:instrText>
        </w:r>
        <w:r w:rsidRPr="00432F32">
          <w:rPr>
            <w:rStyle w:val="Hyperlink"/>
            <w:noProof/>
          </w:rPr>
          <w:instrText xml:space="preserve"> </w:instrText>
        </w:r>
        <w:r w:rsidRPr="00432F32">
          <w:rPr>
            <w:rStyle w:val="Hyperlink"/>
            <w:noProof/>
          </w:rPr>
          <w:fldChar w:fldCharType="separate"/>
        </w:r>
        <w:r w:rsidRPr="00432F32">
          <w:rPr>
            <w:rStyle w:val="Hyperlink"/>
            <w:noProof/>
          </w:rPr>
          <w:t>7.12. Hex20 Cumulative Stress</w:t>
        </w:r>
        <w:r>
          <w:rPr>
            <w:noProof/>
            <w:webHidden/>
          </w:rPr>
          <w:tab/>
        </w:r>
        <w:r>
          <w:rPr>
            <w:noProof/>
            <w:webHidden/>
          </w:rPr>
          <w:fldChar w:fldCharType="begin"/>
        </w:r>
        <w:r>
          <w:rPr>
            <w:noProof/>
            <w:webHidden/>
          </w:rPr>
          <w:instrText xml:space="preserve"> PAGEREF _Toc99726547 \h </w:instrText>
        </w:r>
      </w:ins>
      <w:r>
        <w:rPr>
          <w:noProof/>
          <w:webHidden/>
        </w:rPr>
      </w:r>
      <w:r>
        <w:rPr>
          <w:noProof/>
          <w:webHidden/>
        </w:rPr>
        <w:fldChar w:fldCharType="separate"/>
      </w:r>
      <w:ins w:id="589" w:author="Steven" w:date="2022-04-01T17:21:00Z">
        <w:r>
          <w:rPr>
            <w:noProof/>
            <w:webHidden/>
          </w:rPr>
          <w:t>38</w:t>
        </w:r>
      </w:ins>
      <w:ins w:id="590" w:author="Steven" w:date="2022-04-01T17:20:00Z">
        <w:r>
          <w:rPr>
            <w:noProof/>
            <w:webHidden/>
          </w:rPr>
          <w:fldChar w:fldCharType="end"/>
        </w:r>
        <w:r w:rsidRPr="00432F32">
          <w:rPr>
            <w:rStyle w:val="Hyperlink"/>
            <w:noProof/>
          </w:rPr>
          <w:fldChar w:fldCharType="end"/>
        </w:r>
      </w:ins>
    </w:p>
    <w:p w14:paraId="190B1E7F" w14:textId="03687660" w:rsidR="007C576C" w:rsidRDefault="007C576C">
      <w:pPr>
        <w:pStyle w:val="TOC1"/>
        <w:tabs>
          <w:tab w:val="left" w:pos="480"/>
          <w:tab w:val="right" w:leader="dot" w:pos="9350"/>
        </w:tabs>
        <w:rPr>
          <w:ins w:id="591" w:author="Steven" w:date="2022-04-01T17:20:00Z"/>
          <w:rFonts w:asciiTheme="minorHAnsi" w:eastAsiaTheme="minorEastAsia" w:hAnsiTheme="minorHAnsi" w:cstheme="minorBidi"/>
          <w:b w:val="0"/>
          <w:bCs w:val="0"/>
          <w:caps w:val="0"/>
          <w:noProof/>
          <w:sz w:val="22"/>
          <w:szCs w:val="22"/>
        </w:rPr>
      </w:pPr>
      <w:ins w:id="592"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"_Toc99726548"</w:instrText>
        </w:r>
        <w:r w:rsidRPr="00432F32">
          <w:rPr>
            <w:rStyle w:val="Hyperlink"/>
            <w:noProof/>
          </w:rPr>
          <w:instrText xml:space="preserve"> </w:instrText>
        </w:r>
        <w:r w:rsidRPr="00432F32">
          <w:rPr>
            <w:rStyle w:val="Hyperlink"/>
            <w:noProof/>
          </w:rPr>
          <w:fldChar w:fldCharType="separate"/>
        </w:r>
        <w:r w:rsidRPr="00432F32">
          <w:rPr>
            <w:rStyle w:val="Hyperlink"/>
            <w:noProof/>
          </w:rPr>
          <w:t>8.</w:t>
        </w:r>
        <w:r>
          <w:rPr>
            <w:rFonts w:asciiTheme="minorHAnsi" w:eastAsiaTheme="minorEastAsia" w:hAnsiTheme="minorHAnsi" w:cstheme="minorBidi"/>
            <w:b w:val="0"/>
            <w:bCs w:val="0"/>
            <w:caps w:val="0"/>
            <w:noProof/>
            <w:sz w:val="22"/>
            <w:szCs w:val="22"/>
          </w:rPr>
          <w:tab/>
        </w:r>
        <w:r w:rsidRPr="00432F32">
          <w:rPr>
            <w:rStyle w:val="Hyperlink"/>
            <w:noProof/>
          </w:rPr>
          <w:t>Default Parameters</w:t>
        </w:r>
        <w:r>
          <w:rPr>
            <w:noProof/>
            <w:webHidden/>
          </w:rPr>
          <w:tab/>
        </w:r>
        <w:r>
          <w:rPr>
            <w:noProof/>
            <w:webHidden/>
          </w:rPr>
          <w:fldChar w:fldCharType="begin"/>
        </w:r>
        <w:r>
          <w:rPr>
            <w:noProof/>
            <w:webHidden/>
          </w:rPr>
          <w:instrText xml:space="preserve"> PAGEREF _Toc99726548 \h </w:instrText>
        </w:r>
      </w:ins>
      <w:r>
        <w:rPr>
          <w:noProof/>
          <w:webHidden/>
        </w:rPr>
      </w:r>
      <w:r>
        <w:rPr>
          <w:noProof/>
          <w:webHidden/>
        </w:rPr>
        <w:fldChar w:fldCharType="separate"/>
      </w:r>
      <w:ins w:id="593" w:author="Steven" w:date="2022-04-01T17:21:00Z">
        <w:r>
          <w:rPr>
            <w:noProof/>
            <w:webHidden/>
          </w:rPr>
          <w:t>39</w:t>
        </w:r>
      </w:ins>
      <w:ins w:id="594" w:author="Steven" w:date="2022-04-01T17:20:00Z">
        <w:r>
          <w:rPr>
            <w:noProof/>
            <w:webHidden/>
          </w:rPr>
          <w:fldChar w:fldCharType="end"/>
        </w:r>
        <w:r w:rsidRPr="00432F32">
          <w:rPr>
            <w:rStyle w:val="Hyperlink"/>
            <w:noProof/>
          </w:rPr>
          <w:fldChar w:fldCharType="end"/>
        </w:r>
      </w:ins>
    </w:p>
    <w:p w14:paraId="5A9DAECC" w14:textId="4E0A815E" w:rsidR="007C576C" w:rsidRDefault="007C576C">
      <w:pPr>
        <w:pStyle w:val="TOC1"/>
        <w:tabs>
          <w:tab w:val="left" w:pos="480"/>
          <w:tab w:val="right" w:leader="dot" w:pos="9350"/>
        </w:tabs>
        <w:rPr>
          <w:ins w:id="595" w:author="Steven" w:date="2022-04-01T17:20:00Z"/>
          <w:rFonts w:asciiTheme="minorHAnsi" w:eastAsiaTheme="minorEastAsia" w:hAnsiTheme="minorHAnsi" w:cstheme="minorBidi"/>
          <w:b w:val="0"/>
          <w:bCs w:val="0"/>
          <w:caps w:val="0"/>
          <w:noProof/>
          <w:sz w:val="22"/>
          <w:szCs w:val="22"/>
        </w:rPr>
      </w:pPr>
      <w:ins w:id="596" w:author="Steven" w:date="2022-04-01T17:20:00Z">
        <w:r w:rsidRPr="00432F32">
          <w:rPr>
            <w:rStyle w:val="Hyperlink"/>
            <w:noProof/>
          </w:rPr>
          <w:fldChar w:fldCharType="begin"/>
        </w:r>
        <w:r w:rsidRPr="00432F32">
          <w:rPr>
            <w:rStyle w:val="Hyperlink"/>
            <w:noProof/>
          </w:rPr>
          <w:instrText xml:space="preserve"> </w:instrText>
        </w:r>
        <w:r>
          <w:rPr>
            <w:noProof/>
          </w:rPr>
          <w:instrText>HYPERLINK \l "_Toc99726549"</w:instrText>
        </w:r>
        <w:r w:rsidRPr="00432F32">
          <w:rPr>
            <w:rStyle w:val="Hyperlink"/>
            <w:noProof/>
          </w:rPr>
          <w:instrText xml:space="preserve"> </w:instrText>
        </w:r>
        <w:r w:rsidRPr="00432F32">
          <w:rPr>
            <w:rStyle w:val="Hyperlink"/>
            <w:noProof/>
          </w:rPr>
          <w:fldChar w:fldCharType="separate"/>
        </w:r>
        <w:r w:rsidRPr="00432F32">
          <w:rPr>
            <w:rStyle w:val="Hyperlink"/>
            <w:noProof/>
          </w:rPr>
          <w:t>9.</w:t>
        </w:r>
        <w:r>
          <w:rPr>
            <w:rFonts w:asciiTheme="minorHAnsi" w:eastAsiaTheme="minorEastAsia" w:hAnsiTheme="minorHAnsi" w:cstheme="minorBidi"/>
            <w:b w:val="0"/>
            <w:bCs w:val="0"/>
            <w:caps w:val="0"/>
            <w:noProof/>
            <w:sz w:val="22"/>
            <w:szCs w:val="22"/>
          </w:rPr>
          <w:tab/>
        </w:r>
        <w:r w:rsidRPr="00432F32">
          <w:rPr>
            <w:rStyle w:val="Hyperlink"/>
            <w:noProof/>
          </w:rPr>
          <w:t>References</w:t>
        </w:r>
        <w:r>
          <w:rPr>
            <w:noProof/>
            <w:webHidden/>
          </w:rPr>
          <w:tab/>
        </w:r>
        <w:r>
          <w:rPr>
            <w:noProof/>
            <w:webHidden/>
          </w:rPr>
          <w:fldChar w:fldCharType="begin"/>
        </w:r>
        <w:r>
          <w:rPr>
            <w:noProof/>
            <w:webHidden/>
          </w:rPr>
          <w:instrText xml:space="preserve"> PAGEREF _Toc99726549 \h </w:instrText>
        </w:r>
      </w:ins>
      <w:r>
        <w:rPr>
          <w:noProof/>
          <w:webHidden/>
        </w:rPr>
      </w:r>
      <w:r>
        <w:rPr>
          <w:noProof/>
          <w:webHidden/>
        </w:rPr>
        <w:fldChar w:fldCharType="separate"/>
      </w:r>
      <w:ins w:id="597" w:author="Steven" w:date="2022-04-01T17:21:00Z">
        <w:r>
          <w:rPr>
            <w:noProof/>
            <w:webHidden/>
          </w:rPr>
          <w:t>40</w:t>
        </w:r>
      </w:ins>
      <w:ins w:id="598" w:author="Steven" w:date="2022-04-01T17:20:00Z">
        <w:r>
          <w:rPr>
            <w:noProof/>
            <w:webHidden/>
          </w:rPr>
          <w:fldChar w:fldCharType="end"/>
        </w:r>
        <w:r w:rsidRPr="00432F32">
          <w:rPr>
            <w:rStyle w:val="Hyperlink"/>
            <w:noProof/>
          </w:rPr>
          <w:fldChar w:fldCharType="end"/>
        </w:r>
      </w:ins>
    </w:p>
    <w:p w14:paraId="07A47624" w14:textId="6C9B5287" w:rsidR="007E5477" w:rsidDel="002D1764" w:rsidRDefault="007E5477">
      <w:pPr>
        <w:pStyle w:val="TOC1"/>
        <w:tabs>
          <w:tab w:val="left" w:pos="480"/>
          <w:tab w:val="right" w:leader="dot" w:pos="9350"/>
        </w:tabs>
        <w:rPr>
          <w:del w:id="599" w:author="Steven" w:date="2022-04-01T15:18:00Z"/>
          <w:rFonts w:asciiTheme="minorHAnsi" w:eastAsiaTheme="minorEastAsia" w:hAnsiTheme="minorHAnsi" w:cstheme="minorBidi"/>
          <w:b w:val="0"/>
          <w:bCs w:val="0"/>
          <w:caps w:val="0"/>
          <w:noProof/>
          <w:sz w:val="22"/>
          <w:szCs w:val="22"/>
        </w:rPr>
      </w:pPr>
      <w:del w:id="600" w:author="Steven" w:date="2022-04-01T15:18:00Z">
        <w:r w:rsidRPr="002D1764" w:rsidDel="002D1764">
          <w:rPr>
            <w:rStyle w:val="Hyperlink"/>
            <w:b w:val="0"/>
            <w:bCs w:val="0"/>
            <w:caps w:val="0"/>
            <w:noProof/>
          </w:rPr>
          <w:delText>1.</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IntroductionEquation Chapter (Next) Section 1</w:delText>
        </w:r>
        <w:r w:rsidDel="002D1764">
          <w:rPr>
            <w:noProof/>
            <w:webHidden/>
          </w:rPr>
          <w:tab/>
        </w:r>
      </w:del>
    </w:p>
    <w:p w14:paraId="4B54F402" w14:textId="1E9197A4" w:rsidR="007E5477" w:rsidDel="002D1764" w:rsidRDefault="007E5477">
      <w:pPr>
        <w:pStyle w:val="TOC2"/>
        <w:tabs>
          <w:tab w:val="right" w:leader="dot" w:pos="9350"/>
        </w:tabs>
        <w:rPr>
          <w:del w:id="601" w:author="Steven" w:date="2022-04-01T15:18:00Z"/>
          <w:rFonts w:asciiTheme="minorHAnsi" w:eastAsiaTheme="minorEastAsia" w:hAnsiTheme="minorHAnsi" w:cstheme="minorBidi"/>
          <w:smallCaps w:val="0"/>
          <w:noProof/>
          <w:sz w:val="22"/>
          <w:szCs w:val="22"/>
        </w:rPr>
      </w:pPr>
      <w:del w:id="602" w:author="Steven" w:date="2022-04-01T15:18:00Z">
        <w:r w:rsidRPr="002D1764" w:rsidDel="002D1764">
          <w:rPr>
            <w:rStyle w:val="Hyperlink"/>
            <w:smallCaps w:val="0"/>
            <w:noProof/>
          </w:rPr>
          <w:delText>1.1. Overview of AngioFE</w:delText>
        </w:r>
        <w:r w:rsidDel="002D1764">
          <w:rPr>
            <w:noProof/>
            <w:webHidden/>
          </w:rPr>
          <w:tab/>
        </w:r>
      </w:del>
    </w:p>
    <w:p w14:paraId="1521BBA8" w14:textId="5273323D" w:rsidR="007E5477" w:rsidDel="002D1764" w:rsidRDefault="007E5477">
      <w:pPr>
        <w:pStyle w:val="TOC2"/>
        <w:tabs>
          <w:tab w:val="right" w:leader="dot" w:pos="9350"/>
        </w:tabs>
        <w:rPr>
          <w:del w:id="603" w:author="Steven" w:date="2022-04-01T15:18:00Z"/>
          <w:rFonts w:asciiTheme="minorHAnsi" w:eastAsiaTheme="minorEastAsia" w:hAnsiTheme="minorHAnsi" w:cstheme="minorBidi"/>
          <w:smallCaps w:val="0"/>
          <w:noProof/>
          <w:sz w:val="22"/>
          <w:szCs w:val="22"/>
        </w:rPr>
      </w:pPr>
      <w:del w:id="604" w:author="Steven" w:date="2022-04-01T15:18:00Z">
        <w:r w:rsidRPr="002D1764" w:rsidDel="002D1764">
          <w:rPr>
            <w:rStyle w:val="Hyperlink"/>
            <w:smallCaps w:val="0"/>
            <w:noProof/>
          </w:rPr>
          <w:delText>1.2. Capabilities</w:delText>
        </w:r>
        <w:r w:rsidDel="002D1764">
          <w:rPr>
            <w:noProof/>
            <w:webHidden/>
          </w:rPr>
          <w:tab/>
        </w:r>
      </w:del>
    </w:p>
    <w:p w14:paraId="4A28E815" w14:textId="285B28D3" w:rsidR="007E5477" w:rsidDel="002D1764" w:rsidRDefault="007E5477">
      <w:pPr>
        <w:pStyle w:val="TOC3"/>
        <w:tabs>
          <w:tab w:val="right" w:leader="dot" w:pos="9350"/>
        </w:tabs>
        <w:rPr>
          <w:del w:id="605" w:author="Steven" w:date="2022-04-01T15:18:00Z"/>
          <w:rFonts w:asciiTheme="minorHAnsi" w:eastAsiaTheme="minorEastAsia" w:hAnsiTheme="minorHAnsi" w:cstheme="minorBidi"/>
          <w:i w:val="0"/>
          <w:iCs w:val="0"/>
          <w:noProof/>
          <w:sz w:val="22"/>
          <w:szCs w:val="22"/>
        </w:rPr>
      </w:pPr>
      <w:del w:id="606" w:author="Steven" w:date="2022-04-01T15:18:00Z">
        <w:r w:rsidRPr="002D1764" w:rsidDel="002D1764">
          <w:rPr>
            <w:rStyle w:val="Hyperlink"/>
            <w:i w:val="0"/>
            <w:iCs w:val="0"/>
            <w:noProof/>
          </w:rPr>
          <w:delText>1.2.1. Usage as a Standalone Material</w:delText>
        </w:r>
        <w:r w:rsidDel="002D1764">
          <w:rPr>
            <w:noProof/>
            <w:webHidden/>
          </w:rPr>
          <w:tab/>
        </w:r>
      </w:del>
    </w:p>
    <w:p w14:paraId="1E5C557B" w14:textId="4C39F840" w:rsidR="007E5477" w:rsidDel="002D1764" w:rsidRDefault="007E5477">
      <w:pPr>
        <w:pStyle w:val="TOC3"/>
        <w:tabs>
          <w:tab w:val="right" w:leader="dot" w:pos="9350"/>
        </w:tabs>
        <w:rPr>
          <w:del w:id="607" w:author="Steven" w:date="2022-04-01T15:18:00Z"/>
          <w:rFonts w:asciiTheme="minorHAnsi" w:eastAsiaTheme="minorEastAsia" w:hAnsiTheme="minorHAnsi" w:cstheme="minorBidi"/>
          <w:i w:val="0"/>
          <w:iCs w:val="0"/>
          <w:noProof/>
          <w:sz w:val="22"/>
          <w:szCs w:val="22"/>
        </w:rPr>
      </w:pPr>
      <w:del w:id="608" w:author="Steven" w:date="2022-04-01T15:18:00Z">
        <w:r w:rsidRPr="002D1764" w:rsidDel="002D1764">
          <w:rPr>
            <w:rStyle w:val="Hyperlink"/>
            <w:i w:val="0"/>
            <w:iCs w:val="0"/>
            <w:noProof/>
          </w:rPr>
          <w:delText>1.2.2. Usage in Multiphasic Materials</w:delText>
        </w:r>
        <w:r w:rsidDel="002D1764">
          <w:rPr>
            <w:noProof/>
            <w:webHidden/>
          </w:rPr>
          <w:tab/>
        </w:r>
      </w:del>
    </w:p>
    <w:p w14:paraId="57482015" w14:textId="66F581AB" w:rsidR="007E5477" w:rsidDel="002D1764" w:rsidRDefault="007E5477">
      <w:pPr>
        <w:pStyle w:val="TOC2"/>
        <w:tabs>
          <w:tab w:val="right" w:leader="dot" w:pos="9350"/>
        </w:tabs>
        <w:rPr>
          <w:del w:id="609" w:author="Steven" w:date="2022-04-01T15:18:00Z"/>
          <w:rFonts w:asciiTheme="minorHAnsi" w:eastAsiaTheme="minorEastAsia" w:hAnsiTheme="minorHAnsi" w:cstheme="minorBidi"/>
          <w:smallCaps w:val="0"/>
          <w:noProof/>
          <w:sz w:val="22"/>
          <w:szCs w:val="22"/>
        </w:rPr>
      </w:pPr>
      <w:del w:id="610" w:author="Steven" w:date="2022-04-01T15:18:00Z">
        <w:r w:rsidRPr="002D1764" w:rsidDel="002D1764">
          <w:rPr>
            <w:rStyle w:val="Hyperlink"/>
            <w:smallCaps w:val="0"/>
            <w:noProof/>
          </w:rPr>
          <w:delText>1.3. Structure of this Document</w:delText>
        </w:r>
        <w:r w:rsidDel="002D1764">
          <w:rPr>
            <w:noProof/>
            <w:webHidden/>
          </w:rPr>
          <w:tab/>
        </w:r>
      </w:del>
      <w:ins w:id="611" w:author="Steven LaBelle" w:date="2019-04-22T18:00:00Z">
        <w:del w:id="612" w:author="Steven" w:date="2022-03-29T13:46:00Z">
          <w:r w:rsidR="00EC5F36" w:rsidDel="00DE1A69">
            <w:rPr>
              <w:noProof/>
              <w:webHidden/>
            </w:rPr>
            <w:delText>2</w:delText>
          </w:r>
        </w:del>
      </w:ins>
      <w:del w:id="613" w:author="Steven" w:date="2022-03-29T13:46:00Z">
        <w:r w:rsidR="00825D09" w:rsidDel="00DE1A69">
          <w:rPr>
            <w:noProof/>
            <w:webHidden/>
          </w:rPr>
          <w:delText>1</w:delText>
        </w:r>
      </w:del>
    </w:p>
    <w:p w14:paraId="05039BA7" w14:textId="737C75D4" w:rsidR="007E5477" w:rsidDel="002D1764" w:rsidRDefault="007E5477">
      <w:pPr>
        <w:pStyle w:val="TOC1"/>
        <w:tabs>
          <w:tab w:val="left" w:pos="480"/>
          <w:tab w:val="right" w:leader="dot" w:pos="9350"/>
        </w:tabs>
        <w:rPr>
          <w:del w:id="614" w:author="Steven" w:date="2022-04-01T15:18:00Z"/>
          <w:rFonts w:asciiTheme="minorHAnsi" w:eastAsiaTheme="minorEastAsia" w:hAnsiTheme="minorHAnsi" w:cstheme="minorBidi"/>
          <w:b w:val="0"/>
          <w:bCs w:val="0"/>
          <w:caps w:val="0"/>
          <w:noProof/>
          <w:sz w:val="22"/>
          <w:szCs w:val="22"/>
        </w:rPr>
      </w:pPr>
      <w:del w:id="615" w:author="Steven" w:date="2022-04-01T15:18:00Z">
        <w:r w:rsidRPr="002D1764" w:rsidDel="002D1764">
          <w:rPr>
            <w:rStyle w:val="Hyperlink"/>
            <w:b w:val="0"/>
            <w:bCs w:val="0"/>
            <w:caps w:val="0"/>
            <w:noProof/>
          </w:rPr>
          <w:delText>2.</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Terminology</w:delText>
        </w:r>
        <w:r w:rsidDel="002D1764">
          <w:rPr>
            <w:noProof/>
            <w:webHidden/>
          </w:rPr>
          <w:tab/>
        </w:r>
      </w:del>
      <w:ins w:id="616" w:author="Steven LaBelle" w:date="2019-04-22T18:00:00Z">
        <w:del w:id="617" w:author="Steven" w:date="2022-03-29T13:46:00Z">
          <w:r w:rsidR="00EC5F36" w:rsidDel="00DE1A69">
            <w:rPr>
              <w:noProof/>
              <w:webHidden/>
            </w:rPr>
            <w:delText>2</w:delText>
          </w:r>
        </w:del>
      </w:ins>
      <w:del w:id="618" w:author="Steven" w:date="2022-03-29T13:46:00Z">
        <w:r w:rsidR="00825D09" w:rsidDel="00DE1A69">
          <w:rPr>
            <w:noProof/>
            <w:webHidden/>
          </w:rPr>
          <w:delText>1</w:delText>
        </w:r>
      </w:del>
    </w:p>
    <w:p w14:paraId="7676F6DC" w14:textId="08C137C3" w:rsidR="007E5477" w:rsidDel="002D1764" w:rsidRDefault="007E5477">
      <w:pPr>
        <w:pStyle w:val="TOC2"/>
        <w:tabs>
          <w:tab w:val="right" w:leader="dot" w:pos="9350"/>
        </w:tabs>
        <w:rPr>
          <w:del w:id="619" w:author="Steven" w:date="2022-04-01T15:18:00Z"/>
          <w:rFonts w:asciiTheme="minorHAnsi" w:eastAsiaTheme="minorEastAsia" w:hAnsiTheme="minorHAnsi" w:cstheme="minorBidi"/>
          <w:smallCaps w:val="0"/>
          <w:noProof/>
          <w:sz w:val="22"/>
          <w:szCs w:val="22"/>
        </w:rPr>
      </w:pPr>
      <w:del w:id="620" w:author="Steven" w:date="2022-04-01T15:18:00Z">
        <w:r w:rsidRPr="002D1764" w:rsidDel="002D1764">
          <w:rPr>
            <w:rStyle w:val="Hyperlink"/>
            <w:smallCaps w:val="0"/>
            <w:noProof/>
          </w:rPr>
          <w:delText>2.1. General</w:delText>
        </w:r>
        <w:r w:rsidDel="002D1764">
          <w:rPr>
            <w:noProof/>
            <w:webHidden/>
          </w:rPr>
          <w:tab/>
        </w:r>
      </w:del>
    </w:p>
    <w:p w14:paraId="4CE941AB" w14:textId="7784DD1F" w:rsidR="007E5477" w:rsidDel="002D1764" w:rsidRDefault="007E5477">
      <w:pPr>
        <w:pStyle w:val="TOC3"/>
        <w:tabs>
          <w:tab w:val="right" w:leader="dot" w:pos="9350"/>
        </w:tabs>
        <w:rPr>
          <w:del w:id="621" w:author="Steven" w:date="2022-04-01T15:18:00Z"/>
          <w:rFonts w:asciiTheme="minorHAnsi" w:eastAsiaTheme="minorEastAsia" w:hAnsiTheme="minorHAnsi" w:cstheme="minorBidi"/>
          <w:i w:val="0"/>
          <w:iCs w:val="0"/>
          <w:noProof/>
          <w:sz w:val="22"/>
          <w:szCs w:val="22"/>
        </w:rPr>
      </w:pPr>
      <w:del w:id="622" w:author="Steven" w:date="2022-04-01T15:18:00Z">
        <w:r w:rsidRPr="002D1764" w:rsidDel="002D1764">
          <w:rPr>
            <w:rStyle w:val="Hyperlink"/>
            <w:i w:val="0"/>
            <w:iCs w:val="0"/>
            <w:noProof/>
          </w:rPr>
          <w:delText>2.1.1. Extracellular Matrix (ECM)</w:delText>
        </w:r>
        <w:r w:rsidDel="002D1764">
          <w:rPr>
            <w:noProof/>
            <w:webHidden/>
          </w:rPr>
          <w:tab/>
        </w:r>
      </w:del>
    </w:p>
    <w:p w14:paraId="2B891EC1" w14:textId="3F23F1B0" w:rsidR="007E5477" w:rsidDel="002D1764" w:rsidRDefault="007E5477">
      <w:pPr>
        <w:pStyle w:val="TOC3"/>
        <w:tabs>
          <w:tab w:val="right" w:leader="dot" w:pos="9350"/>
        </w:tabs>
        <w:rPr>
          <w:del w:id="623" w:author="Steven" w:date="2022-04-01T15:18:00Z"/>
          <w:rFonts w:asciiTheme="minorHAnsi" w:eastAsiaTheme="minorEastAsia" w:hAnsiTheme="minorHAnsi" w:cstheme="minorBidi"/>
          <w:i w:val="0"/>
          <w:iCs w:val="0"/>
          <w:noProof/>
          <w:sz w:val="22"/>
          <w:szCs w:val="22"/>
        </w:rPr>
      </w:pPr>
      <w:del w:id="624" w:author="Steven" w:date="2022-04-01T15:18:00Z">
        <w:r w:rsidRPr="002D1764" w:rsidDel="002D1764">
          <w:rPr>
            <w:rStyle w:val="Hyperlink"/>
            <w:i w:val="0"/>
            <w:iCs w:val="0"/>
            <w:noProof/>
          </w:rPr>
          <w:delText>2.1.2. Linear Elements</w:delText>
        </w:r>
        <w:r w:rsidDel="002D1764">
          <w:rPr>
            <w:noProof/>
            <w:webHidden/>
          </w:rPr>
          <w:tab/>
        </w:r>
      </w:del>
    </w:p>
    <w:p w14:paraId="466D9F97" w14:textId="60FBB77D" w:rsidR="007E5477" w:rsidDel="002D1764" w:rsidRDefault="007E5477">
      <w:pPr>
        <w:pStyle w:val="TOC3"/>
        <w:tabs>
          <w:tab w:val="right" w:leader="dot" w:pos="9350"/>
        </w:tabs>
        <w:rPr>
          <w:del w:id="625" w:author="Steven" w:date="2022-04-01T15:18:00Z"/>
          <w:rFonts w:asciiTheme="minorHAnsi" w:eastAsiaTheme="minorEastAsia" w:hAnsiTheme="minorHAnsi" w:cstheme="minorBidi"/>
          <w:i w:val="0"/>
          <w:iCs w:val="0"/>
          <w:noProof/>
          <w:sz w:val="22"/>
          <w:szCs w:val="22"/>
        </w:rPr>
      </w:pPr>
      <w:del w:id="626" w:author="Steven" w:date="2022-04-01T15:18:00Z">
        <w:r w:rsidRPr="002D1764" w:rsidDel="002D1764">
          <w:rPr>
            <w:rStyle w:val="Hyperlink"/>
            <w:i w:val="0"/>
            <w:iCs w:val="0"/>
            <w:noProof/>
          </w:rPr>
          <w:delText>2.1.3. Higher Order Elements</w:delText>
        </w:r>
        <w:r w:rsidDel="002D1764">
          <w:rPr>
            <w:noProof/>
            <w:webHidden/>
          </w:rPr>
          <w:tab/>
        </w:r>
      </w:del>
    </w:p>
    <w:p w14:paraId="769036A6" w14:textId="33BB2C59" w:rsidR="007E5477" w:rsidDel="002D1764" w:rsidRDefault="007E5477">
      <w:pPr>
        <w:pStyle w:val="TOC2"/>
        <w:tabs>
          <w:tab w:val="right" w:leader="dot" w:pos="9350"/>
        </w:tabs>
        <w:rPr>
          <w:del w:id="627" w:author="Steven" w:date="2022-04-01T15:18:00Z"/>
          <w:rFonts w:asciiTheme="minorHAnsi" w:eastAsiaTheme="minorEastAsia" w:hAnsiTheme="minorHAnsi" w:cstheme="minorBidi"/>
          <w:smallCaps w:val="0"/>
          <w:noProof/>
          <w:sz w:val="22"/>
          <w:szCs w:val="22"/>
        </w:rPr>
      </w:pPr>
      <w:del w:id="628" w:author="Steven" w:date="2022-04-01T15:18:00Z">
        <w:r w:rsidRPr="002D1764" w:rsidDel="002D1764">
          <w:rPr>
            <w:rStyle w:val="Hyperlink"/>
            <w:smallCaps w:val="0"/>
            <w:noProof/>
          </w:rPr>
          <w:delText>2.2. Vascular Network</w:delText>
        </w:r>
        <w:r w:rsidDel="002D1764">
          <w:rPr>
            <w:noProof/>
            <w:webHidden/>
          </w:rPr>
          <w:tab/>
        </w:r>
      </w:del>
      <w:ins w:id="629" w:author="Steven LaBelle" w:date="2019-04-22T18:00:00Z">
        <w:del w:id="630" w:author="Steven" w:date="2022-03-29T13:46:00Z">
          <w:r w:rsidR="00EC5F36" w:rsidDel="00DE1A69">
            <w:rPr>
              <w:noProof/>
              <w:webHidden/>
            </w:rPr>
            <w:delText>3</w:delText>
          </w:r>
        </w:del>
      </w:ins>
      <w:del w:id="631" w:author="Steven" w:date="2022-03-29T13:46:00Z">
        <w:r w:rsidR="00825D09" w:rsidDel="00DE1A69">
          <w:rPr>
            <w:noProof/>
            <w:webHidden/>
          </w:rPr>
          <w:delText>2</w:delText>
        </w:r>
      </w:del>
    </w:p>
    <w:p w14:paraId="158D737F" w14:textId="2EA1286D" w:rsidR="007E5477" w:rsidDel="002D1764" w:rsidRDefault="007E5477">
      <w:pPr>
        <w:pStyle w:val="TOC3"/>
        <w:tabs>
          <w:tab w:val="right" w:leader="dot" w:pos="9350"/>
        </w:tabs>
        <w:rPr>
          <w:del w:id="632" w:author="Steven" w:date="2022-04-01T15:18:00Z"/>
          <w:rFonts w:asciiTheme="minorHAnsi" w:eastAsiaTheme="minorEastAsia" w:hAnsiTheme="minorHAnsi" w:cstheme="minorBidi"/>
          <w:i w:val="0"/>
          <w:iCs w:val="0"/>
          <w:noProof/>
          <w:sz w:val="22"/>
          <w:szCs w:val="22"/>
        </w:rPr>
      </w:pPr>
      <w:del w:id="633" w:author="Steven" w:date="2022-04-01T15:18:00Z">
        <w:r w:rsidRPr="002D1764" w:rsidDel="002D1764">
          <w:rPr>
            <w:rStyle w:val="Hyperlink"/>
            <w:i w:val="0"/>
            <w:iCs w:val="0"/>
            <w:noProof/>
          </w:rPr>
          <w:delText>2.2.1. Initial Fragment</w:delText>
        </w:r>
        <w:r w:rsidDel="002D1764">
          <w:rPr>
            <w:noProof/>
            <w:webHidden/>
          </w:rPr>
          <w:tab/>
        </w:r>
      </w:del>
      <w:ins w:id="634" w:author="Steven LaBelle" w:date="2019-04-22T18:00:00Z">
        <w:del w:id="635" w:author="Steven" w:date="2022-03-29T13:46:00Z">
          <w:r w:rsidR="00EC5F36" w:rsidDel="00DE1A69">
            <w:rPr>
              <w:noProof/>
              <w:webHidden/>
            </w:rPr>
            <w:delText>3</w:delText>
          </w:r>
        </w:del>
      </w:ins>
      <w:del w:id="636" w:author="Steven" w:date="2022-03-29T13:46:00Z">
        <w:r w:rsidR="00825D09" w:rsidDel="00DE1A69">
          <w:rPr>
            <w:noProof/>
            <w:webHidden/>
          </w:rPr>
          <w:delText>2</w:delText>
        </w:r>
      </w:del>
    </w:p>
    <w:p w14:paraId="6E9485E8" w14:textId="7798AC1F" w:rsidR="007E5477" w:rsidDel="002D1764" w:rsidRDefault="007E5477">
      <w:pPr>
        <w:pStyle w:val="TOC3"/>
        <w:tabs>
          <w:tab w:val="right" w:leader="dot" w:pos="9350"/>
        </w:tabs>
        <w:rPr>
          <w:del w:id="637" w:author="Steven" w:date="2022-04-01T15:18:00Z"/>
          <w:rFonts w:asciiTheme="minorHAnsi" w:eastAsiaTheme="minorEastAsia" w:hAnsiTheme="minorHAnsi" w:cstheme="minorBidi"/>
          <w:i w:val="0"/>
          <w:iCs w:val="0"/>
          <w:noProof/>
          <w:sz w:val="22"/>
          <w:szCs w:val="22"/>
        </w:rPr>
      </w:pPr>
      <w:del w:id="638" w:author="Steven" w:date="2022-04-01T15:18:00Z">
        <w:r w:rsidRPr="002D1764" w:rsidDel="002D1764">
          <w:rPr>
            <w:rStyle w:val="Hyperlink"/>
            <w:i w:val="0"/>
            <w:iCs w:val="0"/>
            <w:noProof/>
          </w:rPr>
          <w:delText>2.2.2. Tip</w:delText>
        </w:r>
        <w:r w:rsidDel="002D1764">
          <w:rPr>
            <w:noProof/>
            <w:webHidden/>
          </w:rPr>
          <w:tab/>
        </w:r>
      </w:del>
    </w:p>
    <w:p w14:paraId="52E20D04" w14:textId="371008E3" w:rsidR="007E5477" w:rsidDel="002D1764" w:rsidRDefault="007E5477">
      <w:pPr>
        <w:pStyle w:val="TOC3"/>
        <w:tabs>
          <w:tab w:val="right" w:leader="dot" w:pos="9350"/>
        </w:tabs>
        <w:rPr>
          <w:del w:id="639" w:author="Steven" w:date="2022-04-01T15:18:00Z"/>
          <w:rFonts w:asciiTheme="minorHAnsi" w:eastAsiaTheme="minorEastAsia" w:hAnsiTheme="minorHAnsi" w:cstheme="minorBidi"/>
          <w:i w:val="0"/>
          <w:iCs w:val="0"/>
          <w:noProof/>
          <w:sz w:val="22"/>
          <w:szCs w:val="22"/>
        </w:rPr>
      </w:pPr>
      <w:del w:id="640" w:author="Steven" w:date="2022-04-01T15:18:00Z">
        <w:r w:rsidRPr="002D1764" w:rsidDel="002D1764">
          <w:rPr>
            <w:rStyle w:val="Hyperlink"/>
            <w:i w:val="0"/>
            <w:iCs w:val="0"/>
            <w:noProof/>
          </w:rPr>
          <w:delText>2.2.3. Stalk</w:delText>
        </w:r>
        <w:r w:rsidDel="002D1764">
          <w:rPr>
            <w:noProof/>
            <w:webHidden/>
          </w:rPr>
          <w:tab/>
        </w:r>
      </w:del>
    </w:p>
    <w:p w14:paraId="451A367B" w14:textId="7D31CE65" w:rsidR="007E5477" w:rsidDel="002D1764" w:rsidRDefault="007E5477">
      <w:pPr>
        <w:pStyle w:val="TOC3"/>
        <w:tabs>
          <w:tab w:val="right" w:leader="dot" w:pos="9350"/>
        </w:tabs>
        <w:rPr>
          <w:del w:id="641" w:author="Steven" w:date="2022-04-01T15:18:00Z"/>
          <w:rFonts w:asciiTheme="minorHAnsi" w:eastAsiaTheme="minorEastAsia" w:hAnsiTheme="minorHAnsi" w:cstheme="minorBidi"/>
          <w:i w:val="0"/>
          <w:iCs w:val="0"/>
          <w:noProof/>
          <w:sz w:val="22"/>
          <w:szCs w:val="22"/>
        </w:rPr>
      </w:pPr>
      <w:del w:id="642" w:author="Steven" w:date="2022-04-01T15:18:00Z">
        <w:r w:rsidRPr="002D1764" w:rsidDel="002D1764">
          <w:rPr>
            <w:rStyle w:val="Hyperlink"/>
            <w:i w:val="0"/>
            <w:iCs w:val="0"/>
            <w:noProof/>
          </w:rPr>
          <w:delText>2.2.4. Segment</w:delText>
        </w:r>
        <w:r w:rsidDel="002D1764">
          <w:rPr>
            <w:noProof/>
            <w:webHidden/>
          </w:rPr>
          <w:tab/>
        </w:r>
      </w:del>
    </w:p>
    <w:p w14:paraId="19A8F955" w14:textId="7AC7E20A" w:rsidR="007E5477" w:rsidDel="002D1764" w:rsidRDefault="007E5477">
      <w:pPr>
        <w:pStyle w:val="TOC3"/>
        <w:tabs>
          <w:tab w:val="right" w:leader="dot" w:pos="9350"/>
        </w:tabs>
        <w:rPr>
          <w:del w:id="643" w:author="Steven" w:date="2022-04-01T15:18:00Z"/>
          <w:rFonts w:asciiTheme="minorHAnsi" w:eastAsiaTheme="minorEastAsia" w:hAnsiTheme="minorHAnsi" w:cstheme="minorBidi"/>
          <w:i w:val="0"/>
          <w:iCs w:val="0"/>
          <w:noProof/>
          <w:sz w:val="22"/>
          <w:szCs w:val="22"/>
        </w:rPr>
      </w:pPr>
      <w:del w:id="644" w:author="Steven" w:date="2022-04-01T15:18:00Z">
        <w:r w:rsidRPr="002D1764" w:rsidDel="002D1764">
          <w:rPr>
            <w:rStyle w:val="Hyperlink"/>
            <w:i w:val="0"/>
            <w:iCs w:val="0"/>
            <w:noProof/>
          </w:rPr>
          <w:delText>2.2.5. Vessel</w:delText>
        </w:r>
        <w:r w:rsidDel="002D1764">
          <w:rPr>
            <w:noProof/>
            <w:webHidden/>
          </w:rPr>
          <w:tab/>
        </w:r>
      </w:del>
      <w:ins w:id="645" w:author="Steven LaBelle" w:date="2019-04-22T18:00:00Z">
        <w:del w:id="646" w:author="Steven" w:date="2022-03-29T13:46:00Z">
          <w:r w:rsidR="00EC5F36" w:rsidDel="00DE1A69">
            <w:rPr>
              <w:noProof/>
              <w:webHidden/>
            </w:rPr>
            <w:delText>4</w:delText>
          </w:r>
        </w:del>
      </w:ins>
      <w:del w:id="647" w:author="Steven" w:date="2022-03-29T13:46:00Z">
        <w:r w:rsidR="00825D09" w:rsidDel="00DE1A69">
          <w:rPr>
            <w:noProof/>
            <w:webHidden/>
          </w:rPr>
          <w:delText>3</w:delText>
        </w:r>
      </w:del>
    </w:p>
    <w:p w14:paraId="0271F3E5" w14:textId="61378275" w:rsidR="007E5477" w:rsidDel="002D1764" w:rsidRDefault="007E5477">
      <w:pPr>
        <w:pStyle w:val="TOC2"/>
        <w:tabs>
          <w:tab w:val="right" w:leader="dot" w:pos="9350"/>
        </w:tabs>
        <w:rPr>
          <w:del w:id="648" w:author="Steven" w:date="2022-04-01T15:18:00Z"/>
          <w:rFonts w:asciiTheme="minorHAnsi" w:eastAsiaTheme="minorEastAsia" w:hAnsiTheme="minorHAnsi" w:cstheme="minorBidi"/>
          <w:smallCaps w:val="0"/>
          <w:noProof/>
          <w:sz w:val="22"/>
          <w:szCs w:val="22"/>
        </w:rPr>
      </w:pPr>
      <w:del w:id="649" w:author="Steven" w:date="2022-04-01T15:18:00Z">
        <w:r w:rsidRPr="002D1764" w:rsidDel="002D1764">
          <w:rPr>
            <w:rStyle w:val="Hyperlink"/>
            <w:smallCaps w:val="0"/>
            <w:noProof/>
          </w:rPr>
          <w:delText>2.3. Branching</w:delText>
        </w:r>
        <w:r w:rsidDel="002D1764">
          <w:rPr>
            <w:noProof/>
            <w:webHidden/>
          </w:rPr>
          <w:tab/>
        </w:r>
      </w:del>
      <w:ins w:id="650" w:author="Steven LaBelle" w:date="2019-04-22T18:00:00Z">
        <w:del w:id="651" w:author="Steven" w:date="2022-03-29T13:46:00Z">
          <w:r w:rsidR="00EC5F36" w:rsidDel="00DE1A69">
            <w:rPr>
              <w:noProof/>
              <w:webHidden/>
            </w:rPr>
            <w:delText>4</w:delText>
          </w:r>
        </w:del>
      </w:ins>
      <w:del w:id="652" w:author="Steven" w:date="2022-03-29T13:46:00Z">
        <w:r w:rsidR="00825D09" w:rsidDel="00DE1A69">
          <w:rPr>
            <w:noProof/>
            <w:webHidden/>
          </w:rPr>
          <w:delText>3</w:delText>
        </w:r>
      </w:del>
    </w:p>
    <w:p w14:paraId="68A64CA4" w14:textId="2994A0D7" w:rsidR="007E5477" w:rsidDel="002D1764" w:rsidRDefault="007E5477">
      <w:pPr>
        <w:pStyle w:val="TOC3"/>
        <w:tabs>
          <w:tab w:val="right" w:leader="dot" w:pos="9350"/>
        </w:tabs>
        <w:rPr>
          <w:del w:id="653" w:author="Steven" w:date="2022-04-01T15:18:00Z"/>
          <w:rFonts w:asciiTheme="minorHAnsi" w:eastAsiaTheme="minorEastAsia" w:hAnsiTheme="minorHAnsi" w:cstheme="minorBidi"/>
          <w:i w:val="0"/>
          <w:iCs w:val="0"/>
          <w:noProof/>
          <w:sz w:val="22"/>
          <w:szCs w:val="22"/>
        </w:rPr>
      </w:pPr>
      <w:del w:id="654" w:author="Steven" w:date="2022-04-01T15:18:00Z">
        <w:r w:rsidRPr="002D1764" w:rsidDel="002D1764">
          <w:rPr>
            <w:rStyle w:val="Hyperlink"/>
            <w:i w:val="0"/>
            <w:iCs w:val="0"/>
            <w:noProof/>
          </w:rPr>
          <w:delText>2.3.1. Branch Point</w:delText>
        </w:r>
        <w:r w:rsidDel="002D1764">
          <w:rPr>
            <w:noProof/>
            <w:webHidden/>
          </w:rPr>
          <w:tab/>
        </w:r>
      </w:del>
      <w:ins w:id="655" w:author="Steven LaBelle" w:date="2019-04-22T18:00:00Z">
        <w:del w:id="656" w:author="Steven" w:date="2022-03-29T13:46:00Z">
          <w:r w:rsidR="00EC5F36" w:rsidDel="00DE1A69">
            <w:rPr>
              <w:noProof/>
              <w:webHidden/>
            </w:rPr>
            <w:delText>5</w:delText>
          </w:r>
        </w:del>
      </w:ins>
      <w:del w:id="657" w:author="Steven" w:date="2022-03-29T13:46:00Z">
        <w:r w:rsidR="00825D09" w:rsidDel="00DE1A69">
          <w:rPr>
            <w:noProof/>
            <w:webHidden/>
          </w:rPr>
          <w:delText>4</w:delText>
        </w:r>
      </w:del>
    </w:p>
    <w:p w14:paraId="4ED70F1D" w14:textId="45EB25E2" w:rsidR="007E5477" w:rsidDel="002D1764" w:rsidRDefault="007E5477">
      <w:pPr>
        <w:pStyle w:val="TOC3"/>
        <w:tabs>
          <w:tab w:val="right" w:leader="dot" w:pos="9350"/>
        </w:tabs>
        <w:rPr>
          <w:del w:id="658" w:author="Steven" w:date="2022-04-01T15:18:00Z"/>
          <w:rFonts w:asciiTheme="minorHAnsi" w:eastAsiaTheme="minorEastAsia" w:hAnsiTheme="minorHAnsi" w:cstheme="minorBidi"/>
          <w:i w:val="0"/>
          <w:iCs w:val="0"/>
          <w:noProof/>
          <w:sz w:val="22"/>
          <w:szCs w:val="22"/>
        </w:rPr>
      </w:pPr>
      <w:del w:id="659" w:author="Steven" w:date="2022-04-01T15:18:00Z">
        <w:r w:rsidRPr="002D1764" w:rsidDel="002D1764">
          <w:rPr>
            <w:rStyle w:val="Hyperlink"/>
            <w:i w:val="0"/>
            <w:iCs w:val="0"/>
            <w:noProof/>
          </w:rPr>
          <w:delText>2.3.2. Zenith Angle</w:delText>
        </w:r>
        <w:r w:rsidDel="002D1764">
          <w:rPr>
            <w:noProof/>
            <w:webHidden/>
          </w:rPr>
          <w:tab/>
        </w:r>
      </w:del>
      <w:ins w:id="660" w:author="Steven LaBelle" w:date="2019-04-22T18:00:00Z">
        <w:del w:id="661" w:author="Steven" w:date="2022-03-29T13:46:00Z">
          <w:r w:rsidR="00EC5F36" w:rsidDel="00DE1A69">
            <w:rPr>
              <w:noProof/>
              <w:webHidden/>
            </w:rPr>
            <w:delText>5</w:delText>
          </w:r>
        </w:del>
      </w:ins>
      <w:del w:id="662" w:author="Steven" w:date="2022-03-29T13:46:00Z">
        <w:r w:rsidR="00825D09" w:rsidDel="00DE1A69">
          <w:rPr>
            <w:noProof/>
            <w:webHidden/>
          </w:rPr>
          <w:delText>4</w:delText>
        </w:r>
      </w:del>
    </w:p>
    <w:p w14:paraId="2B6BACB8" w14:textId="69191768" w:rsidR="007E5477" w:rsidDel="002D1764" w:rsidRDefault="007E5477">
      <w:pPr>
        <w:pStyle w:val="TOC3"/>
        <w:tabs>
          <w:tab w:val="right" w:leader="dot" w:pos="9350"/>
        </w:tabs>
        <w:rPr>
          <w:del w:id="663" w:author="Steven" w:date="2022-04-01T15:18:00Z"/>
          <w:rFonts w:asciiTheme="minorHAnsi" w:eastAsiaTheme="minorEastAsia" w:hAnsiTheme="minorHAnsi" w:cstheme="minorBidi"/>
          <w:i w:val="0"/>
          <w:iCs w:val="0"/>
          <w:noProof/>
          <w:sz w:val="22"/>
          <w:szCs w:val="22"/>
        </w:rPr>
      </w:pPr>
      <w:del w:id="664" w:author="Steven" w:date="2022-04-01T15:18:00Z">
        <w:r w:rsidRPr="002D1764" w:rsidDel="002D1764">
          <w:rPr>
            <w:rStyle w:val="Hyperlink"/>
            <w:i w:val="0"/>
            <w:iCs w:val="0"/>
            <w:noProof/>
          </w:rPr>
          <w:delText>2.3.3. Azimuth Angle</w:delText>
        </w:r>
        <w:r w:rsidDel="002D1764">
          <w:rPr>
            <w:noProof/>
            <w:webHidden/>
          </w:rPr>
          <w:tab/>
        </w:r>
      </w:del>
      <w:ins w:id="665" w:author="Steven LaBelle" w:date="2019-04-22T18:00:00Z">
        <w:del w:id="666" w:author="Steven" w:date="2022-03-29T13:46:00Z">
          <w:r w:rsidR="00EC5F36" w:rsidDel="00DE1A69">
            <w:rPr>
              <w:noProof/>
              <w:webHidden/>
            </w:rPr>
            <w:delText>5</w:delText>
          </w:r>
        </w:del>
      </w:ins>
      <w:del w:id="667" w:author="Steven" w:date="2022-03-29T13:46:00Z">
        <w:r w:rsidR="00825D09" w:rsidDel="00DE1A69">
          <w:rPr>
            <w:noProof/>
            <w:webHidden/>
          </w:rPr>
          <w:delText>4</w:delText>
        </w:r>
      </w:del>
    </w:p>
    <w:p w14:paraId="5CCDD8DF" w14:textId="02A3D57D" w:rsidR="007E5477" w:rsidDel="002D1764" w:rsidRDefault="007E5477">
      <w:pPr>
        <w:pStyle w:val="TOC1"/>
        <w:tabs>
          <w:tab w:val="left" w:pos="480"/>
          <w:tab w:val="right" w:leader="dot" w:pos="9350"/>
        </w:tabs>
        <w:rPr>
          <w:del w:id="668" w:author="Steven" w:date="2022-04-01T15:18:00Z"/>
          <w:rFonts w:asciiTheme="minorHAnsi" w:eastAsiaTheme="minorEastAsia" w:hAnsiTheme="minorHAnsi" w:cstheme="minorBidi"/>
          <w:b w:val="0"/>
          <w:bCs w:val="0"/>
          <w:caps w:val="0"/>
          <w:noProof/>
          <w:sz w:val="22"/>
          <w:szCs w:val="22"/>
        </w:rPr>
      </w:pPr>
      <w:del w:id="669" w:author="Steven" w:date="2022-04-01T15:18:00Z">
        <w:r w:rsidRPr="002D1764" w:rsidDel="002D1764">
          <w:rPr>
            <w:rStyle w:val="Hyperlink"/>
            <w:b w:val="0"/>
            <w:bCs w:val="0"/>
            <w:caps w:val="0"/>
            <w:noProof/>
          </w:rPr>
          <w:delText>3.</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Theory Equation Chapter (Next) Section 1</w:delText>
        </w:r>
        <w:r w:rsidDel="002D1764">
          <w:rPr>
            <w:noProof/>
            <w:webHidden/>
          </w:rPr>
          <w:tab/>
        </w:r>
      </w:del>
      <w:ins w:id="670" w:author="Steven LaBelle" w:date="2019-04-22T18:00:00Z">
        <w:del w:id="671" w:author="Steven" w:date="2022-03-29T13:46:00Z">
          <w:r w:rsidR="00EC5F36" w:rsidDel="00DE1A69">
            <w:rPr>
              <w:noProof/>
              <w:webHidden/>
            </w:rPr>
            <w:delText>5</w:delText>
          </w:r>
        </w:del>
      </w:ins>
    </w:p>
    <w:p w14:paraId="6005CE88" w14:textId="6241D4AE" w:rsidR="007E5477" w:rsidDel="002D1764" w:rsidRDefault="007E5477">
      <w:pPr>
        <w:pStyle w:val="TOC2"/>
        <w:tabs>
          <w:tab w:val="right" w:leader="dot" w:pos="9350"/>
        </w:tabs>
        <w:rPr>
          <w:del w:id="672" w:author="Steven" w:date="2022-04-01T15:18:00Z"/>
          <w:rFonts w:asciiTheme="minorHAnsi" w:eastAsiaTheme="minorEastAsia" w:hAnsiTheme="minorHAnsi" w:cstheme="minorBidi"/>
          <w:smallCaps w:val="0"/>
          <w:noProof/>
          <w:sz w:val="22"/>
          <w:szCs w:val="22"/>
        </w:rPr>
      </w:pPr>
      <w:del w:id="673" w:author="Steven" w:date="2022-04-01T15:18:00Z">
        <w:r w:rsidRPr="002D1764" w:rsidDel="002D1764">
          <w:rPr>
            <w:rStyle w:val="Hyperlink"/>
            <w:smallCaps w:val="0"/>
            <w:noProof/>
          </w:rPr>
          <w:delText>3.1. Segment Growth</w:delText>
        </w:r>
        <w:r w:rsidDel="002D1764">
          <w:rPr>
            <w:noProof/>
            <w:webHidden/>
          </w:rPr>
          <w:tab/>
        </w:r>
      </w:del>
      <w:ins w:id="674" w:author="Steven LaBelle" w:date="2019-04-22T18:00:00Z">
        <w:del w:id="675" w:author="Steven" w:date="2022-03-29T13:46:00Z">
          <w:r w:rsidR="00EC5F36" w:rsidDel="00DE1A69">
            <w:rPr>
              <w:noProof/>
              <w:webHidden/>
            </w:rPr>
            <w:delText>5</w:delText>
          </w:r>
        </w:del>
      </w:ins>
    </w:p>
    <w:p w14:paraId="59D12A58" w14:textId="128900DE" w:rsidR="007E5477" w:rsidDel="002D1764" w:rsidRDefault="007E5477">
      <w:pPr>
        <w:pStyle w:val="TOC3"/>
        <w:tabs>
          <w:tab w:val="right" w:leader="dot" w:pos="9350"/>
        </w:tabs>
        <w:rPr>
          <w:del w:id="676" w:author="Steven" w:date="2022-04-01T15:18:00Z"/>
          <w:rFonts w:asciiTheme="minorHAnsi" w:eastAsiaTheme="minorEastAsia" w:hAnsiTheme="minorHAnsi" w:cstheme="minorBidi"/>
          <w:i w:val="0"/>
          <w:iCs w:val="0"/>
          <w:noProof/>
          <w:sz w:val="22"/>
          <w:szCs w:val="22"/>
        </w:rPr>
      </w:pPr>
      <w:del w:id="677" w:author="Steven" w:date="2022-04-01T15:18:00Z">
        <w:r w:rsidRPr="002D1764" w:rsidDel="002D1764">
          <w:rPr>
            <w:rStyle w:val="Hyperlink"/>
            <w:i w:val="0"/>
            <w:iCs w:val="0"/>
            <w:noProof/>
          </w:rPr>
          <w:delText>3.1.1. Growth Velocity</w:delText>
        </w:r>
        <w:r w:rsidDel="002D1764">
          <w:rPr>
            <w:noProof/>
            <w:webHidden/>
          </w:rPr>
          <w:tab/>
        </w:r>
      </w:del>
      <w:ins w:id="678" w:author="Steven LaBelle" w:date="2019-04-22T18:00:00Z">
        <w:del w:id="679" w:author="Steven" w:date="2022-03-29T13:46:00Z">
          <w:r w:rsidR="00EC5F36" w:rsidDel="00DE1A69">
            <w:rPr>
              <w:noProof/>
              <w:webHidden/>
            </w:rPr>
            <w:delText>5</w:delText>
          </w:r>
        </w:del>
      </w:ins>
    </w:p>
    <w:p w14:paraId="4852643C" w14:textId="2CF2ED1C" w:rsidR="007E5477" w:rsidDel="002D1764" w:rsidRDefault="007E5477">
      <w:pPr>
        <w:pStyle w:val="TOC3"/>
        <w:tabs>
          <w:tab w:val="right" w:leader="dot" w:pos="9350"/>
        </w:tabs>
        <w:rPr>
          <w:del w:id="680" w:author="Steven" w:date="2022-04-01T15:18:00Z"/>
          <w:rFonts w:asciiTheme="minorHAnsi" w:eastAsiaTheme="minorEastAsia" w:hAnsiTheme="minorHAnsi" w:cstheme="minorBidi"/>
          <w:i w:val="0"/>
          <w:iCs w:val="0"/>
          <w:noProof/>
          <w:sz w:val="22"/>
          <w:szCs w:val="22"/>
        </w:rPr>
      </w:pPr>
      <w:del w:id="681" w:author="Steven" w:date="2022-04-01T15:18:00Z">
        <w:r w:rsidRPr="002D1764" w:rsidDel="002D1764">
          <w:rPr>
            <w:rStyle w:val="Hyperlink"/>
            <w:i w:val="0"/>
            <w:iCs w:val="0"/>
            <w:noProof/>
          </w:rPr>
          <w:delText>3.1.2. Position Dependent Direction(PDD)</w:delText>
        </w:r>
        <w:r w:rsidDel="002D1764">
          <w:rPr>
            <w:noProof/>
            <w:webHidden/>
          </w:rPr>
          <w:tab/>
        </w:r>
      </w:del>
      <w:ins w:id="682" w:author="Steven LaBelle" w:date="2019-04-22T18:00:00Z">
        <w:del w:id="683" w:author="Steven" w:date="2022-03-29T13:46:00Z">
          <w:r w:rsidR="00EC5F36" w:rsidDel="00DE1A69">
            <w:rPr>
              <w:noProof/>
              <w:webHidden/>
            </w:rPr>
            <w:delText>5</w:delText>
          </w:r>
        </w:del>
      </w:ins>
    </w:p>
    <w:p w14:paraId="1BDC2BB7" w14:textId="7E7F284E" w:rsidR="007E5477" w:rsidDel="002D1764" w:rsidRDefault="007E5477">
      <w:pPr>
        <w:pStyle w:val="TOC3"/>
        <w:tabs>
          <w:tab w:val="right" w:leader="dot" w:pos="9350"/>
        </w:tabs>
        <w:rPr>
          <w:del w:id="684" w:author="Steven" w:date="2022-04-01T15:18:00Z"/>
          <w:rFonts w:asciiTheme="minorHAnsi" w:eastAsiaTheme="minorEastAsia" w:hAnsiTheme="minorHAnsi" w:cstheme="minorBidi"/>
          <w:i w:val="0"/>
          <w:iCs w:val="0"/>
          <w:noProof/>
          <w:sz w:val="22"/>
          <w:szCs w:val="22"/>
        </w:rPr>
      </w:pPr>
      <w:del w:id="685" w:author="Steven" w:date="2022-04-01T15:18:00Z">
        <w:r w:rsidRPr="002D1764" w:rsidDel="002D1764">
          <w:rPr>
            <w:rStyle w:val="Hyperlink"/>
            <w:i w:val="0"/>
            <w:iCs w:val="0"/>
            <w:noProof/>
          </w:rPr>
          <w:delText>3.1.3. Previous Segment Contribution(PSC)</w:delText>
        </w:r>
        <w:r w:rsidDel="002D1764">
          <w:rPr>
            <w:noProof/>
            <w:webHidden/>
          </w:rPr>
          <w:tab/>
        </w:r>
      </w:del>
      <w:ins w:id="686" w:author="Steven LaBelle" w:date="2019-04-22T18:00:00Z">
        <w:del w:id="687" w:author="Steven" w:date="2022-03-29T13:46:00Z">
          <w:r w:rsidR="00EC5F36" w:rsidDel="00DE1A69">
            <w:rPr>
              <w:noProof/>
              <w:webHidden/>
            </w:rPr>
            <w:delText>5</w:delText>
          </w:r>
        </w:del>
      </w:ins>
    </w:p>
    <w:p w14:paraId="6885BDC1" w14:textId="6F3A3012" w:rsidR="007E5477" w:rsidDel="002D1764" w:rsidRDefault="007E5477">
      <w:pPr>
        <w:pStyle w:val="TOC3"/>
        <w:tabs>
          <w:tab w:val="right" w:leader="dot" w:pos="9350"/>
        </w:tabs>
        <w:rPr>
          <w:del w:id="688" w:author="Steven" w:date="2022-04-01T15:18:00Z"/>
          <w:rFonts w:asciiTheme="minorHAnsi" w:eastAsiaTheme="minorEastAsia" w:hAnsiTheme="minorHAnsi" w:cstheme="minorBidi"/>
          <w:i w:val="0"/>
          <w:iCs w:val="0"/>
          <w:noProof/>
          <w:sz w:val="22"/>
          <w:szCs w:val="22"/>
        </w:rPr>
      </w:pPr>
      <w:del w:id="689" w:author="Steven" w:date="2022-04-01T15:18:00Z">
        <w:r w:rsidRPr="002D1764" w:rsidDel="002D1764">
          <w:rPr>
            <w:rStyle w:val="Hyperlink"/>
            <w:i w:val="0"/>
            <w:iCs w:val="0"/>
            <w:noProof/>
          </w:rPr>
          <w:delText>3.1.4. Alpha(Contribution Mix)</w:delText>
        </w:r>
        <w:r w:rsidDel="002D1764">
          <w:rPr>
            <w:noProof/>
            <w:webHidden/>
          </w:rPr>
          <w:tab/>
        </w:r>
      </w:del>
      <w:ins w:id="690" w:author="Steven LaBelle" w:date="2019-04-22T18:00:00Z">
        <w:del w:id="691" w:author="Steven" w:date="2022-03-29T13:46:00Z">
          <w:r w:rsidR="00EC5F36" w:rsidDel="00DE1A69">
            <w:rPr>
              <w:noProof/>
              <w:webHidden/>
            </w:rPr>
            <w:delText>5</w:delText>
          </w:r>
        </w:del>
      </w:ins>
    </w:p>
    <w:p w14:paraId="6DCD90BE" w14:textId="26530692" w:rsidR="007E5477" w:rsidDel="002D1764" w:rsidRDefault="007E5477">
      <w:pPr>
        <w:pStyle w:val="TOC3"/>
        <w:tabs>
          <w:tab w:val="right" w:leader="dot" w:pos="9350"/>
        </w:tabs>
        <w:rPr>
          <w:del w:id="692" w:author="Steven" w:date="2022-04-01T15:18:00Z"/>
          <w:rFonts w:asciiTheme="minorHAnsi" w:eastAsiaTheme="minorEastAsia" w:hAnsiTheme="minorHAnsi" w:cstheme="minorBidi"/>
          <w:i w:val="0"/>
          <w:iCs w:val="0"/>
          <w:noProof/>
          <w:sz w:val="22"/>
          <w:szCs w:val="22"/>
        </w:rPr>
      </w:pPr>
      <w:del w:id="693" w:author="Steven" w:date="2022-04-01T15:18:00Z">
        <w:r w:rsidRPr="002D1764" w:rsidDel="002D1764">
          <w:rPr>
            <w:rStyle w:val="Hyperlink"/>
            <w:i w:val="0"/>
            <w:iCs w:val="0"/>
            <w:noProof/>
          </w:rPr>
          <w:delText>3.1.5. Segment Growth Equation</w:delText>
        </w:r>
        <w:r w:rsidDel="002D1764">
          <w:rPr>
            <w:noProof/>
            <w:webHidden/>
          </w:rPr>
          <w:tab/>
        </w:r>
      </w:del>
      <w:ins w:id="694" w:author="Steven LaBelle" w:date="2019-04-22T18:00:00Z">
        <w:del w:id="695" w:author="Steven" w:date="2022-03-29T13:46:00Z">
          <w:r w:rsidR="00EC5F36" w:rsidDel="00DE1A69">
            <w:rPr>
              <w:noProof/>
              <w:webHidden/>
            </w:rPr>
            <w:delText>5</w:delText>
          </w:r>
        </w:del>
      </w:ins>
    </w:p>
    <w:p w14:paraId="0236BDFE" w14:textId="5A2FD565" w:rsidR="007E5477" w:rsidDel="002D1764" w:rsidRDefault="007E5477">
      <w:pPr>
        <w:pStyle w:val="TOC2"/>
        <w:tabs>
          <w:tab w:val="right" w:leader="dot" w:pos="9350"/>
        </w:tabs>
        <w:rPr>
          <w:del w:id="696" w:author="Steven" w:date="2022-04-01T15:18:00Z"/>
          <w:rFonts w:asciiTheme="minorHAnsi" w:eastAsiaTheme="minorEastAsia" w:hAnsiTheme="minorHAnsi" w:cstheme="minorBidi"/>
          <w:smallCaps w:val="0"/>
          <w:noProof/>
          <w:sz w:val="22"/>
          <w:szCs w:val="22"/>
        </w:rPr>
      </w:pPr>
      <w:del w:id="697" w:author="Steven" w:date="2022-04-01T15:18:00Z">
        <w:r w:rsidRPr="002D1764" w:rsidDel="002D1764">
          <w:rPr>
            <w:rStyle w:val="Hyperlink"/>
            <w:smallCaps w:val="0"/>
            <w:noProof/>
          </w:rPr>
          <w:delText>3.2. AutoTimestep Adjustment</w:delText>
        </w:r>
        <w:r w:rsidDel="002D1764">
          <w:rPr>
            <w:noProof/>
            <w:webHidden/>
          </w:rPr>
          <w:tab/>
        </w:r>
      </w:del>
      <w:ins w:id="698" w:author="Steven LaBelle" w:date="2019-04-22T18:00:00Z">
        <w:del w:id="699" w:author="Steven" w:date="2022-03-29T13:46:00Z">
          <w:r w:rsidR="00EC5F36" w:rsidDel="00DE1A69">
            <w:rPr>
              <w:noProof/>
              <w:webHidden/>
            </w:rPr>
            <w:delText>6</w:delText>
          </w:r>
        </w:del>
      </w:ins>
      <w:del w:id="700" w:author="Steven" w:date="2022-03-29T13:46:00Z">
        <w:r w:rsidR="00825D09" w:rsidDel="00DE1A69">
          <w:rPr>
            <w:noProof/>
            <w:webHidden/>
          </w:rPr>
          <w:delText>5</w:delText>
        </w:r>
      </w:del>
    </w:p>
    <w:p w14:paraId="09235B38" w14:textId="781A7308" w:rsidR="007E5477" w:rsidDel="002D1764" w:rsidRDefault="007E5477">
      <w:pPr>
        <w:pStyle w:val="TOC2"/>
        <w:tabs>
          <w:tab w:val="right" w:leader="dot" w:pos="9350"/>
        </w:tabs>
        <w:rPr>
          <w:del w:id="701" w:author="Steven" w:date="2022-04-01T15:18:00Z"/>
          <w:rFonts w:asciiTheme="minorHAnsi" w:eastAsiaTheme="minorEastAsia" w:hAnsiTheme="minorHAnsi" w:cstheme="minorBidi"/>
          <w:smallCaps w:val="0"/>
          <w:noProof/>
          <w:sz w:val="22"/>
          <w:szCs w:val="22"/>
        </w:rPr>
      </w:pPr>
      <w:del w:id="702" w:author="Steven" w:date="2022-04-01T15:18:00Z">
        <w:r w:rsidRPr="002D1764" w:rsidDel="002D1764">
          <w:rPr>
            <w:rStyle w:val="Hyperlink"/>
            <w:smallCaps w:val="0"/>
            <w:noProof/>
          </w:rPr>
          <w:delText>3.3. Growth</w:delText>
        </w:r>
        <w:r w:rsidDel="002D1764">
          <w:rPr>
            <w:noProof/>
            <w:webHidden/>
          </w:rPr>
          <w:tab/>
        </w:r>
      </w:del>
      <w:ins w:id="703" w:author="Steven LaBelle" w:date="2019-04-22T18:00:00Z">
        <w:del w:id="704" w:author="Steven" w:date="2022-03-29T13:46:00Z">
          <w:r w:rsidR="00EC5F36" w:rsidDel="00DE1A69">
            <w:rPr>
              <w:noProof/>
              <w:webHidden/>
            </w:rPr>
            <w:delText>6</w:delText>
          </w:r>
        </w:del>
      </w:ins>
    </w:p>
    <w:p w14:paraId="2C6F31B0" w14:textId="29BBF6F7" w:rsidR="007E5477" w:rsidDel="002D1764" w:rsidRDefault="007E5477">
      <w:pPr>
        <w:pStyle w:val="TOC3"/>
        <w:tabs>
          <w:tab w:val="right" w:leader="dot" w:pos="9350"/>
        </w:tabs>
        <w:rPr>
          <w:del w:id="705" w:author="Steven" w:date="2022-04-01T15:18:00Z"/>
          <w:rFonts w:asciiTheme="minorHAnsi" w:eastAsiaTheme="minorEastAsia" w:hAnsiTheme="minorHAnsi" w:cstheme="minorBidi"/>
          <w:i w:val="0"/>
          <w:iCs w:val="0"/>
          <w:noProof/>
          <w:sz w:val="22"/>
          <w:szCs w:val="22"/>
        </w:rPr>
      </w:pPr>
      <w:del w:id="706" w:author="Steven" w:date="2022-04-01T15:18:00Z">
        <w:r w:rsidRPr="002D1764" w:rsidDel="002D1764">
          <w:rPr>
            <w:rStyle w:val="Hyperlink"/>
            <w:i w:val="0"/>
            <w:iCs w:val="0"/>
            <w:noProof/>
          </w:rPr>
          <w:delText>3.3.1. Density</w:delText>
        </w:r>
        <w:r w:rsidDel="002D1764">
          <w:rPr>
            <w:noProof/>
            <w:webHidden/>
          </w:rPr>
          <w:tab/>
        </w:r>
      </w:del>
      <w:ins w:id="707" w:author="Steven LaBelle" w:date="2019-04-22T18:00:00Z">
        <w:del w:id="708" w:author="Steven" w:date="2022-03-29T13:46:00Z">
          <w:r w:rsidR="00EC5F36" w:rsidDel="00DE1A69">
            <w:rPr>
              <w:noProof/>
              <w:webHidden/>
            </w:rPr>
            <w:delText>6</w:delText>
          </w:r>
        </w:del>
      </w:ins>
    </w:p>
    <w:p w14:paraId="40D1FC34" w14:textId="2AFE1B5A" w:rsidR="007E5477" w:rsidDel="002D1764" w:rsidRDefault="007E5477">
      <w:pPr>
        <w:pStyle w:val="TOC3"/>
        <w:tabs>
          <w:tab w:val="right" w:leader="dot" w:pos="9350"/>
        </w:tabs>
        <w:rPr>
          <w:del w:id="709" w:author="Steven" w:date="2022-04-01T15:18:00Z"/>
          <w:rFonts w:asciiTheme="minorHAnsi" w:eastAsiaTheme="minorEastAsia" w:hAnsiTheme="minorHAnsi" w:cstheme="minorBidi"/>
          <w:i w:val="0"/>
          <w:iCs w:val="0"/>
          <w:noProof/>
          <w:sz w:val="22"/>
          <w:szCs w:val="22"/>
        </w:rPr>
      </w:pPr>
      <w:del w:id="710" w:author="Steven" w:date="2022-04-01T15:18:00Z">
        <w:r w:rsidRPr="002D1764" w:rsidDel="002D1764">
          <w:rPr>
            <w:rStyle w:val="Hyperlink"/>
            <w:i w:val="0"/>
            <w:iCs w:val="0"/>
            <w:noProof/>
          </w:rPr>
          <w:delText>3.3.2. Cell Proliferation</w:delText>
        </w:r>
        <w:r w:rsidDel="002D1764">
          <w:rPr>
            <w:noProof/>
            <w:webHidden/>
          </w:rPr>
          <w:tab/>
        </w:r>
      </w:del>
      <w:ins w:id="711" w:author="Steven LaBelle" w:date="2019-04-22T18:00:00Z">
        <w:del w:id="712" w:author="Steven" w:date="2022-03-29T13:46:00Z">
          <w:r w:rsidR="00EC5F36" w:rsidDel="00DE1A69">
            <w:rPr>
              <w:noProof/>
              <w:webHidden/>
            </w:rPr>
            <w:delText>6</w:delText>
          </w:r>
        </w:del>
      </w:ins>
    </w:p>
    <w:p w14:paraId="52C52839" w14:textId="716C1951" w:rsidR="007E5477" w:rsidDel="002D1764" w:rsidRDefault="007E5477">
      <w:pPr>
        <w:pStyle w:val="TOC3"/>
        <w:tabs>
          <w:tab w:val="right" w:leader="dot" w:pos="9350"/>
        </w:tabs>
        <w:rPr>
          <w:del w:id="713" w:author="Steven" w:date="2022-04-01T15:18:00Z"/>
          <w:rFonts w:asciiTheme="minorHAnsi" w:eastAsiaTheme="minorEastAsia" w:hAnsiTheme="minorHAnsi" w:cstheme="minorBidi"/>
          <w:i w:val="0"/>
          <w:iCs w:val="0"/>
          <w:noProof/>
          <w:sz w:val="22"/>
          <w:szCs w:val="22"/>
        </w:rPr>
      </w:pPr>
      <w:del w:id="714" w:author="Steven" w:date="2022-04-01T15:18:00Z">
        <w:r w:rsidRPr="002D1764" w:rsidDel="002D1764">
          <w:rPr>
            <w:rStyle w:val="Hyperlink"/>
            <w:i w:val="0"/>
            <w:iCs w:val="0"/>
            <w:noProof/>
          </w:rPr>
          <w:delText>3.3.3. Anastamosis</w:delText>
        </w:r>
        <w:r w:rsidDel="002D1764">
          <w:rPr>
            <w:noProof/>
            <w:webHidden/>
          </w:rPr>
          <w:tab/>
        </w:r>
      </w:del>
      <w:ins w:id="715" w:author="Steven LaBelle" w:date="2019-04-22T18:00:00Z">
        <w:del w:id="716" w:author="Steven" w:date="2022-03-29T13:46:00Z">
          <w:r w:rsidR="00EC5F36" w:rsidDel="00DE1A69">
            <w:rPr>
              <w:noProof/>
              <w:webHidden/>
            </w:rPr>
            <w:delText>6</w:delText>
          </w:r>
        </w:del>
      </w:ins>
    </w:p>
    <w:p w14:paraId="70A5063E" w14:textId="5B143F85" w:rsidR="007E5477" w:rsidDel="002D1764" w:rsidRDefault="007E5477">
      <w:pPr>
        <w:pStyle w:val="TOC3"/>
        <w:tabs>
          <w:tab w:val="right" w:leader="dot" w:pos="9350"/>
        </w:tabs>
        <w:rPr>
          <w:del w:id="717" w:author="Steven" w:date="2022-04-01T15:18:00Z"/>
          <w:rFonts w:asciiTheme="minorHAnsi" w:eastAsiaTheme="minorEastAsia" w:hAnsiTheme="minorHAnsi" w:cstheme="minorBidi"/>
          <w:i w:val="0"/>
          <w:iCs w:val="0"/>
          <w:noProof/>
          <w:sz w:val="22"/>
          <w:szCs w:val="22"/>
        </w:rPr>
      </w:pPr>
      <w:del w:id="718" w:author="Steven" w:date="2022-04-01T15:18:00Z">
        <w:r w:rsidRPr="002D1764" w:rsidDel="002D1764">
          <w:rPr>
            <w:rStyle w:val="Hyperlink"/>
            <w:i w:val="0"/>
            <w:iCs w:val="0"/>
            <w:noProof/>
          </w:rPr>
          <w:delText>3.3.4. Segment Length</w:delText>
        </w:r>
        <w:r w:rsidDel="002D1764">
          <w:rPr>
            <w:noProof/>
            <w:webHidden/>
          </w:rPr>
          <w:tab/>
        </w:r>
      </w:del>
      <w:ins w:id="719" w:author="Steven LaBelle" w:date="2019-04-22T18:00:00Z">
        <w:del w:id="720" w:author="Steven" w:date="2022-03-29T13:46:00Z">
          <w:r w:rsidR="00EC5F36" w:rsidDel="00DE1A69">
            <w:rPr>
              <w:noProof/>
              <w:webHidden/>
            </w:rPr>
            <w:delText>6</w:delText>
          </w:r>
        </w:del>
      </w:ins>
    </w:p>
    <w:p w14:paraId="05ED7C2D" w14:textId="32D5BE57" w:rsidR="007E5477" w:rsidDel="002D1764" w:rsidRDefault="007E5477">
      <w:pPr>
        <w:pStyle w:val="TOC2"/>
        <w:tabs>
          <w:tab w:val="right" w:leader="dot" w:pos="9350"/>
        </w:tabs>
        <w:rPr>
          <w:del w:id="721" w:author="Steven" w:date="2022-04-01T15:18:00Z"/>
          <w:rFonts w:asciiTheme="minorHAnsi" w:eastAsiaTheme="minorEastAsia" w:hAnsiTheme="minorHAnsi" w:cstheme="minorBidi"/>
          <w:smallCaps w:val="0"/>
          <w:noProof/>
          <w:sz w:val="22"/>
          <w:szCs w:val="22"/>
        </w:rPr>
      </w:pPr>
      <w:del w:id="722" w:author="Steven" w:date="2022-04-01T15:18:00Z">
        <w:r w:rsidRPr="002D1764" w:rsidDel="002D1764">
          <w:rPr>
            <w:rStyle w:val="Hyperlink"/>
            <w:smallCaps w:val="0"/>
            <w:noProof/>
          </w:rPr>
          <w:delText>3.4. Neovessel Mechanics</w:delText>
        </w:r>
        <w:r w:rsidDel="002D1764">
          <w:rPr>
            <w:noProof/>
            <w:webHidden/>
          </w:rPr>
          <w:tab/>
        </w:r>
      </w:del>
      <w:ins w:id="723" w:author="Steven LaBelle" w:date="2019-04-22T18:00:00Z">
        <w:del w:id="724" w:author="Steven" w:date="2022-03-29T13:46:00Z">
          <w:r w:rsidR="00EC5F36" w:rsidDel="00DE1A69">
            <w:rPr>
              <w:noProof/>
              <w:webHidden/>
            </w:rPr>
            <w:delText>8</w:delText>
          </w:r>
        </w:del>
      </w:ins>
      <w:del w:id="725" w:author="Steven" w:date="2022-03-29T13:46:00Z">
        <w:r w:rsidR="00825D09" w:rsidDel="00DE1A69">
          <w:rPr>
            <w:noProof/>
            <w:webHidden/>
          </w:rPr>
          <w:delText>6</w:delText>
        </w:r>
      </w:del>
    </w:p>
    <w:p w14:paraId="02C1835F" w14:textId="4CF3CE18" w:rsidR="007E5477" w:rsidDel="002D1764" w:rsidRDefault="007E5477">
      <w:pPr>
        <w:pStyle w:val="TOC3"/>
        <w:tabs>
          <w:tab w:val="right" w:leader="dot" w:pos="9350"/>
        </w:tabs>
        <w:rPr>
          <w:del w:id="726" w:author="Steven" w:date="2022-04-01T15:18:00Z"/>
          <w:rFonts w:asciiTheme="minorHAnsi" w:eastAsiaTheme="minorEastAsia" w:hAnsiTheme="minorHAnsi" w:cstheme="minorBidi"/>
          <w:i w:val="0"/>
          <w:iCs w:val="0"/>
          <w:noProof/>
          <w:sz w:val="22"/>
          <w:szCs w:val="22"/>
        </w:rPr>
      </w:pPr>
      <w:del w:id="727" w:author="Steven" w:date="2022-04-01T15:18:00Z">
        <w:r w:rsidRPr="002D1764" w:rsidDel="002D1764">
          <w:rPr>
            <w:rStyle w:val="Hyperlink"/>
            <w:i w:val="0"/>
            <w:iCs w:val="0"/>
            <w:noProof/>
          </w:rPr>
          <w:delText>3.4.1. Stress Policy</w:delText>
        </w:r>
        <w:r w:rsidDel="002D1764">
          <w:rPr>
            <w:noProof/>
            <w:webHidden/>
          </w:rPr>
          <w:tab/>
        </w:r>
      </w:del>
      <w:ins w:id="728" w:author="Steven LaBelle" w:date="2019-04-22T18:00:00Z">
        <w:del w:id="729" w:author="Steven" w:date="2022-03-29T13:46:00Z">
          <w:r w:rsidR="00EC5F36" w:rsidDel="00DE1A69">
            <w:rPr>
              <w:noProof/>
              <w:webHidden/>
            </w:rPr>
            <w:delText>8</w:delText>
          </w:r>
        </w:del>
      </w:ins>
      <w:del w:id="730" w:author="Steven" w:date="2022-03-29T13:46:00Z">
        <w:r w:rsidR="00825D09" w:rsidDel="00DE1A69">
          <w:rPr>
            <w:noProof/>
            <w:webHidden/>
          </w:rPr>
          <w:delText>6</w:delText>
        </w:r>
      </w:del>
    </w:p>
    <w:p w14:paraId="54D98FC1" w14:textId="40365B4A" w:rsidR="007E5477" w:rsidDel="002D1764" w:rsidRDefault="007E5477">
      <w:pPr>
        <w:pStyle w:val="TOC4"/>
        <w:tabs>
          <w:tab w:val="right" w:leader="dot" w:pos="9350"/>
        </w:tabs>
        <w:rPr>
          <w:del w:id="731" w:author="Steven" w:date="2022-04-01T15:18:00Z"/>
          <w:rFonts w:asciiTheme="minorHAnsi" w:eastAsiaTheme="minorEastAsia" w:hAnsiTheme="minorHAnsi" w:cstheme="minorBidi"/>
          <w:noProof/>
          <w:sz w:val="22"/>
          <w:szCs w:val="22"/>
        </w:rPr>
      </w:pPr>
      <w:del w:id="732" w:author="Steven" w:date="2022-04-01T15:18:00Z">
        <w:r w:rsidRPr="002D1764" w:rsidDel="002D1764">
          <w:rPr>
            <w:rStyle w:val="Hyperlink"/>
            <w:noProof/>
          </w:rPr>
          <w:delText>3.4.1.1. Grown Segments Angio Stress Policy</w:delText>
        </w:r>
        <w:r w:rsidDel="002D1764">
          <w:rPr>
            <w:noProof/>
            <w:webHidden/>
          </w:rPr>
          <w:tab/>
        </w:r>
      </w:del>
      <w:ins w:id="733" w:author="Steven LaBelle" w:date="2019-04-22T18:00:00Z">
        <w:del w:id="734" w:author="Steven" w:date="2022-03-29T13:46:00Z">
          <w:r w:rsidR="00EC5F36" w:rsidDel="00DE1A69">
            <w:rPr>
              <w:noProof/>
              <w:webHidden/>
            </w:rPr>
            <w:delText>8</w:delText>
          </w:r>
        </w:del>
      </w:ins>
      <w:del w:id="735" w:author="Steven" w:date="2022-03-29T13:46:00Z">
        <w:r w:rsidR="00825D09" w:rsidDel="00DE1A69">
          <w:rPr>
            <w:noProof/>
            <w:webHidden/>
          </w:rPr>
          <w:delText>6</w:delText>
        </w:r>
      </w:del>
    </w:p>
    <w:p w14:paraId="396CBA74" w14:textId="0059074B" w:rsidR="007E5477" w:rsidDel="002D1764" w:rsidRDefault="007E5477">
      <w:pPr>
        <w:pStyle w:val="TOC4"/>
        <w:tabs>
          <w:tab w:val="right" w:leader="dot" w:pos="9350"/>
        </w:tabs>
        <w:rPr>
          <w:del w:id="736" w:author="Steven" w:date="2022-04-01T15:18:00Z"/>
          <w:rFonts w:asciiTheme="minorHAnsi" w:eastAsiaTheme="minorEastAsia" w:hAnsiTheme="minorHAnsi" w:cstheme="minorBidi"/>
          <w:noProof/>
          <w:sz w:val="22"/>
          <w:szCs w:val="22"/>
        </w:rPr>
      </w:pPr>
      <w:del w:id="737" w:author="Steven" w:date="2022-04-01T15:18:00Z">
        <w:r w:rsidRPr="002D1764" w:rsidDel="002D1764">
          <w:rPr>
            <w:rStyle w:val="Hyperlink"/>
            <w:noProof/>
          </w:rPr>
          <w:delText>3.4.1.2. Load Curve Velocity Angio Stress Policy</w:delText>
        </w:r>
        <w:r w:rsidDel="002D1764">
          <w:rPr>
            <w:noProof/>
            <w:webHidden/>
          </w:rPr>
          <w:tab/>
        </w:r>
      </w:del>
      <w:ins w:id="738" w:author="Steven LaBelle" w:date="2019-04-22T18:00:00Z">
        <w:del w:id="739" w:author="Steven" w:date="2022-03-29T13:46:00Z">
          <w:r w:rsidR="00EC5F36" w:rsidDel="00DE1A69">
            <w:rPr>
              <w:noProof/>
              <w:webHidden/>
            </w:rPr>
            <w:delText>9</w:delText>
          </w:r>
        </w:del>
      </w:ins>
      <w:del w:id="740" w:author="Steven" w:date="2022-03-29T13:46:00Z">
        <w:r w:rsidR="00825D09" w:rsidDel="00DE1A69">
          <w:rPr>
            <w:noProof/>
            <w:webHidden/>
          </w:rPr>
          <w:delText>7</w:delText>
        </w:r>
      </w:del>
    </w:p>
    <w:p w14:paraId="1B39CEBB" w14:textId="727980D0" w:rsidR="007E5477" w:rsidDel="002D1764" w:rsidRDefault="007E5477">
      <w:pPr>
        <w:pStyle w:val="TOC4"/>
        <w:tabs>
          <w:tab w:val="right" w:leader="dot" w:pos="9350"/>
        </w:tabs>
        <w:rPr>
          <w:del w:id="741" w:author="Steven" w:date="2022-04-01T15:18:00Z"/>
          <w:rFonts w:asciiTheme="minorHAnsi" w:eastAsiaTheme="minorEastAsia" w:hAnsiTheme="minorHAnsi" w:cstheme="minorBidi"/>
          <w:noProof/>
          <w:sz w:val="22"/>
          <w:szCs w:val="22"/>
        </w:rPr>
      </w:pPr>
      <w:del w:id="742" w:author="Steven" w:date="2022-04-01T15:18:00Z">
        <w:r w:rsidRPr="002D1764" w:rsidDel="002D1764">
          <w:rPr>
            <w:rStyle w:val="Hyperlink"/>
            <w:noProof/>
          </w:rPr>
          <w:delText>3.4.1.3. Load Curve Angio Stress Policy (Recomended)</w:delText>
        </w:r>
        <w:r w:rsidDel="002D1764">
          <w:rPr>
            <w:noProof/>
            <w:webHidden/>
          </w:rPr>
          <w:tab/>
        </w:r>
      </w:del>
      <w:ins w:id="743" w:author="Steven LaBelle" w:date="2019-04-22T18:00:00Z">
        <w:del w:id="744" w:author="Steven" w:date="2022-03-29T13:46:00Z">
          <w:r w:rsidR="00EC5F36" w:rsidDel="00DE1A69">
            <w:rPr>
              <w:noProof/>
              <w:webHidden/>
            </w:rPr>
            <w:delText>9</w:delText>
          </w:r>
        </w:del>
      </w:ins>
      <w:del w:id="745" w:author="Steven" w:date="2022-03-29T13:46:00Z">
        <w:r w:rsidR="00825D09" w:rsidDel="00DE1A69">
          <w:rPr>
            <w:noProof/>
            <w:webHidden/>
          </w:rPr>
          <w:delText>7</w:delText>
        </w:r>
      </w:del>
    </w:p>
    <w:p w14:paraId="13BCA691" w14:textId="3A4FB116" w:rsidR="007E5477" w:rsidDel="002D1764" w:rsidRDefault="007E5477">
      <w:pPr>
        <w:pStyle w:val="TOC4"/>
        <w:tabs>
          <w:tab w:val="right" w:leader="dot" w:pos="9350"/>
        </w:tabs>
        <w:rPr>
          <w:del w:id="746" w:author="Steven" w:date="2022-04-01T15:18:00Z"/>
          <w:rFonts w:asciiTheme="minorHAnsi" w:eastAsiaTheme="minorEastAsia" w:hAnsiTheme="minorHAnsi" w:cstheme="minorBidi"/>
          <w:noProof/>
          <w:sz w:val="22"/>
          <w:szCs w:val="22"/>
        </w:rPr>
      </w:pPr>
      <w:del w:id="747" w:author="Steven" w:date="2022-04-01T15:18:00Z">
        <w:r w:rsidRPr="002D1764" w:rsidDel="002D1764">
          <w:rPr>
            <w:rStyle w:val="Hyperlink"/>
            <w:noProof/>
          </w:rPr>
          <w:delText>3.4.1.4. Sigmoid Angio Stress Policy(Legacy)</w:delText>
        </w:r>
        <w:r w:rsidDel="002D1764">
          <w:rPr>
            <w:noProof/>
            <w:webHidden/>
          </w:rPr>
          <w:tab/>
        </w:r>
      </w:del>
      <w:ins w:id="748" w:author="Steven LaBelle" w:date="2019-04-22T18:00:00Z">
        <w:del w:id="749" w:author="Steven" w:date="2022-03-29T13:46:00Z">
          <w:r w:rsidR="00EC5F36" w:rsidDel="00DE1A69">
            <w:rPr>
              <w:noProof/>
              <w:webHidden/>
            </w:rPr>
            <w:delText>10</w:delText>
          </w:r>
        </w:del>
      </w:ins>
      <w:del w:id="750" w:author="Steven" w:date="2022-03-29T13:46:00Z">
        <w:r w:rsidR="00825D09" w:rsidDel="00DE1A69">
          <w:rPr>
            <w:noProof/>
            <w:webHidden/>
          </w:rPr>
          <w:delText>7</w:delText>
        </w:r>
      </w:del>
    </w:p>
    <w:p w14:paraId="474EB8DB" w14:textId="1E497515" w:rsidR="007E5477" w:rsidDel="002D1764" w:rsidRDefault="007E5477">
      <w:pPr>
        <w:pStyle w:val="TOC4"/>
        <w:tabs>
          <w:tab w:val="right" w:leader="dot" w:pos="9350"/>
        </w:tabs>
        <w:rPr>
          <w:del w:id="751" w:author="Steven" w:date="2022-04-01T15:18:00Z"/>
          <w:rFonts w:asciiTheme="minorHAnsi" w:eastAsiaTheme="minorEastAsia" w:hAnsiTheme="minorHAnsi" w:cstheme="minorBidi"/>
          <w:noProof/>
          <w:sz w:val="22"/>
          <w:szCs w:val="22"/>
        </w:rPr>
      </w:pPr>
      <w:del w:id="752" w:author="Steven" w:date="2022-04-01T15:18:00Z">
        <w:r w:rsidRPr="002D1764" w:rsidDel="002D1764">
          <w:rPr>
            <w:rStyle w:val="Hyperlink"/>
            <w:noProof/>
          </w:rPr>
          <w:delText>3.4.1.5. Passive Stresses</w:delText>
        </w:r>
        <w:r w:rsidDel="002D1764">
          <w:rPr>
            <w:noProof/>
            <w:webHidden/>
          </w:rPr>
          <w:tab/>
        </w:r>
      </w:del>
      <w:ins w:id="753" w:author="Steven LaBelle" w:date="2019-04-22T18:00:00Z">
        <w:del w:id="754" w:author="Steven" w:date="2022-03-29T13:46:00Z">
          <w:r w:rsidR="00EC5F36" w:rsidDel="00DE1A69">
            <w:rPr>
              <w:noProof/>
              <w:webHidden/>
            </w:rPr>
            <w:delText>10</w:delText>
          </w:r>
        </w:del>
      </w:ins>
      <w:del w:id="755" w:author="Steven" w:date="2022-03-29T13:46:00Z">
        <w:r w:rsidR="00825D09" w:rsidDel="00DE1A69">
          <w:rPr>
            <w:noProof/>
            <w:webHidden/>
          </w:rPr>
          <w:delText>8</w:delText>
        </w:r>
      </w:del>
    </w:p>
    <w:p w14:paraId="32167B88" w14:textId="031D632D" w:rsidR="007E5477" w:rsidDel="002D1764" w:rsidRDefault="007E5477">
      <w:pPr>
        <w:pStyle w:val="TOC4"/>
        <w:tabs>
          <w:tab w:val="right" w:leader="dot" w:pos="9350"/>
        </w:tabs>
        <w:rPr>
          <w:del w:id="756" w:author="Steven" w:date="2022-04-01T15:18:00Z"/>
          <w:rFonts w:asciiTheme="minorHAnsi" w:eastAsiaTheme="minorEastAsia" w:hAnsiTheme="minorHAnsi" w:cstheme="minorBidi"/>
          <w:noProof/>
          <w:sz w:val="22"/>
          <w:szCs w:val="22"/>
        </w:rPr>
      </w:pPr>
      <w:del w:id="757" w:author="Steven" w:date="2022-04-01T15:18:00Z">
        <w:r w:rsidRPr="002D1764" w:rsidDel="002D1764">
          <w:rPr>
            <w:rStyle w:val="Hyperlink"/>
            <w:noProof/>
          </w:rPr>
          <w:delText>3.4.1.6. Active Stresses</w:delText>
        </w:r>
        <w:r w:rsidDel="002D1764">
          <w:rPr>
            <w:noProof/>
            <w:webHidden/>
          </w:rPr>
          <w:tab/>
        </w:r>
      </w:del>
      <w:ins w:id="758" w:author="Steven LaBelle" w:date="2019-04-22T18:00:00Z">
        <w:del w:id="759" w:author="Steven" w:date="2022-03-29T13:46:00Z">
          <w:r w:rsidR="00EC5F36" w:rsidDel="00DE1A69">
            <w:rPr>
              <w:noProof/>
              <w:webHidden/>
            </w:rPr>
            <w:delText>10</w:delText>
          </w:r>
        </w:del>
      </w:ins>
      <w:del w:id="760" w:author="Steven" w:date="2022-03-29T13:46:00Z">
        <w:r w:rsidR="00825D09" w:rsidDel="00DE1A69">
          <w:rPr>
            <w:noProof/>
            <w:webHidden/>
          </w:rPr>
          <w:delText>8</w:delText>
        </w:r>
      </w:del>
    </w:p>
    <w:p w14:paraId="238DDF4F" w14:textId="19725FD6" w:rsidR="007E5477" w:rsidDel="002D1764" w:rsidRDefault="007E5477">
      <w:pPr>
        <w:pStyle w:val="TOC1"/>
        <w:tabs>
          <w:tab w:val="left" w:pos="480"/>
          <w:tab w:val="right" w:leader="dot" w:pos="9350"/>
        </w:tabs>
        <w:rPr>
          <w:del w:id="761" w:author="Steven" w:date="2022-04-01T15:18:00Z"/>
          <w:rFonts w:asciiTheme="minorHAnsi" w:eastAsiaTheme="minorEastAsia" w:hAnsiTheme="minorHAnsi" w:cstheme="minorBidi"/>
          <w:b w:val="0"/>
          <w:bCs w:val="0"/>
          <w:caps w:val="0"/>
          <w:noProof/>
          <w:sz w:val="22"/>
          <w:szCs w:val="22"/>
        </w:rPr>
      </w:pPr>
      <w:del w:id="762" w:author="Steven" w:date="2022-04-01T15:18:00Z">
        <w:r w:rsidRPr="002D1764" w:rsidDel="002D1764">
          <w:rPr>
            <w:rStyle w:val="Hyperlink"/>
            <w:b w:val="0"/>
            <w:bCs w:val="0"/>
            <w:caps w:val="0"/>
            <w:noProof/>
          </w:rPr>
          <w:delText>4.</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Internal Theory</w:delText>
        </w:r>
        <w:r w:rsidDel="002D1764">
          <w:rPr>
            <w:noProof/>
            <w:webHidden/>
          </w:rPr>
          <w:tab/>
        </w:r>
      </w:del>
      <w:ins w:id="763" w:author="Steven LaBelle" w:date="2019-04-22T18:00:00Z">
        <w:del w:id="764" w:author="Steven" w:date="2022-03-29T13:46:00Z">
          <w:r w:rsidR="00EC5F36" w:rsidDel="00DE1A69">
            <w:rPr>
              <w:noProof/>
              <w:webHidden/>
            </w:rPr>
            <w:delText>10</w:delText>
          </w:r>
        </w:del>
      </w:ins>
      <w:del w:id="765" w:author="Steven" w:date="2022-03-29T13:46:00Z">
        <w:r w:rsidR="00825D09" w:rsidDel="00DE1A69">
          <w:rPr>
            <w:noProof/>
            <w:webHidden/>
          </w:rPr>
          <w:delText>8</w:delText>
        </w:r>
      </w:del>
    </w:p>
    <w:p w14:paraId="14BC9771" w14:textId="53D347D8" w:rsidR="007E5477" w:rsidDel="002D1764" w:rsidRDefault="007E5477">
      <w:pPr>
        <w:pStyle w:val="TOC2"/>
        <w:tabs>
          <w:tab w:val="right" w:leader="dot" w:pos="9350"/>
        </w:tabs>
        <w:rPr>
          <w:del w:id="766" w:author="Steven" w:date="2022-04-01T15:18:00Z"/>
          <w:rFonts w:asciiTheme="minorHAnsi" w:eastAsiaTheme="minorEastAsia" w:hAnsiTheme="minorHAnsi" w:cstheme="minorBidi"/>
          <w:smallCaps w:val="0"/>
          <w:noProof/>
          <w:sz w:val="22"/>
          <w:szCs w:val="22"/>
        </w:rPr>
      </w:pPr>
      <w:del w:id="767" w:author="Steven" w:date="2022-04-01T15:18:00Z">
        <w:r w:rsidRPr="002D1764" w:rsidDel="002D1764">
          <w:rPr>
            <w:rStyle w:val="Hyperlink"/>
            <w:smallCaps w:val="0"/>
            <w:noProof/>
          </w:rPr>
          <w:delText>4.1. Vascular Growth</w:delText>
        </w:r>
        <w:r w:rsidDel="002D1764">
          <w:rPr>
            <w:noProof/>
            <w:webHidden/>
          </w:rPr>
          <w:tab/>
        </w:r>
      </w:del>
      <w:ins w:id="768" w:author="Steven LaBelle" w:date="2019-04-22T18:00:00Z">
        <w:del w:id="769" w:author="Steven" w:date="2022-03-29T13:46:00Z">
          <w:r w:rsidR="00EC5F36" w:rsidDel="00DE1A69">
            <w:rPr>
              <w:noProof/>
              <w:webHidden/>
            </w:rPr>
            <w:delText>10</w:delText>
          </w:r>
        </w:del>
      </w:ins>
      <w:del w:id="770" w:author="Steven" w:date="2022-03-29T13:46:00Z">
        <w:r w:rsidR="00825D09" w:rsidDel="00DE1A69">
          <w:rPr>
            <w:noProof/>
            <w:webHidden/>
          </w:rPr>
          <w:delText>8</w:delText>
        </w:r>
      </w:del>
    </w:p>
    <w:p w14:paraId="220A974E" w14:textId="6B7815AA" w:rsidR="007E5477" w:rsidDel="002D1764" w:rsidRDefault="007E5477">
      <w:pPr>
        <w:pStyle w:val="TOC2"/>
        <w:tabs>
          <w:tab w:val="right" w:leader="dot" w:pos="9350"/>
        </w:tabs>
        <w:rPr>
          <w:del w:id="771" w:author="Steven" w:date="2022-04-01T15:18:00Z"/>
          <w:rFonts w:asciiTheme="minorHAnsi" w:eastAsiaTheme="minorEastAsia" w:hAnsiTheme="minorHAnsi" w:cstheme="minorBidi"/>
          <w:smallCaps w:val="0"/>
          <w:noProof/>
          <w:sz w:val="22"/>
          <w:szCs w:val="22"/>
        </w:rPr>
      </w:pPr>
      <w:del w:id="772" w:author="Steven" w:date="2022-04-01T15:18:00Z">
        <w:r w:rsidRPr="002D1764" w:rsidDel="002D1764">
          <w:rPr>
            <w:rStyle w:val="Hyperlink"/>
            <w:smallCaps w:val="0"/>
            <w:noProof/>
          </w:rPr>
          <w:delText>4.2. Proto Growth</w:delText>
        </w:r>
        <w:r w:rsidDel="002D1764">
          <w:rPr>
            <w:noProof/>
            <w:webHidden/>
          </w:rPr>
          <w:tab/>
        </w:r>
      </w:del>
      <w:ins w:id="773" w:author="Steven LaBelle" w:date="2019-04-22T18:00:00Z">
        <w:del w:id="774" w:author="Steven" w:date="2022-03-29T13:46:00Z">
          <w:r w:rsidR="00EC5F36" w:rsidDel="00DE1A69">
            <w:rPr>
              <w:noProof/>
              <w:webHidden/>
            </w:rPr>
            <w:delText>11</w:delText>
          </w:r>
        </w:del>
      </w:ins>
      <w:del w:id="775" w:author="Steven" w:date="2022-03-29T13:46:00Z">
        <w:r w:rsidR="00825D09" w:rsidDel="00DE1A69">
          <w:rPr>
            <w:noProof/>
            <w:webHidden/>
          </w:rPr>
          <w:delText>8</w:delText>
        </w:r>
      </w:del>
    </w:p>
    <w:p w14:paraId="0B5B493B" w14:textId="78E3FFAF" w:rsidR="007E5477" w:rsidDel="002D1764" w:rsidRDefault="007E5477">
      <w:pPr>
        <w:pStyle w:val="TOC1"/>
        <w:tabs>
          <w:tab w:val="left" w:pos="480"/>
          <w:tab w:val="right" w:leader="dot" w:pos="9350"/>
        </w:tabs>
        <w:rPr>
          <w:del w:id="776" w:author="Steven" w:date="2022-04-01T15:18:00Z"/>
          <w:rFonts w:asciiTheme="minorHAnsi" w:eastAsiaTheme="minorEastAsia" w:hAnsiTheme="minorHAnsi" w:cstheme="minorBidi"/>
          <w:b w:val="0"/>
          <w:bCs w:val="0"/>
          <w:caps w:val="0"/>
          <w:noProof/>
          <w:sz w:val="22"/>
          <w:szCs w:val="22"/>
        </w:rPr>
      </w:pPr>
      <w:del w:id="777" w:author="Steven" w:date="2022-04-01T15:18:00Z">
        <w:r w:rsidRPr="002D1764" w:rsidDel="002D1764">
          <w:rPr>
            <w:rStyle w:val="Hyperlink"/>
            <w:b w:val="0"/>
            <w:bCs w:val="0"/>
            <w:caps w:val="0"/>
            <w:noProof/>
          </w:rPr>
          <w:delText>5.</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Running FEBio+AngioFE</w:delText>
        </w:r>
        <w:r w:rsidDel="002D1764">
          <w:rPr>
            <w:noProof/>
            <w:webHidden/>
          </w:rPr>
          <w:tab/>
        </w:r>
      </w:del>
      <w:ins w:id="778" w:author="Steven LaBelle" w:date="2019-04-22T18:00:00Z">
        <w:del w:id="779" w:author="Steven" w:date="2022-03-29T13:46:00Z">
          <w:r w:rsidR="00EC5F36" w:rsidDel="00DE1A69">
            <w:rPr>
              <w:noProof/>
              <w:webHidden/>
            </w:rPr>
            <w:delText>11</w:delText>
          </w:r>
        </w:del>
      </w:ins>
      <w:del w:id="780" w:author="Steven" w:date="2022-03-29T13:46:00Z">
        <w:r w:rsidR="00825D09" w:rsidDel="00DE1A69">
          <w:rPr>
            <w:noProof/>
            <w:webHidden/>
          </w:rPr>
          <w:delText>9</w:delText>
        </w:r>
      </w:del>
    </w:p>
    <w:p w14:paraId="48151142" w14:textId="5DD4D030" w:rsidR="007E5477" w:rsidDel="002D1764" w:rsidRDefault="007E5477">
      <w:pPr>
        <w:pStyle w:val="TOC2"/>
        <w:tabs>
          <w:tab w:val="right" w:leader="dot" w:pos="9350"/>
        </w:tabs>
        <w:rPr>
          <w:del w:id="781" w:author="Steven" w:date="2022-04-01T15:18:00Z"/>
          <w:rFonts w:asciiTheme="minorHAnsi" w:eastAsiaTheme="minorEastAsia" w:hAnsiTheme="minorHAnsi" w:cstheme="minorBidi"/>
          <w:smallCaps w:val="0"/>
          <w:noProof/>
          <w:sz w:val="22"/>
          <w:szCs w:val="22"/>
        </w:rPr>
      </w:pPr>
      <w:del w:id="782" w:author="Steven" w:date="2022-04-01T15:18:00Z">
        <w:r w:rsidRPr="002D1764" w:rsidDel="002D1764">
          <w:rPr>
            <w:rStyle w:val="Hyperlink"/>
            <w:smallCaps w:val="0"/>
            <w:noProof/>
          </w:rPr>
          <w:delText>5.1. Configuring FEBio to find the Plugin</w:delText>
        </w:r>
        <w:r w:rsidDel="002D1764">
          <w:rPr>
            <w:noProof/>
            <w:webHidden/>
          </w:rPr>
          <w:tab/>
        </w:r>
      </w:del>
      <w:ins w:id="783" w:author="Steven LaBelle" w:date="2019-04-22T18:00:00Z">
        <w:del w:id="784" w:author="Steven" w:date="2022-03-29T13:46:00Z">
          <w:r w:rsidR="00EC5F36" w:rsidDel="00DE1A69">
            <w:rPr>
              <w:noProof/>
              <w:webHidden/>
            </w:rPr>
            <w:delText>11</w:delText>
          </w:r>
        </w:del>
      </w:ins>
      <w:del w:id="785" w:author="Steven" w:date="2022-03-29T13:46:00Z">
        <w:r w:rsidR="00825D09" w:rsidDel="00DE1A69">
          <w:rPr>
            <w:noProof/>
            <w:webHidden/>
          </w:rPr>
          <w:delText>9</w:delText>
        </w:r>
      </w:del>
    </w:p>
    <w:p w14:paraId="6B43ECFC" w14:textId="4843A5C4" w:rsidR="007E5477" w:rsidDel="002D1764" w:rsidRDefault="007E5477">
      <w:pPr>
        <w:pStyle w:val="TOC2"/>
        <w:tabs>
          <w:tab w:val="right" w:leader="dot" w:pos="9350"/>
        </w:tabs>
        <w:rPr>
          <w:del w:id="786" w:author="Steven" w:date="2022-04-01T15:18:00Z"/>
          <w:rFonts w:asciiTheme="minorHAnsi" w:eastAsiaTheme="minorEastAsia" w:hAnsiTheme="minorHAnsi" w:cstheme="minorBidi"/>
          <w:smallCaps w:val="0"/>
          <w:noProof/>
          <w:sz w:val="22"/>
          <w:szCs w:val="22"/>
        </w:rPr>
      </w:pPr>
      <w:del w:id="787" w:author="Steven" w:date="2022-04-01T15:18:00Z">
        <w:r w:rsidRPr="002D1764" w:rsidDel="002D1764">
          <w:rPr>
            <w:rStyle w:val="Hyperlink"/>
            <w:smallCaps w:val="0"/>
            <w:noProof/>
          </w:rPr>
          <w:delText>5.2. Running a Simulation with the Plugin</w:delText>
        </w:r>
        <w:r w:rsidDel="002D1764">
          <w:rPr>
            <w:noProof/>
            <w:webHidden/>
          </w:rPr>
          <w:tab/>
        </w:r>
      </w:del>
      <w:ins w:id="788" w:author="Steven LaBelle" w:date="2019-04-22T18:00:00Z">
        <w:del w:id="789" w:author="Steven" w:date="2022-03-29T13:46:00Z">
          <w:r w:rsidR="00EC5F36" w:rsidDel="00DE1A69">
            <w:rPr>
              <w:noProof/>
              <w:webHidden/>
            </w:rPr>
            <w:delText>12</w:delText>
          </w:r>
        </w:del>
      </w:ins>
      <w:del w:id="790" w:author="Steven" w:date="2022-03-29T13:46:00Z">
        <w:r w:rsidR="00825D09" w:rsidDel="00DE1A69">
          <w:rPr>
            <w:noProof/>
            <w:webHidden/>
          </w:rPr>
          <w:delText>9</w:delText>
        </w:r>
      </w:del>
    </w:p>
    <w:p w14:paraId="27E781D9" w14:textId="663B325B" w:rsidR="007E5477" w:rsidDel="002D1764" w:rsidRDefault="007E5477">
      <w:pPr>
        <w:pStyle w:val="TOC2"/>
        <w:tabs>
          <w:tab w:val="right" w:leader="dot" w:pos="9350"/>
        </w:tabs>
        <w:rPr>
          <w:del w:id="791" w:author="Steven" w:date="2022-04-01T15:18:00Z"/>
          <w:rFonts w:asciiTheme="minorHAnsi" w:eastAsiaTheme="minorEastAsia" w:hAnsiTheme="minorHAnsi" w:cstheme="minorBidi"/>
          <w:smallCaps w:val="0"/>
          <w:noProof/>
          <w:sz w:val="22"/>
          <w:szCs w:val="22"/>
        </w:rPr>
      </w:pPr>
      <w:del w:id="792" w:author="Steven" w:date="2022-04-01T15:18:00Z">
        <w:r w:rsidRPr="002D1764" w:rsidDel="002D1764">
          <w:rPr>
            <w:rStyle w:val="Hyperlink"/>
            <w:smallCaps w:val="0"/>
            <w:noProof/>
          </w:rPr>
          <w:delText>5.3. Material Attributes</w:delText>
        </w:r>
        <w:r w:rsidDel="002D1764">
          <w:rPr>
            <w:noProof/>
            <w:webHidden/>
          </w:rPr>
          <w:tab/>
        </w:r>
      </w:del>
      <w:ins w:id="793" w:author="Steven LaBelle" w:date="2019-04-22T18:00:00Z">
        <w:del w:id="794" w:author="Steven" w:date="2022-03-29T13:46:00Z">
          <w:r w:rsidR="00EC5F36" w:rsidDel="00DE1A69">
            <w:rPr>
              <w:noProof/>
              <w:webHidden/>
            </w:rPr>
            <w:delText>12</w:delText>
          </w:r>
        </w:del>
      </w:ins>
      <w:del w:id="795" w:author="Steven" w:date="2022-03-29T13:46:00Z">
        <w:r w:rsidR="00825D09" w:rsidDel="00DE1A69">
          <w:rPr>
            <w:noProof/>
            <w:webHidden/>
          </w:rPr>
          <w:delText>9</w:delText>
        </w:r>
      </w:del>
    </w:p>
    <w:p w14:paraId="776D36DF" w14:textId="0807CB51" w:rsidR="007E5477" w:rsidDel="002D1764" w:rsidRDefault="007E5477">
      <w:pPr>
        <w:pStyle w:val="TOC2"/>
        <w:tabs>
          <w:tab w:val="right" w:leader="dot" w:pos="9350"/>
        </w:tabs>
        <w:rPr>
          <w:del w:id="796" w:author="Steven" w:date="2022-04-01T15:18:00Z"/>
          <w:rFonts w:asciiTheme="minorHAnsi" w:eastAsiaTheme="minorEastAsia" w:hAnsiTheme="minorHAnsi" w:cstheme="minorBidi"/>
          <w:smallCaps w:val="0"/>
          <w:noProof/>
          <w:sz w:val="22"/>
          <w:szCs w:val="22"/>
        </w:rPr>
      </w:pPr>
      <w:del w:id="797" w:author="Steven" w:date="2022-04-01T15:18:00Z">
        <w:r w:rsidRPr="002D1764" w:rsidDel="002D1764">
          <w:rPr>
            <w:rStyle w:val="Hyperlink"/>
            <w:smallCaps w:val="0"/>
            <w:noProof/>
          </w:rPr>
          <w:delText>5.4. Initial Segment Velocity</w:delText>
        </w:r>
        <w:r w:rsidDel="002D1764">
          <w:rPr>
            <w:noProof/>
            <w:webHidden/>
          </w:rPr>
          <w:tab/>
        </w:r>
      </w:del>
      <w:ins w:id="798" w:author="Steven LaBelle" w:date="2019-04-22T18:00:00Z">
        <w:del w:id="799" w:author="Steven" w:date="2022-03-29T13:46:00Z">
          <w:r w:rsidR="00EC5F36" w:rsidDel="00DE1A69">
            <w:rPr>
              <w:noProof/>
              <w:webHidden/>
            </w:rPr>
            <w:delText>12</w:delText>
          </w:r>
        </w:del>
      </w:ins>
      <w:del w:id="800" w:author="Steven" w:date="2022-03-29T13:46:00Z">
        <w:r w:rsidR="00825D09" w:rsidDel="00DE1A69">
          <w:rPr>
            <w:noProof/>
            <w:webHidden/>
          </w:rPr>
          <w:delText>9</w:delText>
        </w:r>
      </w:del>
    </w:p>
    <w:p w14:paraId="33DF0F6F" w14:textId="2E0F9860" w:rsidR="007E5477" w:rsidDel="002D1764" w:rsidRDefault="007E5477">
      <w:pPr>
        <w:pStyle w:val="TOC2"/>
        <w:tabs>
          <w:tab w:val="right" w:leader="dot" w:pos="9350"/>
        </w:tabs>
        <w:rPr>
          <w:del w:id="801" w:author="Steven" w:date="2022-04-01T15:18:00Z"/>
          <w:rFonts w:asciiTheme="minorHAnsi" w:eastAsiaTheme="minorEastAsia" w:hAnsiTheme="minorHAnsi" w:cstheme="minorBidi"/>
          <w:smallCaps w:val="0"/>
          <w:noProof/>
          <w:sz w:val="22"/>
          <w:szCs w:val="22"/>
        </w:rPr>
      </w:pPr>
      <w:del w:id="802" w:author="Steven" w:date="2022-04-01T15:18:00Z">
        <w:r w:rsidRPr="002D1764" w:rsidDel="002D1764">
          <w:rPr>
            <w:rStyle w:val="Hyperlink"/>
            <w:smallCaps w:val="0"/>
            <w:noProof/>
          </w:rPr>
          <w:delText>5.5. Initial Modifier</w:delText>
        </w:r>
        <w:r w:rsidDel="002D1764">
          <w:rPr>
            <w:noProof/>
            <w:webHidden/>
          </w:rPr>
          <w:tab/>
        </w:r>
      </w:del>
      <w:ins w:id="803" w:author="Steven LaBelle" w:date="2019-04-22T18:00:00Z">
        <w:del w:id="804" w:author="Steven" w:date="2022-03-29T13:46:00Z">
          <w:r w:rsidR="00EC5F36" w:rsidDel="00DE1A69">
            <w:rPr>
              <w:noProof/>
              <w:webHidden/>
            </w:rPr>
            <w:delText>13</w:delText>
          </w:r>
        </w:del>
      </w:ins>
      <w:del w:id="805" w:author="Steven" w:date="2022-03-29T13:46:00Z">
        <w:r w:rsidR="00825D09" w:rsidDel="00DE1A69">
          <w:rPr>
            <w:noProof/>
            <w:webHidden/>
          </w:rPr>
          <w:delText>9</w:delText>
        </w:r>
      </w:del>
    </w:p>
    <w:p w14:paraId="0F5FEA12" w14:textId="27556C53" w:rsidR="007E5477" w:rsidDel="002D1764" w:rsidRDefault="007E5477">
      <w:pPr>
        <w:pStyle w:val="TOC3"/>
        <w:tabs>
          <w:tab w:val="right" w:leader="dot" w:pos="9350"/>
        </w:tabs>
        <w:rPr>
          <w:del w:id="806" w:author="Steven" w:date="2022-04-01T15:18:00Z"/>
          <w:rFonts w:asciiTheme="minorHAnsi" w:eastAsiaTheme="minorEastAsia" w:hAnsiTheme="minorHAnsi" w:cstheme="minorBidi"/>
          <w:i w:val="0"/>
          <w:iCs w:val="0"/>
          <w:noProof/>
          <w:sz w:val="22"/>
          <w:szCs w:val="22"/>
        </w:rPr>
      </w:pPr>
      <w:del w:id="807" w:author="Steven" w:date="2022-04-01T15:18:00Z">
        <w:r w:rsidRPr="002D1764" w:rsidDel="002D1764">
          <w:rPr>
            <w:rStyle w:val="Hyperlink"/>
            <w:i w:val="0"/>
            <w:iCs w:val="0"/>
            <w:noProof/>
          </w:rPr>
          <w:delText>5.5.1. Fiber Randomizer</w:delText>
        </w:r>
        <w:r w:rsidDel="002D1764">
          <w:rPr>
            <w:noProof/>
            <w:webHidden/>
          </w:rPr>
          <w:tab/>
        </w:r>
      </w:del>
      <w:ins w:id="808" w:author="Steven LaBelle" w:date="2019-04-22T18:00:00Z">
        <w:del w:id="809" w:author="Steven" w:date="2022-03-29T13:46:00Z">
          <w:r w:rsidR="00EC5F36" w:rsidDel="00DE1A69">
            <w:rPr>
              <w:noProof/>
              <w:webHidden/>
            </w:rPr>
            <w:delText>13</w:delText>
          </w:r>
        </w:del>
      </w:ins>
      <w:del w:id="810" w:author="Steven" w:date="2022-03-29T13:46:00Z">
        <w:r w:rsidR="00825D09" w:rsidDel="00DE1A69">
          <w:rPr>
            <w:noProof/>
            <w:webHidden/>
          </w:rPr>
          <w:delText>10</w:delText>
        </w:r>
      </w:del>
    </w:p>
    <w:p w14:paraId="6DA378B9" w14:textId="132970A4" w:rsidR="007E5477" w:rsidDel="002D1764" w:rsidRDefault="007E5477">
      <w:pPr>
        <w:pStyle w:val="TOC3"/>
        <w:tabs>
          <w:tab w:val="right" w:leader="dot" w:pos="9350"/>
        </w:tabs>
        <w:rPr>
          <w:del w:id="811" w:author="Steven" w:date="2022-04-01T15:18:00Z"/>
          <w:rFonts w:asciiTheme="minorHAnsi" w:eastAsiaTheme="minorEastAsia" w:hAnsiTheme="minorHAnsi" w:cstheme="minorBidi"/>
          <w:i w:val="0"/>
          <w:iCs w:val="0"/>
          <w:noProof/>
          <w:sz w:val="22"/>
          <w:szCs w:val="22"/>
        </w:rPr>
      </w:pPr>
      <w:del w:id="812" w:author="Steven" w:date="2022-04-01T15:18:00Z">
        <w:r w:rsidRPr="002D1764" w:rsidDel="002D1764">
          <w:rPr>
            <w:rStyle w:val="Hyperlink"/>
            <w:i w:val="0"/>
            <w:iCs w:val="0"/>
            <w:noProof/>
          </w:rPr>
          <w:delText>5.5.2. Prescribed Fiber Orientation</w:delText>
        </w:r>
        <w:r w:rsidDel="002D1764">
          <w:rPr>
            <w:noProof/>
            <w:webHidden/>
          </w:rPr>
          <w:tab/>
        </w:r>
      </w:del>
      <w:ins w:id="813" w:author="Steven LaBelle" w:date="2019-04-22T18:00:00Z">
        <w:del w:id="814" w:author="Steven" w:date="2022-03-29T13:46:00Z">
          <w:r w:rsidR="00EC5F36" w:rsidDel="00DE1A69">
            <w:rPr>
              <w:noProof/>
              <w:webHidden/>
            </w:rPr>
            <w:delText>13</w:delText>
          </w:r>
        </w:del>
      </w:ins>
      <w:del w:id="815" w:author="Steven" w:date="2022-03-29T13:46:00Z">
        <w:r w:rsidR="00825D09" w:rsidDel="00DE1A69">
          <w:rPr>
            <w:noProof/>
            <w:webHidden/>
          </w:rPr>
          <w:delText>10</w:delText>
        </w:r>
      </w:del>
    </w:p>
    <w:p w14:paraId="335B3649" w14:textId="37D2F7CE" w:rsidR="007E5477" w:rsidDel="002D1764" w:rsidRDefault="007E5477">
      <w:pPr>
        <w:pStyle w:val="TOC3"/>
        <w:tabs>
          <w:tab w:val="right" w:leader="dot" w:pos="9350"/>
        </w:tabs>
        <w:rPr>
          <w:del w:id="816" w:author="Steven" w:date="2022-04-01T15:18:00Z"/>
          <w:rFonts w:asciiTheme="minorHAnsi" w:eastAsiaTheme="minorEastAsia" w:hAnsiTheme="minorHAnsi" w:cstheme="minorBidi"/>
          <w:i w:val="0"/>
          <w:iCs w:val="0"/>
          <w:noProof/>
          <w:sz w:val="22"/>
          <w:szCs w:val="22"/>
        </w:rPr>
      </w:pPr>
      <w:del w:id="817" w:author="Steven" w:date="2022-04-01T15:18:00Z">
        <w:r w:rsidRPr="002D1764" w:rsidDel="002D1764">
          <w:rPr>
            <w:rStyle w:val="Hyperlink"/>
            <w:i w:val="0"/>
            <w:iCs w:val="0"/>
            <w:noProof/>
          </w:rPr>
          <w:delText>5.5.3. Density Initializer</w:delText>
        </w:r>
        <w:r w:rsidDel="002D1764">
          <w:rPr>
            <w:noProof/>
            <w:webHidden/>
          </w:rPr>
          <w:tab/>
        </w:r>
      </w:del>
      <w:ins w:id="818" w:author="Steven LaBelle" w:date="2019-04-22T18:00:00Z">
        <w:del w:id="819" w:author="Steven" w:date="2022-03-29T13:46:00Z">
          <w:r w:rsidR="00EC5F36" w:rsidDel="00DE1A69">
            <w:rPr>
              <w:noProof/>
              <w:webHidden/>
            </w:rPr>
            <w:delText>13</w:delText>
          </w:r>
        </w:del>
      </w:ins>
      <w:del w:id="820" w:author="Steven" w:date="2022-03-29T13:46:00Z">
        <w:r w:rsidR="00825D09" w:rsidDel="00DE1A69">
          <w:rPr>
            <w:noProof/>
            <w:webHidden/>
          </w:rPr>
          <w:delText>10</w:delText>
        </w:r>
      </w:del>
    </w:p>
    <w:p w14:paraId="4D3E69B5" w14:textId="33796477" w:rsidR="007E5477" w:rsidDel="002D1764" w:rsidRDefault="007E5477">
      <w:pPr>
        <w:pStyle w:val="TOC2"/>
        <w:tabs>
          <w:tab w:val="right" w:leader="dot" w:pos="9350"/>
        </w:tabs>
        <w:rPr>
          <w:del w:id="821" w:author="Steven" w:date="2022-04-01T15:18:00Z"/>
          <w:rFonts w:asciiTheme="minorHAnsi" w:eastAsiaTheme="minorEastAsia" w:hAnsiTheme="minorHAnsi" w:cstheme="minorBidi"/>
          <w:smallCaps w:val="0"/>
          <w:noProof/>
          <w:sz w:val="22"/>
          <w:szCs w:val="22"/>
        </w:rPr>
      </w:pPr>
      <w:del w:id="822" w:author="Steven" w:date="2022-04-01T15:18:00Z">
        <w:r w:rsidRPr="002D1764" w:rsidDel="002D1764">
          <w:rPr>
            <w:rStyle w:val="Hyperlink"/>
            <w:smallCaps w:val="0"/>
            <w:noProof/>
          </w:rPr>
          <w:delText>5.6. Node Data Interpolation</w:delText>
        </w:r>
        <w:r w:rsidDel="002D1764">
          <w:rPr>
            <w:noProof/>
            <w:webHidden/>
          </w:rPr>
          <w:tab/>
        </w:r>
      </w:del>
      <w:ins w:id="823" w:author="Steven LaBelle" w:date="2019-04-22T18:00:00Z">
        <w:del w:id="824" w:author="Steven" w:date="2022-03-29T13:46:00Z">
          <w:r w:rsidR="00EC5F36" w:rsidDel="00DE1A69">
            <w:rPr>
              <w:noProof/>
              <w:webHidden/>
            </w:rPr>
            <w:delText>14</w:delText>
          </w:r>
        </w:del>
      </w:ins>
      <w:del w:id="825" w:author="Steven" w:date="2022-03-29T13:46:00Z">
        <w:r w:rsidR="00825D09" w:rsidDel="00DE1A69">
          <w:rPr>
            <w:noProof/>
            <w:webHidden/>
          </w:rPr>
          <w:delText>10</w:delText>
        </w:r>
      </w:del>
    </w:p>
    <w:p w14:paraId="6E6A20C3" w14:textId="530FFFC6" w:rsidR="007E5477" w:rsidDel="002D1764" w:rsidRDefault="007E5477">
      <w:pPr>
        <w:pStyle w:val="TOC3"/>
        <w:tabs>
          <w:tab w:val="right" w:leader="dot" w:pos="9350"/>
        </w:tabs>
        <w:rPr>
          <w:del w:id="826" w:author="Steven" w:date="2022-04-01T15:18:00Z"/>
          <w:rFonts w:asciiTheme="minorHAnsi" w:eastAsiaTheme="minorEastAsia" w:hAnsiTheme="minorHAnsi" w:cstheme="minorBidi"/>
          <w:i w:val="0"/>
          <w:iCs w:val="0"/>
          <w:noProof/>
          <w:sz w:val="22"/>
          <w:szCs w:val="22"/>
        </w:rPr>
      </w:pPr>
      <w:del w:id="827" w:author="Steven" w:date="2022-04-01T15:18:00Z">
        <w:r w:rsidRPr="002D1764" w:rsidDel="002D1764">
          <w:rPr>
            <w:rStyle w:val="Hyperlink"/>
            <w:i w:val="0"/>
            <w:iCs w:val="0"/>
            <w:noProof/>
          </w:rPr>
          <w:delText>5.6.1. Reference ECM Density</w:delText>
        </w:r>
        <w:r w:rsidDel="002D1764">
          <w:rPr>
            <w:noProof/>
            <w:webHidden/>
          </w:rPr>
          <w:tab/>
        </w:r>
      </w:del>
      <w:ins w:id="828" w:author="Steven LaBelle" w:date="2019-04-22T18:00:00Z">
        <w:del w:id="829" w:author="Steven" w:date="2022-03-29T13:46:00Z">
          <w:r w:rsidR="00EC5F36" w:rsidDel="00DE1A69">
            <w:rPr>
              <w:noProof/>
              <w:webHidden/>
            </w:rPr>
            <w:delText>14</w:delText>
          </w:r>
        </w:del>
      </w:ins>
      <w:del w:id="830" w:author="Steven" w:date="2022-03-29T13:46:00Z">
        <w:r w:rsidR="00825D09" w:rsidDel="00DE1A69">
          <w:rPr>
            <w:noProof/>
            <w:webHidden/>
          </w:rPr>
          <w:delText>11</w:delText>
        </w:r>
      </w:del>
    </w:p>
    <w:p w14:paraId="7877DB23" w14:textId="27D420E7" w:rsidR="007E5477" w:rsidDel="002D1764" w:rsidRDefault="007E5477">
      <w:pPr>
        <w:pStyle w:val="TOC3"/>
        <w:tabs>
          <w:tab w:val="right" w:leader="dot" w:pos="9350"/>
        </w:tabs>
        <w:rPr>
          <w:del w:id="831" w:author="Steven" w:date="2022-04-01T15:18:00Z"/>
          <w:rFonts w:asciiTheme="minorHAnsi" w:eastAsiaTheme="minorEastAsia" w:hAnsiTheme="minorHAnsi" w:cstheme="minorBidi"/>
          <w:i w:val="0"/>
          <w:iCs w:val="0"/>
          <w:noProof/>
          <w:sz w:val="22"/>
          <w:szCs w:val="22"/>
        </w:rPr>
      </w:pPr>
      <w:del w:id="832" w:author="Steven" w:date="2022-04-01T15:18:00Z">
        <w:r w:rsidRPr="002D1764" w:rsidDel="002D1764">
          <w:rPr>
            <w:rStyle w:val="Hyperlink"/>
            <w:i w:val="0"/>
            <w:iCs w:val="0"/>
            <w:noProof/>
          </w:rPr>
          <w:delText>5.6.2. Repulse Value</w:delText>
        </w:r>
        <w:r w:rsidDel="002D1764">
          <w:rPr>
            <w:noProof/>
            <w:webHidden/>
          </w:rPr>
          <w:tab/>
        </w:r>
      </w:del>
      <w:ins w:id="833" w:author="Steven LaBelle" w:date="2019-04-22T18:00:00Z">
        <w:del w:id="834" w:author="Steven" w:date="2022-03-29T13:46:00Z">
          <w:r w:rsidR="00EC5F36" w:rsidDel="00DE1A69">
            <w:rPr>
              <w:noProof/>
              <w:webHidden/>
            </w:rPr>
            <w:delText>14</w:delText>
          </w:r>
        </w:del>
      </w:ins>
      <w:del w:id="835" w:author="Steven" w:date="2022-03-29T13:46:00Z">
        <w:r w:rsidR="00825D09" w:rsidDel="00DE1A69">
          <w:rPr>
            <w:noProof/>
            <w:webHidden/>
          </w:rPr>
          <w:delText>11</w:delText>
        </w:r>
      </w:del>
    </w:p>
    <w:p w14:paraId="291EC920" w14:textId="0FFF0CD2" w:rsidR="007E5477" w:rsidDel="002D1764" w:rsidRDefault="007E5477">
      <w:pPr>
        <w:pStyle w:val="TOC2"/>
        <w:tabs>
          <w:tab w:val="right" w:leader="dot" w:pos="9350"/>
        </w:tabs>
        <w:rPr>
          <w:del w:id="836" w:author="Steven" w:date="2022-04-01T15:18:00Z"/>
          <w:rFonts w:asciiTheme="minorHAnsi" w:eastAsiaTheme="minorEastAsia" w:hAnsiTheme="minorHAnsi" w:cstheme="minorBidi"/>
          <w:smallCaps w:val="0"/>
          <w:noProof/>
          <w:sz w:val="22"/>
          <w:szCs w:val="22"/>
        </w:rPr>
      </w:pPr>
      <w:del w:id="837" w:author="Steven" w:date="2022-04-01T15:18:00Z">
        <w:r w:rsidRPr="002D1764" w:rsidDel="002D1764">
          <w:rPr>
            <w:rStyle w:val="Hyperlink"/>
            <w:smallCaps w:val="0"/>
            <w:noProof/>
          </w:rPr>
          <w:delText>5.7. Growth Velocity</w:delText>
        </w:r>
        <w:r w:rsidDel="002D1764">
          <w:rPr>
            <w:noProof/>
            <w:webHidden/>
          </w:rPr>
          <w:tab/>
        </w:r>
      </w:del>
      <w:ins w:id="838" w:author="Steven LaBelle" w:date="2019-04-22T18:00:00Z">
        <w:del w:id="839" w:author="Steven" w:date="2022-03-29T13:46:00Z">
          <w:r w:rsidR="00EC5F36" w:rsidDel="00DE1A69">
            <w:rPr>
              <w:noProof/>
              <w:webHidden/>
            </w:rPr>
            <w:delText>14</w:delText>
          </w:r>
        </w:del>
      </w:ins>
      <w:del w:id="840" w:author="Steven" w:date="2022-03-29T13:46:00Z">
        <w:r w:rsidR="00825D09" w:rsidDel="00DE1A69">
          <w:rPr>
            <w:noProof/>
            <w:webHidden/>
          </w:rPr>
          <w:delText>11</w:delText>
        </w:r>
      </w:del>
    </w:p>
    <w:p w14:paraId="1D168A66" w14:textId="469B9208" w:rsidR="007E5477" w:rsidDel="002D1764" w:rsidRDefault="007E5477">
      <w:pPr>
        <w:pStyle w:val="TOC3"/>
        <w:tabs>
          <w:tab w:val="right" w:leader="dot" w:pos="9350"/>
        </w:tabs>
        <w:rPr>
          <w:del w:id="841" w:author="Steven" w:date="2022-04-01T15:18:00Z"/>
          <w:rFonts w:asciiTheme="minorHAnsi" w:eastAsiaTheme="minorEastAsia" w:hAnsiTheme="minorHAnsi" w:cstheme="minorBidi"/>
          <w:i w:val="0"/>
          <w:iCs w:val="0"/>
          <w:noProof/>
          <w:sz w:val="22"/>
          <w:szCs w:val="22"/>
        </w:rPr>
      </w:pPr>
      <w:del w:id="842" w:author="Steven" w:date="2022-04-01T15:18:00Z">
        <w:r w:rsidRPr="002D1764" w:rsidDel="002D1764">
          <w:rPr>
            <w:rStyle w:val="Hyperlink"/>
            <w:i w:val="0"/>
            <w:iCs w:val="0"/>
            <w:noProof/>
          </w:rPr>
          <w:delText>5.7.1. Segment Velocity Modifier</w:delText>
        </w:r>
        <w:r w:rsidDel="002D1764">
          <w:rPr>
            <w:noProof/>
            <w:webHidden/>
          </w:rPr>
          <w:tab/>
        </w:r>
      </w:del>
      <w:ins w:id="843" w:author="Steven LaBelle" w:date="2019-04-22T18:00:00Z">
        <w:del w:id="844" w:author="Steven" w:date="2022-03-29T13:46:00Z">
          <w:r w:rsidR="00EC5F36" w:rsidDel="00DE1A69">
            <w:rPr>
              <w:noProof/>
              <w:webHidden/>
            </w:rPr>
            <w:delText>15</w:delText>
          </w:r>
        </w:del>
      </w:ins>
      <w:del w:id="845" w:author="Steven" w:date="2022-03-29T13:46:00Z">
        <w:r w:rsidR="00825D09" w:rsidDel="00DE1A69">
          <w:rPr>
            <w:noProof/>
            <w:webHidden/>
          </w:rPr>
          <w:delText>11</w:delText>
        </w:r>
      </w:del>
    </w:p>
    <w:p w14:paraId="04C82042" w14:textId="593E0A28" w:rsidR="007E5477" w:rsidDel="002D1764" w:rsidRDefault="007E5477">
      <w:pPr>
        <w:pStyle w:val="TOC3"/>
        <w:tabs>
          <w:tab w:val="right" w:leader="dot" w:pos="9350"/>
        </w:tabs>
        <w:rPr>
          <w:del w:id="846" w:author="Steven" w:date="2022-04-01T15:18:00Z"/>
          <w:rFonts w:asciiTheme="minorHAnsi" w:eastAsiaTheme="minorEastAsia" w:hAnsiTheme="minorHAnsi" w:cstheme="minorBidi"/>
          <w:i w:val="0"/>
          <w:iCs w:val="0"/>
          <w:noProof/>
          <w:sz w:val="22"/>
          <w:szCs w:val="22"/>
        </w:rPr>
      </w:pPr>
      <w:del w:id="847" w:author="Steven" w:date="2022-04-01T15:18:00Z">
        <w:r w:rsidRPr="002D1764" w:rsidDel="002D1764">
          <w:rPr>
            <w:rStyle w:val="Hyperlink"/>
            <w:i w:val="0"/>
            <w:iCs w:val="0"/>
            <w:noProof/>
          </w:rPr>
          <w:delText>5.7.2. Segment Growth Velocity Density Scale Modifier</w:delText>
        </w:r>
        <w:r w:rsidDel="002D1764">
          <w:rPr>
            <w:noProof/>
            <w:webHidden/>
          </w:rPr>
          <w:tab/>
        </w:r>
      </w:del>
      <w:ins w:id="848" w:author="Steven LaBelle" w:date="2019-04-22T18:00:00Z">
        <w:del w:id="849" w:author="Steven" w:date="2022-03-29T13:46:00Z">
          <w:r w:rsidR="00EC5F36" w:rsidDel="00DE1A69">
            <w:rPr>
              <w:noProof/>
              <w:webHidden/>
            </w:rPr>
            <w:delText>16</w:delText>
          </w:r>
        </w:del>
      </w:ins>
      <w:del w:id="850" w:author="Steven" w:date="2022-03-29T13:46:00Z">
        <w:r w:rsidR="00825D09" w:rsidDel="00DE1A69">
          <w:rPr>
            <w:noProof/>
            <w:webHidden/>
          </w:rPr>
          <w:delText>11</w:delText>
        </w:r>
      </w:del>
    </w:p>
    <w:p w14:paraId="0C8A361B" w14:textId="3C1884C9" w:rsidR="007E5477" w:rsidDel="002D1764" w:rsidRDefault="007E5477">
      <w:pPr>
        <w:pStyle w:val="TOC2"/>
        <w:tabs>
          <w:tab w:val="right" w:leader="dot" w:pos="9350"/>
        </w:tabs>
        <w:rPr>
          <w:del w:id="851" w:author="Steven" w:date="2022-04-01T15:18:00Z"/>
          <w:rFonts w:asciiTheme="minorHAnsi" w:eastAsiaTheme="minorEastAsia" w:hAnsiTheme="minorHAnsi" w:cstheme="minorBidi"/>
          <w:smallCaps w:val="0"/>
          <w:noProof/>
          <w:sz w:val="22"/>
          <w:szCs w:val="22"/>
        </w:rPr>
      </w:pPr>
      <w:del w:id="852" w:author="Steven" w:date="2022-04-01T15:18:00Z">
        <w:r w:rsidRPr="002D1764" w:rsidDel="002D1764">
          <w:rPr>
            <w:rStyle w:val="Hyperlink"/>
            <w:smallCaps w:val="0"/>
            <w:noProof/>
          </w:rPr>
          <w:delText>5.8. Previous Segment Contribution (PSC)</w:delText>
        </w:r>
        <w:r w:rsidDel="002D1764">
          <w:rPr>
            <w:noProof/>
            <w:webHidden/>
          </w:rPr>
          <w:tab/>
        </w:r>
      </w:del>
      <w:ins w:id="853" w:author="Steven LaBelle" w:date="2019-04-22T18:00:00Z">
        <w:del w:id="854" w:author="Steven" w:date="2022-03-29T13:46:00Z">
          <w:r w:rsidR="00EC5F36" w:rsidDel="00DE1A69">
            <w:rPr>
              <w:noProof/>
              <w:webHidden/>
            </w:rPr>
            <w:delText>16</w:delText>
          </w:r>
        </w:del>
      </w:ins>
      <w:del w:id="855" w:author="Steven" w:date="2022-03-29T13:46:00Z">
        <w:r w:rsidR="00825D09" w:rsidDel="00DE1A69">
          <w:rPr>
            <w:noProof/>
            <w:webHidden/>
          </w:rPr>
          <w:delText>12</w:delText>
        </w:r>
      </w:del>
    </w:p>
    <w:p w14:paraId="2D4A7124" w14:textId="13AAEE36" w:rsidR="007E5477" w:rsidDel="002D1764" w:rsidRDefault="007E5477">
      <w:pPr>
        <w:pStyle w:val="TOC3"/>
        <w:tabs>
          <w:tab w:val="right" w:leader="dot" w:pos="9350"/>
        </w:tabs>
        <w:rPr>
          <w:del w:id="856" w:author="Steven" w:date="2022-04-01T15:18:00Z"/>
          <w:rFonts w:asciiTheme="minorHAnsi" w:eastAsiaTheme="minorEastAsia" w:hAnsiTheme="minorHAnsi" w:cstheme="minorBidi"/>
          <w:i w:val="0"/>
          <w:iCs w:val="0"/>
          <w:noProof/>
          <w:sz w:val="22"/>
          <w:szCs w:val="22"/>
        </w:rPr>
      </w:pPr>
      <w:del w:id="857" w:author="Steven" w:date="2022-04-01T15:18:00Z">
        <w:r w:rsidRPr="002D1764" w:rsidDel="002D1764">
          <w:rPr>
            <w:rStyle w:val="Hyperlink"/>
            <w:i w:val="0"/>
            <w:iCs w:val="0"/>
            <w:noProof/>
          </w:rPr>
          <w:delText>5.8.1. Previous Segment PSC</w:delText>
        </w:r>
        <w:r w:rsidDel="002D1764">
          <w:rPr>
            <w:noProof/>
            <w:webHidden/>
          </w:rPr>
          <w:tab/>
        </w:r>
      </w:del>
      <w:ins w:id="858" w:author="Steven LaBelle" w:date="2019-04-22T18:00:00Z">
        <w:del w:id="859" w:author="Steven" w:date="2022-03-29T13:46:00Z">
          <w:r w:rsidR="00EC5F36" w:rsidDel="00DE1A69">
            <w:rPr>
              <w:noProof/>
              <w:webHidden/>
            </w:rPr>
            <w:delText>16</w:delText>
          </w:r>
        </w:del>
      </w:ins>
      <w:del w:id="860" w:author="Steven" w:date="2022-03-29T13:46:00Z">
        <w:r w:rsidR="00825D09" w:rsidDel="00DE1A69">
          <w:rPr>
            <w:noProof/>
            <w:webHidden/>
          </w:rPr>
          <w:delText>12</w:delText>
        </w:r>
      </w:del>
    </w:p>
    <w:p w14:paraId="1BE348EC" w14:textId="1F814345" w:rsidR="007E5477" w:rsidDel="002D1764" w:rsidRDefault="007E5477">
      <w:pPr>
        <w:pStyle w:val="TOC2"/>
        <w:tabs>
          <w:tab w:val="right" w:leader="dot" w:pos="9350"/>
        </w:tabs>
        <w:rPr>
          <w:del w:id="861" w:author="Steven" w:date="2022-04-01T15:18:00Z"/>
          <w:rFonts w:asciiTheme="minorHAnsi" w:eastAsiaTheme="minorEastAsia" w:hAnsiTheme="minorHAnsi" w:cstheme="minorBidi"/>
          <w:smallCaps w:val="0"/>
          <w:noProof/>
          <w:sz w:val="22"/>
          <w:szCs w:val="22"/>
        </w:rPr>
      </w:pPr>
      <w:del w:id="862" w:author="Steven" w:date="2022-04-01T15:18:00Z">
        <w:r w:rsidRPr="002D1764" w:rsidDel="002D1764">
          <w:rPr>
            <w:rStyle w:val="Hyperlink"/>
            <w:smallCaps w:val="0"/>
            <w:noProof/>
          </w:rPr>
          <w:delText>5.9. Position Dependent Direction (PDD)</w:delText>
        </w:r>
        <w:r w:rsidDel="002D1764">
          <w:rPr>
            <w:noProof/>
            <w:webHidden/>
          </w:rPr>
          <w:tab/>
        </w:r>
      </w:del>
      <w:ins w:id="863" w:author="Steven LaBelle" w:date="2019-04-22T18:00:00Z">
        <w:del w:id="864" w:author="Steven" w:date="2022-03-29T13:46:00Z">
          <w:r w:rsidR="00EC5F36" w:rsidDel="00DE1A69">
            <w:rPr>
              <w:noProof/>
              <w:webHidden/>
            </w:rPr>
            <w:delText>16</w:delText>
          </w:r>
        </w:del>
      </w:ins>
      <w:del w:id="865" w:author="Steven" w:date="2022-03-29T13:46:00Z">
        <w:r w:rsidR="00825D09" w:rsidDel="00DE1A69">
          <w:rPr>
            <w:noProof/>
            <w:webHidden/>
          </w:rPr>
          <w:delText>12</w:delText>
        </w:r>
      </w:del>
    </w:p>
    <w:p w14:paraId="79714D36" w14:textId="3CFE63A4" w:rsidR="007E5477" w:rsidDel="002D1764" w:rsidRDefault="007E5477">
      <w:pPr>
        <w:pStyle w:val="TOC3"/>
        <w:tabs>
          <w:tab w:val="right" w:leader="dot" w:pos="9350"/>
        </w:tabs>
        <w:rPr>
          <w:del w:id="866" w:author="Steven" w:date="2022-04-01T15:18:00Z"/>
          <w:rFonts w:asciiTheme="minorHAnsi" w:eastAsiaTheme="minorEastAsia" w:hAnsiTheme="minorHAnsi" w:cstheme="minorBidi"/>
          <w:i w:val="0"/>
          <w:iCs w:val="0"/>
          <w:noProof/>
          <w:sz w:val="22"/>
          <w:szCs w:val="22"/>
        </w:rPr>
      </w:pPr>
      <w:del w:id="867" w:author="Steven" w:date="2022-04-01T15:18:00Z">
        <w:r w:rsidRPr="002D1764" w:rsidDel="002D1764">
          <w:rPr>
            <w:rStyle w:val="Hyperlink"/>
            <w:i w:val="0"/>
            <w:iCs w:val="0"/>
            <w:noProof/>
          </w:rPr>
          <w:delText>5.9.1. Fiber PDD</w:delText>
        </w:r>
        <w:r w:rsidDel="002D1764">
          <w:rPr>
            <w:noProof/>
            <w:webHidden/>
          </w:rPr>
          <w:tab/>
        </w:r>
      </w:del>
      <w:ins w:id="868" w:author="Steven LaBelle" w:date="2019-04-22T18:00:00Z">
        <w:del w:id="869" w:author="Steven" w:date="2022-03-29T13:46:00Z">
          <w:r w:rsidR="00EC5F36" w:rsidDel="00DE1A69">
            <w:rPr>
              <w:noProof/>
              <w:webHidden/>
            </w:rPr>
            <w:delText>17</w:delText>
          </w:r>
        </w:del>
      </w:ins>
      <w:del w:id="870" w:author="Steven" w:date="2022-03-29T13:46:00Z">
        <w:r w:rsidR="00825D09" w:rsidDel="00DE1A69">
          <w:rPr>
            <w:noProof/>
            <w:webHidden/>
          </w:rPr>
          <w:delText>12</w:delText>
        </w:r>
      </w:del>
    </w:p>
    <w:p w14:paraId="0AAC1BC3" w14:textId="06415F8D" w:rsidR="007E5477" w:rsidDel="002D1764" w:rsidRDefault="007E5477">
      <w:pPr>
        <w:pStyle w:val="TOC3"/>
        <w:tabs>
          <w:tab w:val="right" w:leader="dot" w:pos="9350"/>
        </w:tabs>
        <w:rPr>
          <w:del w:id="871" w:author="Steven" w:date="2022-04-01T15:18:00Z"/>
          <w:rFonts w:asciiTheme="minorHAnsi" w:eastAsiaTheme="minorEastAsia" w:hAnsiTheme="minorHAnsi" w:cstheme="minorBidi"/>
          <w:i w:val="0"/>
          <w:iCs w:val="0"/>
          <w:noProof/>
          <w:sz w:val="22"/>
          <w:szCs w:val="22"/>
        </w:rPr>
      </w:pPr>
      <w:del w:id="872" w:author="Steven" w:date="2022-04-01T15:18:00Z">
        <w:r w:rsidRPr="002D1764" w:rsidDel="002D1764">
          <w:rPr>
            <w:rStyle w:val="Hyperlink"/>
            <w:i w:val="0"/>
            <w:iCs w:val="0"/>
            <w:noProof/>
          </w:rPr>
          <w:delText>5.9.2. ECM Density Gradient PDD</w:delText>
        </w:r>
        <w:r w:rsidDel="002D1764">
          <w:rPr>
            <w:noProof/>
            <w:webHidden/>
          </w:rPr>
          <w:tab/>
        </w:r>
      </w:del>
      <w:ins w:id="873" w:author="Steven LaBelle" w:date="2019-04-22T18:00:00Z">
        <w:del w:id="874" w:author="Steven" w:date="2022-03-29T13:46:00Z">
          <w:r w:rsidR="00EC5F36" w:rsidDel="00DE1A69">
            <w:rPr>
              <w:noProof/>
              <w:webHidden/>
            </w:rPr>
            <w:delText>17</w:delText>
          </w:r>
        </w:del>
      </w:ins>
      <w:del w:id="875" w:author="Steven" w:date="2022-03-29T13:46:00Z">
        <w:r w:rsidR="00825D09" w:rsidDel="00DE1A69">
          <w:rPr>
            <w:noProof/>
            <w:webHidden/>
          </w:rPr>
          <w:delText>12</w:delText>
        </w:r>
      </w:del>
    </w:p>
    <w:p w14:paraId="07B1C728" w14:textId="14FB56F4" w:rsidR="007E5477" w:rsidDel="002D1764" w:rsidRDefault="007E5477">
      <w:pPr>
        <w:pStyle w:val="TOC3"/>
        <w:tabs>
          <w:tab w:val="right" w:leader="dot" w:pos="9350"/>
        </w:tabs>
        <w:rPr>
          <w:del w:id="876" w:author="Steven" w:date="2022-04-01T15:18:00Z"/>
          <w:rFonts w:asciiTheme="minorHAnsi" w:eastAsiaTheme="minorEastAsia" w:hAnsiTheme="minorHAnsi" w:cstheme="minorBidi"/>
          <w:i w:val="0"/>
          <w:iCs w:val="0"/>
          <w:noProof/>
          <w:sz w:val="22"/>
          <w:szCs w:val="22"/>
        </w:rPr>
      </w:pPr>
      <w:del w:id="877" w:author="Steven" w:date="2022-04-01T15:18:00Z">
        <w:r w:rsidRPr="002D1764" w:rsidDel="002D1764">
          <w:rPr>
            <w:rStyle w:val="Hyperlink"/>
            <w:i w:val="0"/>
            <w:iCs w:val="0"/>
            <w:noProof/>
          </w:rPr>
          <w:delText>5.9.3. Repulse PDD</w:delText>
        </w:r>
        <w:r w:rsidDel="002D1764">
          <w:rPr>
            <w:noProof/>
            <w:webHidden/>
          </w:rPr>
          <w:tab/>
        </w:r>
      </w:del>
      <w:ins w:id="878" w:author="Steven LaBelle" w:date="2019-04-22T18:00:00Z">
        <w:del w:id="879" w:author="Steven" w:date="2022-03-29T13:46:00Z">
          <w:r w:rsidR="00EC5F36" w:rsidDel="00DE1A69">
            <w:rPr>
              <w:noProof/>
              <w:webHidden/>
            </w:rPr>
            <w:delText>17</w:delText>
          </w:r>
        </w:del>
      </w:ins>
      <w:del w:id="880" w:author="Steven" w:date="2022-03-29T13:46:00Z">
        <w:r w:rsidR="00825D09" w:rsidDel="00DE1A69">
          <w:rPr>
            <w:noProof/>
            <w:webHidden/>
          </w:rPr>
          <w:delText>13</w:delText>
        </w:r>
      </w:del>
    </w:p>
    <w:p w14:paraId="4A320FAA" w14:textId="094380FF" w:rsidR="007E5477" w:rsidDel="002D1764" w:rsidRDefault="007E5477">
      <w:pPr>
        <w:pStyle w:val="TOC3"/>
        <w:tabs>
          <w:tab w:val="right" w:leader="dot" w:pos="9350"/>
        </w:tabs>
        <w:rPr>
          <w:del w:id="881" w:author="Steven" w:date="2022-04-01T15:18:00Z"/>
          <w:rFonts w:asciiTheme="minorHAnsi" w:eastAsiaTheme="minorEastAsia" w:hAnsiTheme="minorHAnsi" w:cstheme="minorBidi"/>
          <w:i w:val="0"/>
          <w:iCs w:val="0"/>
          <w:noProof/>
          <w:sz w:val="22"/>
          <w:szCs w:val="22"/>
        </w:rPr>
      </w:pPr>
      <w:del w:id="882" w:author="Steven" w:date="2022-04-01T15:18:00Z">
        <w:r w:rsidRPr="002D1764" w:rsidDel="002D1764">
          <w:rPr>
            <w:rStyle w:val="Hyperlink"/>
            <w:i w:val="0"/>
            <w:iCs w:val="0"/>
            <w:noProof/>
          </w:rPr>
          <w:delText>5.9.4. Concentration PDD</w:delText>
        </w:r>
        <w:r w:rsidDel="002D1764">
          <w:rPr>
            <w:noProof/>
            <w:webHidden/>
          </w:rPr>
          <w:tab/>
        </w:r>
      </w:del>
      <w:ins w:id="883" w:author="Steven LaBelle" w:date="2019-04-22T18:00:00Z">
        <w:del w:id="884" w:author="Steven" w:date="2022-03-29T13:46:00Z">
          <w:r w:rsidR="00EC5F36" w:rsidDel="00DE1A69">
            <w:rPr>
              <w:noProof/>
              <w:webHidden/>
            </w:rPr>
            <w:delText>17</w:delText>
          </w:r>
        </w:del>
      </w:ins>
      <w:del w:id="885" w:author="Steven" w:date="2022-03-29T13:46:00Z">
        <w:r w:rsidR="00825D09" w:rsidDel="00DE1A69">
          <w:rPr>
            <w:noProof/>
            <w:webHidden/>
          </w:rPr>
          <w:delText>13</w:delText>
        </w:r>
      </w:del>
    </w:p>
    <w:p w14:paraId="7D8FC731" w14:textId="7DB86C82" w:rsidR="007E5477" w:rsidDel="002D1764" w:rsidRDefault="007E5477">
      <w:pPr>
        <w:pStyle w:val="TOC3"/>
        <w:tabs>
          <w:tab w:val="right" w:leader="dot" w:pos="9350"/>
        </w:tabs>
        <w:rPr>
          <w:del w:id="886" w:author="Steven" w:date="2022-04-01T15:18:00Z"/>
          <w:rFonts w:asciiTheme="minorHAnsi" w:eastAsiaTheme="minorEastAsia" w:hAnsiTheme="minorHAnsi" w:cstheme="minorBidi"/>
          <w:i w:val="0"/>
          <w:iCs w:val="0"/>
          <w:noProof/>
          <w:sz w:val="22"/>
          <w:szCs w:val="22"/>
        </w:rPr>
      </w:pPr>
      <w:del w:id="887" w:author="Steven" w:date="2022-04-01T15:18:00Z">
        <w:r w:rsidRPr="002D1764" w:rsidDel="002D1764">
          <w:rPr>
            <w:rStyle w:val="Hyperlink"/>
            <w:i w:val="0"/>
            <w:iCs w:val="0"/>
            <w:noProof/>
          </w:rPr>
          <w:delText>5.9.5. Anastamosis PDD</w:delText>
        </w:r>
        <w:r w:rsidDel="002D1764">
          <w:rPr>
            <w:noProof/>
            <w:webHidden/>
          </w:rPr>
          <w:tab/>
        </w:r>
      </w:del>
      <w:ins w:id="888" w:author="Steven LaBelle" w:date="2019-04-22T18:00:00Z">
        <w:del w:id="889" w:author="Steven" w:date="2022-03-29T13:46:00Z">
          <w:r w:rsidR="00EC5F36" w:rsidDel="00DE1A69">
            <w:rPr>
              <w:noProof/>
              <w:webHidden/>
            </w:rPr>
            <w:delText>18</w:delText>
          </w:r>
        </w:del>
      </w:ins>
      <w:del w:id="890" w:author="Steven" w:date="2022-03-29T13:46:00Z">
        <w:r w:rsidR="00825D09" w:rsidDel="00DE1A69">
          <w:rPr>
            <w:noProof/>
            <w:webHidden/>
          </w:rPr>
          <w:delText>13</w:delText>
        </w:r>
      </w:del>
    </w:p>
    <w:p w14:paraId="0FD9AC39" w14:textId="2727A812" w:rsidR="007E5477" w:rsidDel="002D1764" w:rsidRDefault="007E5477">
      <w:pPr>
        <w:pStyle w:val="TOC2"/>
        <w:tabs>
          <w:tab w:val="right" w:leader="dot" w:pos="9350"/>
        </w:tabs>
        <w:rPr>
          <w:del w:id="891" w:author="Steven" w:date="2022-04-01T15:18:00Z"/>
          <w:rFonts w:asciiTheme="minorHAnsi" w:eastAsiaTheme="minorEastAsia" w:hAnsiTheme="minorHAnsi" w:cstheme="minorBidi"/>
          <w:smallCaps w:val="0"/>
          <w:noProof/>
          <w:sz w:val="22"/>
          <w:szCs w:val="22"/>
        </w:rPr>
      </w:pPr>
      <w:del w:id="892" w:author="Steven" w:date="2022-04-01T15:18:00Z">
        <w:r w:rsidRPr="002D1764" w:rsidDel="002D1764">
          <w:rPr>
            <w:rStyle w:val="Hyperlink"/>
            <w:smallCaps w:val="0"/>
            <w:noProof/>
          </w:rPr>
          <w:delText>5.10. Contribution Mix(Alpha)</w:delText>
        </w:r>
        <w:r w:rsidDel="002D1764">
          <w:rPr>
            <w:noProof/>
            <w:webHidden/>
          </w:rPr>
          <w:tab/>
        </w:r>
      </w:del>
      <w:ins w:id="893" w:author="Steven LaBelle" w:date="2019-04-22T18:00:00Z">
        <w:del w:id="894" w:author="Steven" w:date="2022-03-29T13:46:00Z">
          <w:r w:rsidR="00EC5F36" w:rsidDel="00DE1A69">
            <w:rPr>
              <w:noProof/>
              <w:webHidden/>
            </w:rPr>
            <w:delText>18</w:delText>
          </w:r>
        </w:del>
      </w:ins>
      <w:del w:id="895" w:author="Steven" w:date="2022-03-29T13:46:00Z">
        <w:r w:rsidR="00825D09" w:rsidDel="00DE1A69">
          <w:rPr>
            <w:noProof/>
            <w:webHidden/>
          </w:rPr>
          <w:delText>13</w:delText>
        </w:r>
      </w:del>
    </w:p>
    <w:p w14:paraId="2CB0BF48" w14:textId="3767834C" w:rsidR="007E5477" w:rsidDel="002D1764" w:rsidRDefault="007E5477">
      <w:pPr>
        <w:pStyle w:val="TOC3"/>
        <w:tabs>
          <w:tab w:val="right" w:leader="dot" w:pos="9350"/>
        </w:tabs>
        <w:rPr>
          <w:del w:id="896" w:author="Steven" w:date="2022-04-01T15:18:00Z"/>
          <w:rFonts w:asciiTheme="minorHAnsi" w:eastAsiaTheme="minorEastAsia" w:hAnsiTheme="minorHAnsi" w:cstheme="minorBidi"/>
          <w:i w:val="0"/>
          <w:iCs w:val="0"/>
          <w:noProof/>
          <w:sz w:val="22"/>
          <w:szCs w:val="22"/>
        </w:rPr>
      </w:pPr>
      <w:del w:id="897" w:author="Steven" w:date="2022-04-01T15:18:00Z">
        <w:r w:rsidRPr="002D1764" w:rsidDel="002D1764">
          <w:rPr>
            <w:rStyle w:val="Hyperlink"/>
            <w:i w:val="0"/>
            <w:iCs w:val="0"/>
            <w:noProof/>
          </w:rPr>
          <w:delText>5.10.1. PSC/PDD ContributionMix</w:delText>
        </w:r>
        <w:r w:rsidDel="002D1764">
          <w:rPr>
            <w:noProof/>
            <w:webHidden/>
          </w:rPr>
          <w:tab/>
        </w:r>
      </w:del>
      <w:ins w:id="898" w:author="Steven LaBelle" w:date="2019-04-22T18:00:00Z">
        <w:del w:id="899" w:author="Steven" w:date="2022-03-29T13:46:00Z">
          <w:r w:rsidR="00EC5F36" w:rsidDel="00DE1A69">
            <w:rPr>
              <w:noProof/>
              <w:webHidden/>
            </w:rPr>
            <w:delText>18</w:delText>
          </w:r>
        </w:del>
      </w:ins>
      <w:del w:id="900" w:author="Steven" w:date="2022-03-29T13:46:00Z">
        <w:r w:rsidR="00825D09" w:rsidDel="00DE1A69">
          <w:rPr>
            <w:noProof/>
            <w:webHidden/>
          </w:rPr>
          <w:delText>14</w:delText>
        </w:r>
      </w:del>
    </w:p>
    <w:p w14:paraId="13A6E5F4" w14:textId="1924BC66" w:rsidR="007E5477" w:rsidDel="002D1764" w:rsidRDefault="007E5477">
      <w:pPr>
        <w:pStyle w:val="TOC2"/>
        <w:tabs>
          <w:tab w:val="right" w:leader="dot" w:pos="9350"/>
        </w:tabs>
        <w:rPr>
          <w:del w:id="901" w:author="Steven" w:date="2022-04-01T15:18:00Z"/>
          <w:rFonts w:asciiTheme="minorHAnsi" w:eastAsiaTheme="minorEastAsia" w:hAnsiTheme="minorHAnsi" w:cstheme="minorBidi"/>
          <w:smallCaps w:val="0"/>
          <w:noProof/>
          <w:sz w:val="22"/>
          <w:szCs w:val="22"/>
        </w:rPr>
      </w:pPr>
      <w:del w:id="902" w:author="Steven" w:date="2022-04-01T15:18:00Z">
        <w:r w:rsidRPr="002D1764" w:rsidDel="002D1764">
          <w:rPr>
            <w:rStyle w:val="Hyperlink"/>
            <w:smallCaps w:val="0"/>
            <w:noProof/>
          </w:rPr>
          <w:delText>5.11. BranchPolicy</w:delText>
        </w:r>
        <w:r w:rsidDel="002D1764">
          <w:rPr>
            <w:noProof/>
            <w:webHidden/>
          </w:rPr>
          <w:tab/>
        </w:r>
      </w:del>
      <w:ins w:id="903" w:author="Steven LaBelle" w:date="2019-04-22T18:00:00Z">
        <w:del w:id="904" w:author="Steven" w:date="2022-03-29T13:46:00Z">
          <w:r w:rsidR="00EC5F36" w:rsidDel="00DE1A69">
            <w:rPr>
              <w:noProof/>
              <w:webHidden/>
            </w:rPr>
            <w:delText>19</w:delText>
          </w:r>
        </w:del>
      </w:ins>
      <w:del w:id="905" w:author="Steven" w:date="2022-03-29T13:46:00Z">
        <w:r w:rsidR="00825D09" w:rsidDel="00DE1A69">
          <w:rPr>
            <w:noProof/>
            <w:webHidden/>
          </w:rPr>
          <w:delText>14</w:delText>
        </w:r>
      </w:del>
    </w:p>
    <w:p w14:paraId="04D08F58" w14:textId="315C5AF7" w:rsidR="007E5477" w:rsidDel="002D1764" w:rsidRDefault="007E5477">
      <w:pPr>
        <w:pStyle w:val="TOC3"/>
        <w:tabs>
          <w:tab w:val="right" w:leader="dot" w:pos="9350"/>
        </w:tabs>
        <w:rPr>
          <w:del w:id="906" w:author="Steven" w:date="2022-04-01T15:18:00Z"/>
          <w:rFonts w:asciiTheme="minorHAnsi" w:eastAsiaTheme="minorEastAsia" w:hAnsiTheme="minorHAnsi" w:cstheme="minorBidi"/>
          <w:i w:val="0"/>
          <w:iCs w:val="0"/>
          <w:noProof/>
          <w:sz w:val="22"/>
          <w:szCs w:val="22"/>
        </w:rPr>
      </w:pPr>
      <w:del w:id="907" w:author="Steven" w:date="2022-04-01T15:18:00Z">
        <w:r w:rsidRPr="002D1764" w:rsidDel="002D1764">
          <w:rPr>
            <w:rStyle w:val="Hyperlink"/>
            <w:i w:val="0"/>
            <w:iCs w:val="0"/>
            <w:noProof/>
          </w:rPr>
          <w:delText>5.11.1. Delayed Branching Policy</w:delText>
        </w:r>
        <w:r w:rsidDel="002D1764">
          <w:rPr>
            <w:noProof/>
            <w:webHidden/>
          </w:rPr>
          <w:tab/>
        </w:r>
      </w:del>
      <w:ins w:id="908" w:author="Steven LaBelle" w:date="2019-04-22T18:00:00Z">
        <w:del w:id="909" w:author="Steven" w:date="2022-03-29T13:46:00Z">
          <w:r w:rsidR="00EC5F36" w:rsidDel="00DE1A69">
            <w:rPr>
              <w:noProof/>
              <w:webHidden/>
            </w:rPr>
            <w:delText>19</w:delText>
          </w:r>
        </w:del>
      </w:ins>
      <w:del w:id="910" w:author="Steven" w:date="2022-03-29T13:46:00Z">
        <w:r w:rsidR="00825D09" w:rsidDel="00DE1A69">
          <w:rPr>
            <w:noProof/>
            <w:webHidden/>
          </w:rPr>
          <w:delText>14</w:delText>
        </w:r>
      </w:del>
    </w:p>
    <w:p w14:paraId="5017E44E" w14:textId="3F1A7B44" w:rsidR="007E5477" w:rsidDel="002D1764" w:rsidRDefault="007E5477">
      <w:pPr>
        <w:pStyle w:val="TOC2"/>
        <w:tabs>
          <w:tab w:val="right" w:leader="dot" w:pos="9350"/>
        </w:tabs>
        <w:rPr>
          <w:del w:id="911" w:author="Steven" w:date="2022-04-01T15:18:00Z"/>
          <w:rFonts w:asciiTheme="minorHAnsi" w:eastAsiaTheme="minorEastAsia" w:hAnsiTheme="minorHAnsi" w:cstheme="minorBidi"/>
          <w:smallCaps w:val="0"/>
          <w:noProof/>
          <w:sz w:val="22"/>
          <w:szCs w:val="22"/>
        </w:rPr>
      </w:pPr>
      <w:del w:id="912" w:author="Steven" w:date="2022-04-01T15:18:00Z">
        <w:r w:rsidRPr="002D1764" w:rsidDel="002D1764">
          <w:rPr>
            <w:rStyle w:val="Hyperlink"/>
            <w:smallCaps w:val="0"/>
            <w:noProof/>
          </w:rPr>
          <w:delText>5.12. Probability Distributions</w:delText>
        </w:r>
        <w:r w:rsidDel="002D1764">
          <w:rPr>
            <w:noProof/>
            <w:webHidden/>
          </w:rPr>
          <w:tab/>
        </w:r>
      </w:del>
      <w:ins w:id="913" w:author="Steven LaBelle" w:date="2019-04-22T18:00:00Z">
        <w:del w:id="914" w:author="Steven" w:date="2022-03-29T13:46:00Z">
          <w:r w:rsidR="00EC5F36" w:rsidDel="00DE1A69">
            <w:rPr>
              <w:noProof/>
              <w:webHidden/>
            </w:rPr>
            <w:delText>20</w:delText>
          </w:r>
        </w:del>
      </w:ins>
      <w:del w:id="915" w:author="Steven" w:date="2022-03-29T13:46:00Z">
        <w:r w:rsidR="00825D09" w:rsidDel="00DE1A69">
          <w:rPr>
            <w:noProof/>
            <w:webHidden/>
          </w:rPr>
          <w:delText>15</w:delText>
        </w:r>
      </w:del>
    </w:p>
    <w:p w14:paraId="3F9E6D29" w14:textId="75F7A8C1" w:rsidR="007E5477" w:rsidDel="002D1764" w:rsidRDefault="007E5477">
      <w:pPr>
        <w:pStyle w:val="TOC3"/>
        <w:tabs>
          <w:tab w:val="right" w:leader="dot" w:pos="9350"/>
        </w:tabs>
        <w:rPr>
          <w:del w:id="916" w:author="Steven" w:date="2022-04-01T15:18:00Z"/>
          <w:rFonts w:asciiTheme="minorHAnsi" w:eastAsiaTheme="minorEastAsia" w:hAnsiTheme="minorHAnsi" w:cstheme="minorBidi"/>
          <w:i w:val="0"/>
          <w:iCs w:val="0"/>
          <w:noProof/>
          <w:sz w:val="22"/>
          <w:szCs w:val="22"/>
        </w:rPr>
      </w:pPr>
      <w:del w:id="917" w:author="Steven" w:date="2022-04-01T15:18:00Z">
        <w:r w:rsidRPr="002D1764" w:rsidDel="002D1764">
          <w:rPr>
            <w:rStyle w:val="Hyperlink"/>
            <w:i w:val="0"/>
            <w:iCs w:val="0"/>
            <w:noProof/>
          </w:rPr>
          <w:delText>5.12.1. Normal Distribution</w:delText>
        </w:r>
        <w:r w:rsidDel="002D1764">
          <w:rPr>
            <w:noProof/>
            <w:webHidden/>
          </w:rPr>
          <w:tab/>
        </w:r>
      </w:del>
      <w:ins w:id="918" w:author="Steven LaBelle" w:date="2019-04-22T18:00:00Z">
        <w:del w:id="919" w:author="Steven" w:date="2022-03-29T13:46:00Z">
          <w:r w:rsidR="00EC5F36" w:rsidDel="00DE1A69">
            <w:rPr>
              <w:noProof/>
              <w:webHidden/>
            </w:rPr>
            <w:delText>20</w:delText>
          </w:r>
        </w:del>
      </w:ins>
      <w:del w:id="920" w:author="Steven" w:date="2022-03-29T13:46:00Z">
        <w:r w:rsidR="00825D09" w:rsidDel="00DE1A69">
          <w:rPr>
            <w:noProof/>
            <w:webHidden/>
          </w:rPr>
          <w:delText>15</w:delText>
        </w:r>
      </w:del>
    </w:p>
    <w:p w14:paraId="3BCE9C28" w14:textId="3911F823" w:rsidR="007E5477" w:rsidDel="002D1764" w:rsidRDefault="007E5477">
      <w:pPr>
        <w:pStyle w:val="TOC3"/>
        <w:tabs>
          <w:tab w:val="right" w:leader="dot" w:pos="9350"/>
        </w:tabs>
        <w:rPr>
          <w:del w:id="921" w:author="Steven" w:date="2022-04-01T15:18:00Z"/>
          <w:rFonts w:asciiTheme="minorHAnsi" w:eastAsiaTheme="minorEastAsia" w:hAnsiTheme="minorHAnsi" w:cstheme="minorBidi"/>
          <w:i w:val="0"/>
          <w:iCs w:val="0"/>
          <w:noProof/>
          <w:sz w:val="22"/>
          <w:szCs w:val="22"/>
        </w:rPr>
      </w:pPr>
      <w:del w:id="922" w:author="Steven" w:date="2022-04-01T15:18:00Z">
        <w:r w:rsidRPr="002D1764" w:rsidDel="002D1764">
          <w:rPr>
            <w:rStyle w:val="Hyperlink"/>
            <w:i w:val="0"/>
            <w:iCs w:val="0"/>
            <w:noProof/>
          </w:rPr>
          <w:delText>5.12.2. Uniform Distribution</w:delText>
        </w:r>
        <w:r w:rsidDel="002D1764">
          <w:rPr>
            <w:noProof/>
            <w:webHidden/>
          </w:rPr>
          <w:tab/>
        </w:r>
      </w:del>
      <w:ins w:id="923" w:author="Steven LaBelle" w:date="2019-04-22T18:00:00Z">
        <w:del w:id="924" w:author="Steven" w:date="2022-03-29T13:46:00Z">
          <w:r w:rsidR="00EC5F36" w:rsidDel="00DE1A69">
            <w:rPr>
              <w:noProof/>
              <w:webHidden/>
            </w:rPr>
            <w:delText>20</w:delText>
          </w:r>
        </w:del>
      </w:ins>
      <w:del w:id="925" w:author="Steven" w:date="2022-03-29T13:46:00Z">
        <w:r w:rsidR="00825D09" w:rsidDel="00DE1A69">
          <w:rPr>
            <w:noProof/>
            <w:webHidden/>
          </w:rPr>
          <w:delText>15</w:delText>
        </w:r>
      </w:del>
    </w:p>
    <w:p w14:paraId="00497158" w14:textId="016932A8" w:rsidR="007E5477" w:rsidDel="002D1764" w:rsidRDefault="007E5477">
      <w:pPr>
        <w:pStyle w:val="TOC3"/>
        <w:tabs>
          <w:tab w:val="right" w:leader="dot" w:pos="9350"/>
        </w:tabs>
        <w:rPr>
          <w:del w:id="926" w:author="Steven" w:date="2022-04-01T15:18:00Z"/>
          <w:rFonts w:asciiTheme="minorHAnsi" w:eastAsiaTheme="minorEastAsia" w:hAnsiTheme="minorHAnsi" w:cstheme="minorBidi"/>
          <w:i w:val="0"/>
          <w:iCs w:val="0"/>
          <w:noProof/>
          <w:sz w:val="22"/>
          <w:szCs w:val="22"/>
        </w:rPr>
      </w:pPr>
      <w:del w:id="927" w:author="Steven" w:date="2022-04-01T15:18:00Z">
        <w:r w:rsidRPr="002D1764" w:rsidDel="002D1764">
          <w:rPr>
            <w:rStyle w:val="Hyperlink"/>
            <w:i w:val="0"/>
            <w:iCs w:val="0"/>
            <w:noProof/>
          </w:rPr>
          <w:delText>5.12.3. Exponential Distribution</w:delText>
        </w:r>
        <w:r w:rsidDel="002D1764">
          <w:rPr>
            <w:noProof/>
            <w:webHidden/>
          </w:rPr>
          <w:tab/>
        </w:r>
      </w:del>
      <w:ins w:id="928" w:author="Steven LaBelle" w:date="2019-04-22T18:00:00Z">
        <w:del w:id="929" w:author="Steven" w:date="2022-03-29T13:46:00Z">
          <w:r w:rsidR="00EC5F36" w:rsidDel="00DE1A69">
            <w:rPr>
              <w:noProof/>
              <w:webHidden/>
            </w:rPr>
            <w:delText>20</w:delText>
          </w:r>
        </w:del>
      </w:ins>
      <w:del w:id="930" w:author="Steven" w:date="2022-03-29T13:46:00Z">
        <w:r w:rsidR="00825D09" w:rsidDel="00DE1A69">
          <w:rPr>
            <w:noProof/>
            <w:webHidden/>
          </w:rPr>
          <w:delText>15</w:delText>
        </w:r>
      </w:del>
    </w:p>
    <w:p w14:paraId="1C8DE309" w14:textId="3BC905A3" w:rsidR="007E5477" w:rsidDel="002D1764" w:rsidRDefault="007E5477">
      <w:pPr>
        <w:pStyle w:val="TOC3"/>
        <w:tabs>
          <w:tab w:val="right" w:leader="dot" w:pos="9350"/>
        </w:tabs>
        <w:rPr>
          <w:del w:id="931" w:author="Steven" w:date="2022-04-01T15:18:00Z"/>
          <w:rFonts w:asciiTheme="minorHAnsi" w:eastAsiaTheme="minorEastAsia" w:hAnsiTheme="minorHAnsi" w:cstheme="minorBidi"/>
          <w:i w:val="0"/>
          <w:iCs w:val="0"/>
          <w:noProof/>
          <w:sz w:val="22"/>
          <w:szCs w:val="22"/>
        </w:rPr>
      </w:pPr>
      <w:del w:id="932" w:author="Steven" w:date="2022-04-01T15:18:00Z">
        <w:r w:rsidRPr="002D1764" w:rsidDel="002D1764">
          <w:rPr>
            <w:rStyle w:val="Hyperlink"/>
            <w:i w:val="0"/>
            <w:iCs w:val="0"/>
            <w:noProof/>
          </w:rPr>
          <w:delText>5.12.4. Cauchy Distribution</w:delText>
        </w:r>
        <w:r w:rsidDel="002D1764">
          <w:rPr>
            <w:noProof/>
            <w:webHidden/>
          </w:rPr>
          <w:tab/>
        </w:r>
      </w:del>
      <w:ins w:id="933" w:author="Steven LaBelle" w:date="2019-04-22T18:00:00Z">
        <w:del w:id="934" w:author="Steven" w:date="2022-03-29T13:46:00Z">
          <w:r w:rsidR="00EC5F36" w:rsidDel="00DE1A69">
            <w:rPr>
              <w:noProof/>
              <w:webHidden/>
            </w:rPr>
            <w:delText>21</w:delText>
          </w:r>
        </w:del>
      </w:ins>
      <w:del w:id="935" w:author="Steven" w:date="2022-03-29T13:46:00Z">
        <w:r w:rsidR="00825D09" w:rsidDel="00DE1A69">
          <w:rPr>
            <w:noProof/>
            <w:webHidden/>
          </w:rPr>
          <w:delText>16</w:delText>
        </w:r>
      </w:del>
    </w:p>
    <w:p w14:paraId="0A4B8E3E" w14:textId="29EA174F" w:rsidR="007E5477" w:rsidDel="002D1764" w:rsidRDefault="007E5477">
      <w:pPr>
        <w:pStyle w:val="TOC3"/>
        <w:tabs>
          <w:tab w:val="right" w:leader="dot" w:pos="9350"/>
        </w:tabs>
        <w:rPr>
          <w:del w:id="936" w:author="Steven" w:date="2022-04-01T15:18:00Z"/>
          <w:rFonts w:asciiTheme="minorHAnsi" w:eastAsiaTheme="minorEastAsia" w:hAnsiTheme="minorHAnsi" w:cstheme="minorBidi"/>
          <w:i w:val="0"/>
          <w:iCs w:val="0"/>
          <w:noProof/>
          <w:sz w:val="22"/>
          <w:szCs w:val="22"/>
        </w:rPr>
      </w:pPr>
      <w:del w:id="937" w:author="Steven" w:date="2022-04-01T15:18:00Z">
        <w:r w:rsidRPr="002D1764" w:rsidDel="002D1764">
          <w:rPr>
            <w:rStyle w:val="Hyperlink"/>
            <w:i w:val="0"/>
            <w:iCs w:val="0"/>
            <w:noProof/>
          </w:rPr>
          <w:delText>5.12.5. Chi Squared Distribution</w:delText>
        </w:r>
        <w:r w:rsidDel="002D1764">
          <w:rPr>
            <w:noProof/>
            <w:webHidden/>
          </w:rPr>
          <w:tab/>
        </w:r>
      </w:del>
      <w:ins w:id="938" w:author="Steven LaBelle" w:date="2019-04-22T18:00:00Z">
        <w:del w:id="939" w:author="Steven" w:date="2022-03-29T13:46:00Z">
          <w:r w:rsidR="00EC5F36" w:rsidDel="00DE1A69">
            <w:rPr>
              <w:noProof/>
              <w:webHidden/>
            </w:rPr>
            <w:delText>21</w:delText>
          </w:r>
        </w:del>
      </w:ins>
      <w:del w:id="940" w:author="Steven" w:date="2022-03-29T13:46:00Z">
        <w:r w:rsidR="00825D09" w:rsidDel="00DE1A69">
          <w:rPr>
            <w:noProof/>
            <w:webHidden/>
          </w:rPr>
          <w:delText>16</w:delText>
        </w:r>
      </w:del>
    </w:p>
    <w:p w14:paraId="0F9C8458" w14:textId="148CEF85" w:rsidR="007E5477" w:rsidDel="002D1764" w:rsidRDefault="007E5477">
      <w:pPr>
        <w:pStyle w:val="TOC3"/>
        <w:tabs>
          <w:tab w:val="right" w:leader="dot" w:pos="9350"/>
        </w:tabs>
        <w:rPr>
          <w:del w:id="941" w:author="Steven" w:date="2022-04-01T15:18:00Z"/>
          <w:rFonts w:asciiTheme="minorHAnsi" w:eastAsiaTheme="minorEastAsia" w:hAnsiTheme="minorHAnsi" w:cstheme="minorBidi"/>
          <w:i w:val="0"/>
          <w:iCs w:val="0"/>
          <w:noProof/>
          <w:sz w:val="22"/>
          <w:szCs w:val="22"/>
        </w:rPr>
      </w:pPr>
      <w:del w:id="942" w:author="Steven" w:date="2022-04-01T15:18:00Z">
        <w:r w:rsidRPr="002D1764" w:rsidDel="002D1764">
          <w:rPr>
            <w:rStyle w:val="Hyperlink"/>
            <w:i w:val="0"/>
            <w:iCs w:val="0"/>
            <w:noProof/>
          </w:rPr>
          <w:delText>5.12.6. Weibull Distribution</w:delText>
        </w:r>
        <w:r w:rsidDel="002D1764">
          <w:rPr>
            <w:noProof/>
            <w:webHidden/>
          </w:rPr>
          <w:tab/>
        </w:r>
      </w:del>
      <w:ins w:id="943" w:author="Steven LaBelle" w:date="2019-04-22T18:00:00Z">
        <w:del w:id="944" w:author="Steven" w:date="2022-03-29T13:46:00Z">
          <w:r w:rsidR="00EC5F36" w:rsidDel="00DE1A69">
            <w:rPr>
              <w:noProof/>
              <w:webHidden/>
            </w:rPr>
            <w:delText>21</w:delText>
          </w:r>
        </w:del>
      </w:ins>
      <w:del w:id="945" w:author="Steven" w:date="2022-03-29T13:46:00Z">
        <w:r w:rsidR="00825D09" w:rsidDel="00DE1A69">
          <w:rPr>
            <w:noProof/>
            <w:webHidden/>
          </w:rPr>
          <w:delText>16</w:delText>
        </w:r>
      </w:del>
    </w:p>
    <w:p w14:paraId="028DD0B4" w14:textId="7DCD6F2B" w:rsidR="007E5477" w:rsidDel="002D1764" w:rsidRDefault="007E5477">
      <w:pPr>
        <w:pStyle w:val="TOC3"/>
        <w:tabs>
          <w:tab w:val="right" w:leader="dot" w:pos="9350"/>
        </w:tabs>
        <w:rPr>
          <w:del w:id="946" w:author="Steven" w:date="2022-04-01T15:18:00Z"/>
          <w:rFonts w:asciiTheme="minorHAnsi" w:eastAsiaTheme="minorEastAsia" w:hAnsiTheme="minorHAnsi" w:cstheme="minorBidi"/>
          <w:i w:val="0"/>
          <w:iCs w:val="0"/>
          <w:noProof/>
          <w:sz w:val="22"/>
          <w:szCs w:val="22"/>
        </w:rPr>
      </w:pPr>
      <w:del w:id="947" w:author="Steven" w:date="2022-04-01T15:18:00Z">
        <w:r w:rsidRPr="002D1764" w:rsidDel="002D1764">
          <w:rPr>
            <w:rStyle w:val="Hyperlink"/>
            <w:i w:val="0"/>
            <w:iCs w:val="0"/>
            <w:noProof/>
          </w:rPr>
          <w:delText>5.12.7. Gamma Distribution</w:delText>
        </w:r>
        <w:r w:rsidDel="002D1764">
          <w:rPr>
            <w:noProof/>
            <w:webHidden/>
          </w:rPr>
          <w:tab/>
        </w:r>
      </w:del>
      <w:ins w:id="948" w:author="Steven LaBelle" w:date="2019-04-22T18:00:00Z">
        <w:del w:id="949" w:author="Steven" w:date="2022-03-29T13:46:00Z">
          <w:r w:rsidR="00EC5F36" w:rsidDel="00DE1A69">
            <w:rPr>
              <w:noProof/>
              <w:webHidden/>
            </w:rPr>
            <w:delText>21</w:delText>
          </w:r>
        </w:del>
      </w:ins>
      <w:del w:id="950" w:author="Steven" w:date="2022-03-29T13:46:00Z">
        <w:r w:rsidR="00825D09" w:rsidDel="00DE1A69">
          <w:rPr>
            <w:noProof/>
            <w:webHidden/>
          </w:rPr>
          <w:delText>16</w:delText>
        </w:r>
      </w:del>
    </w:p>
    <w:p w14:paraId="158C4DBA" w14:textId="4D2ECB1E" w:rsidR="007E5477" w:rsidDel="002D1764" w:rsidRDefault="007E5477">
      <w:pPr>
        <w:pStyle w:val="TOC3"/>
        <w:tabs>
          <w:tab w:val="right" w:leader="dot" w:pos="9350"/>
        </w:tabs>
        <w:rPr>
          <w:del w:id="951" w:author="Steven" w:date="2022-04-01T15:18:00Z"/>
          <w:rFonts w:asciiTheme="minorHAnsi" w:eastAsiaTheme="minorEastAsia" w:hAnsiTheme="minorHAnsi" w:cstheme="minorBidi"/>
          <w:i w:val="0"/>
          <w:iCs w:val="0"/>
          <w:noProof/>
          <w:sz w:val="22"/>
          <w:szCs w:val="22"/>
        </w:rPr>
      </w:pPr>
      <w:del w:id="952" w:author="Steven" w:date="2022-04-01T15:18:00Z">
        <w:r w:rsidRPr="002D1764" w:rsidDel="002D1764">
          <w:rPr>
            <w:rStyle w:val="Hyperlink"/>
            <w:i w:val="0"/>
            <w:iCs w:val="0"/>
            <w:noProof/>
          </w:rPr>
          <w:delText>5.12.8. Matrix Elastic Material</w:delText>
        </w:r>
        <w:r w:rsidDel="002D1764">
          <w:rPr>
            <w:noProof/>
            <w:webHidden/>
          </w:rPr>
          <w:tab/>
        </w:r>
      </w:del>
      <w:ins w:id="953" w:author="Steven LaBelle" w:date="2019-04-22T18:00:00Z">
        <w:del w:id="954" w:author="Steven" w:date="2022-03-29T13:46:00Z">
          <w:r w:rsidR="00EC5F36" w:rsidDel="00DE1A69">
            <w:rPr>
              <w:noProof/>
              <w:webHidden/>
            </w:rPr>
            <w:delText>22</w:delText>
          </w:r>
        </w:del>
      </w:ins>
      <w:del w:id="955" w:author="Steven" w:date="2022-03-29T13:46:00Z">
        <w:r w:rsidR="00825D09" w:rsidDel="00DE1A69">
          <w:rPr>
            <w:noProof/>
            <w:webHidden/>
          </w:rPr>
          <w:delText>17</w:delText>
        </w:r>
      </w:del>
    </w:p>
    <w:p w14:paraId="428EA539" w14:textId="1733198A" w:rsidR="007E5477" w:rsidDel="002D1764" w:rsidRDefault="007E5477">
      <w:pPr>
        <w:pStyle w:val="TOC2"/>
        <w:tabs>
          <w:tab w:val="right" w:leader="dot" w:pos="9350"/>
        </w:tabs>
        <w:rPr>
          <w:del w:id="956" w:author="Steven" w:date="2022-04-01T15:18:00Z"/>
          <w:rFonts w:asciiTheme="minorHAnsi" w:eastAsiaTheme="minorEastAsia" w:hAnsiTheme="minorHAnsi" w:cstheme="minorBidi"/>
          <w:smallCaps w:val="0"/>
          <w:noProof/>
          <w:sz w:val="22"/>
          <w:szCs w:val="22"/>
        </w:rPr>
      </w:pPr>
      <w:del w:id="957" w:author="Steven" w:date="2022-04-01T15:18:00Z">
        <w:r w:rsidRPr="002D1764" w:rsidDel="002D1764">
          <w:rPr>
            <w:rStyle w:val="Hyperlink"/>
            <w:smallCaps w:val="0"/>
            <w:noProof/>
          </w:rPr>
          <w:delText>5.13. Vascular Stress Modifiers</w:delText>
        </w:r>
        <w:r w:rsidDel="002D1764">
          <w:rPr>
            <w:noProof/>
            <w:webHidden/>
          </w:rPr>
          <w:tab/>
        </w:r>
      </w:del>
      <w:ins w:id="958" w:author="Steven LaBelle" w:date="2019-04-22T18:00:00Z">
        <w:del w:id="959" w:author="Steven" w:date="2022-03-29T13:46:00Z">
          <w:r w:rsidR="00EC5F36" w:rsidDel="00DE1A69">
            <w:rPr>
              <w:noProof/>
              <w:webHidden/>
            </w:rPr>
            <w:delText>22</w:delText>
          </w:r>
        </w:del>
      </w:ins>
      <w:del w:id="960" w:author="Steven" w:date="2022-03-29T13:46:00Z">
        <w:r w:rsidR="00825D09" w:rsidDel="00DE1A69">
          <w:rPr>
            <w:noProof/>
            <w:webHidden/>
          </w:rPr>
          <w:delText>17</w:delText>
        </w:r>
      </w:del>
    </w:p>
    <w:p w14:paraId="75656594" w14:textId="1E677C3B" w:rsidR="007E5477" w:rsidDel="002D1764" w:rsidRDefault="007E5477">
      <w:pPr>
        <w:pStyle w:val="TOC1"/>
        <w:tabs>
          <w:tab w:val="left" w:pos="480"/>
          <w:tab w:val="right" w:leader="dot" w:pos="9350"/>
        </w:tabs>
        <w:rPr>
          <w:del w:id="961" w:author="Steven" w:date="2022-04-01T15:18:00Z"/>
          <w:rFonts w:asciiTheme="minorHAnsi" w:eastAsiaTheme="minorEastAsia" w:hAnsiTheme="minorHAnsi" w:cstheme="minorBidi"/>
          <w:b w:val="0"/>
          <w:bCs w:val="0"/>
          <w:caps w:val="0"/>
          <w:noProof/>
          <w:sz w:val="22"/>
          <w:szCs w:val="22"/>
        </w:rPr>
      </w:pPr>
      <w:del w:id="962" w:author="Steven" w:date="2022-04-01T15:18:00Z">
        <w:r w:rsidRPr="002D1764" w:rsidDel="002D1764">
          <w:rPr>
            <w:rStyle w:val="Hyperlink"/>
            <w:b w:val="0"/>
            <w:bCs w:val="0"/>
            <w:caps w:val="0"/>
            <w:noProof/>
          </w:rPr>
          <w:delText>6.</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Global Constants</w:delText>
        </w:r>
        <w:r w:rsidDel="002D1764">
          <w:rPr>
            <w:noProof/>
            <w:webHidden/>
          </w:rPr>
          <w:tab/>
        </w:r>
      </w:del>
      <w:ins w:id="963" w:author="Steven LaBelle" w:date="2019-04-22T18:00:00Z">
        <w:del w:id="964" w:author="Steven" w:date="2022-03-29T13:46:00Z">
          <w:r w:rsidR="00EC5F36" w:rsidDel="00DE1A69">
            <w:rPr>
              <w:noProof/>
              <w:webHidden/>
            </w:rPr>
            <w:delText>22</w:delText>
          </w:r>
        </w:del>
      </w:ins>
      <w:del w:id="965" w:author="Steven" w:date="2022-03-29T13:46:00Z">
        <w:r w:rsidR="00825D09" w:rsidDel="00DE1A69">
          <w:rPr>
            <w:noProof/>
            <w:webHidden/>
          </w:rPr>
          <w:delText>17</w:delText>
        </w:r>
      </w:del>
    </w:p>
    <w:p w14:paraId="4DF6D1DB" w14:textId="0315A6A6" w:rsidR="007E5477" w:rsidDel="002D1764" w:rsidRDefault="007E5477">
      <w:pPr>
        <w:pStyle w:val="TOC2"/>
        <w:tabs>
          <w:tab w:val="right" w:leader="dot" w:pos="9350"/>
        </w:tabs>
        <w:rPr>
          <w:del w:id="966" w:author="Steven" w:date="2022-04-01T15:18:00Z"/>
          <w:rFonts w:asciiTheme="minorHAnsi" w:eastAsiaTheme="minorEastAsia" w:hAnsiTheme="minorHAnsi" w:cstheme="minorBidi"/>
          <w:smallCaps w:val="0"/>
          <w:noProof/>
          <w:sz w:val="22"/>
          <w:szCs w:val="22"/>
        </w:rPr>
      </w:pPr>
      <w:del w:id="967" w:author="Steven" w:date="2022-04-01T15:18:00Z">
        <w:r w:rsidRPr="002D1764" w:rsidDel="002D1764">
          <w:rPr>
            <w:rStyle w:val="Hyperlink"/>
            <w:smallCaps w:val="0"/>
            <w:noProof/>
          </w:rPr>
          <w:delText>6.1. Seed</w:delText>
        </w:r>
        <w:r w:rsidDel="002D1764">
          <w:rPr>
            <w:noProof/>
            <w:webHidden/>
          </w:rPr>
          <w:tab/>
        </w:r>
      </w:del>
      <w:ins w:id="968" w:author="Steven LaBelle" w:date="2019-04-22T18:00:00Z">
        <w:del w:id="969" w:author="Steven" w:date="2022-03-29T13:46:00Z">
          <w:r w:rsidR="00EC5F36" w:rsidDel="00DE1A69">
            <w:rPr>
              <w:noProof/>
              <w:webHidden/>
            </w:rPr>
            <w:delText>23</w:delText>
          </w:r>
        </w:del>
      </w:ins>
      <w:del w:id="970" w:author="Steven" w:date="2022-03-29T13:46:00Z">
        <w:r w:rsidR="00825D09" w:rsidDel="00DE1A69">
          <w:rPr>
            <w:noProof/>
            <w:webHidden/>
          </w:rPr>
          <w:delText>18</w:delText>
        </w:r>
      </w:del>
    </w:p>
    <w:p w14:paraId="10DD9867" w14:textId="70A6DF28" w:rsidR="007E5477" w:rsidDel="002D1764" w:rsidRDefault="007E5477">
      <w:pPr>
        <w:pStyle w:val="TOC2"/>
        <w:tabs>
          <w:tab w:val="right" w:leader="dot" w:pos="9350"/>
        </w:tabs>
        <w:rPr>
          <w:del w:id="971" w:author="Steven" w:date="2022-04-01T15:18:00Z"/>
          <w:rFonts w:asciiTheme="minorHAnsi" w:eastAsiaTheme="minorEastAsia" w:hAnsiTheme="minorHAnsi" w:cstheme="minorBidi"/>
          <w:smallCaps w:val="0"/>
          <w:noProof/>
          <w:sz w:val="22"/>
          <w:szCs w:val="22"/>
        </w:rPr>
      </w:pPr>
      <w:del w:id="972" w:author="Steven" w:date="2022-04-01T15:18:00Z">
        <w:r w:rsidRPr="002D1764" w:rsidDel="002D1764">
          <w:rPr>
            <w:rStyle w:val="Hyperlink"/>
            <w:smallCaps w:val="0"/>
            <w:noProof/>
          </w:rPr>
          <w:delText>6.2. Toggle IO</w:delText>
        </w:r>
        <w:r w:rsidDel="002D1764">
          <w:rPr>
            <w:noProof/>
            <w:webHidden/>
          </w:rPr>
          <w:tab/>
        </w:r>
      </w:del>
      <w:ins w:id="973" w:author="Steven LaBelle" w:date="2019-04-22T18:00:00Z">
        <w:del w:id="974" w:author="Steven" w:date="2022-03-29T13:46:00Z">
          <w:r w:rsidR="00EC5F36" w:rsidDel="00DE1A69">
            <w:rPr>
              <w:noProof/>
              <w:webHidden/>
            </w:rPr>
            <w:delText>23</w:delText>
          </w:r>
        </w:del>
      </w:ins>
      <w:del w:id="975" w:author="Steven" w:date="2022-03-29T13:46:00Z">
        <w:r w:rsidR="00825D09" w:rsidDel="00DE1A69">
          <w:rPr>
            <w:noProof/>
            <w:webHidden/>
          </w:rPr>
          <w:delText>18</w:delText>
        </w:r>
      </w:del>
    </w:p>
    <w:p w14:paraId="202C52BB" w14:textId="4CCBEBDB" w:rsidR="007E5477" w:rsidDel="002D1764" w:rsidRDefault="007E5477">
      <w:pPr>
        <w:pStyle w:val="TOC2"/>
        <w:tabs>
          <w:tab w:val="right" w:leader="dot" w:pos="9350"/>
        </w:tabs>
        <w:rPr>
          <w:del w:id="976" w:author="Steven" w:date="2022-04-01T15:18:00Z"/>
          <w:rFonts w:asciiTheme="minorHAnsi" w:eastAsiaTheme="minorEastAsia" w:hAnsiTheme="minorHAnsi" w:cstheme="minorBidi"/>
          <w:smallCaps w:val="0"/>
          <w:noProof/>
          <w:sz w:val="22"/>
          <w:szCs w:val="22"/>
        </w:rPr>
      </w:pPr>
      <w:del w:id="977" w:author="Steven" w:date="2022-04-01T15:18:00Z">
        <w:r w:rsidRPr="002D1764" w:rsidDel="002D1764">
          <w:rPr>
            <w:rStyle w:val="Hyperlink"/>
            <w:smallCaps w:val="0"/>
            <w:noProof/>
          </w:rPr>
          <w:delText>6.3. Min Scale Factor</w:delText>
        </w:r>
        <w:r w:rsidDel="002D1764">
          <w:rPr>
            <w:noProof/>
            <w:webHidden/>
          </w:rPr>
          <w:tab/>
        </w:r>
      </w:del>
      <w:ins w:id="978" w:author="Steven LaBelle" w:date="2019-04-22T18:00:00Z">
        <w:del w:id="979" w:author="Steven" w:date="2022-03-29T13:46:00Z">
          <w:r w:rsidR="00EC5F36" w:rsidDel="00DE1A69">
            <w:rPr>
              <w:noProof/>
              <w:webHidden/>
            </w:rPr>
            <w:delText>23</w:delText>
          </w:r>
        </w:del>
      </w:ins>
      <w:del w:id="980" w:author="Steven" w:date="2022-03-29T13:46:00Z">
        <w:r w:rsidR="00825D09" w:rsidDel="00DE1A69">
          <w:rPr>
            <w:noProof/>
            <w:webHidden/>
          </w:rPr>
          <w:delText>18</w:delText>
        </w:r>
      </w:del>
    </w:p>
    <w:p w14:paraId="5F6E82F5" w14:textId="462417BC" w:rsidR="007E5477" w:rsidDel="002D1764" w:rsidRDefault="007E5477">
      <w:pPr>
        <w:pStyle w:val="TOC2"/>
        <w:tabs>
          <w:tab w:val="right" w:leader="dot" w:pos="9350"/>
        </w:tabs>
        <w:rPr>
          <w:del w:id="981" w:author="Steven" w:date="2022-04-01T15:18:00Z"/>
          <w:rFonts w:asciiTheme="minorHAnsi" w:eastAsiaTheme="minorEastAsia" w:hAnsiTheme="minorHAnsi" w:cstheme="minorBidi"/>
          <w:smallCaps w:val="0"/>
          <w:noProof/>
          <w:sz w:val="22"/>
          <w:szCs w:val="22"/>
        </w:rPr>
      </w:pPr>
      <w:del w:id="982" w:author="Steven" w:date="2022-04-01T15:18:00Z">
        <w:r w:rsidRPr="002D1764" w:rsidDel="002D1764">
          <w:rPr>
            <w:rStyle w:val="Hyperlink"/>
            <w:smallCaps w:val="0"/>
            <w:noProof/>
          </w:rPr>
          <w:delText>6.4. Bounds Tolerance</w:delText>
        </w:r>
        <w:r w:rsidDel="002D1764">
          <w:rPr>
            <w:noProof/>
            <w:webHidden/>
          </w:rPr>
          <w:tab/>
        </w:r>
      </w:del>
      <w:ins w:id="983" w:author="Steven LaBelle" w:date="2019-04-22T18:00:00Z">
        <w:del w:id="984" w:author="Steven" w:date="2022-03-29T13:46:00Z">
          <w:r w:rsidR="00EC5F36" w:rsidDel="00DE1A69">
            <w:rPr>
              <w:noProof/>
              <w:webHidden/>
            </w:rPr>
            <w:delText>23</w:delText>
          </w:r>
        </w:del>
      </w:ins>
      <w:del w:id="985" w:author="Steven" w:date="2022-03-29T13:46:00Z">
        <w:r w:rsidR="00825D09" w:rsidDel="00DE1A69">
          <w:rPr>
            <w:noProof/>
            <w:webHidden/>
          </w:rPr>
          <w:delText>18</w:delText>
        </w:r>
      </w:del>
    </w:p>
    <w:p w14:paraId="2DA2E598" w14:textId="71AF65B4" w:rsidR="007E5477" w:rsidDel="002D1764" w:rsidRDefault="007E5477">
      <w:pPr>
        <w:pStyle w:val="TOC2"/>
        <w:tabs>
          <w:tab w:val="right" w:leader="dot" w:pos="9350"/>
        </w:tabs>
        <w:rPr>
          <w:del w:id="986" w:author="Steven" w:date="2022-04-01T15:18:00Z"/>
          <w:rFonts w:asciiTheme="minorHAnsi" w:eastAsiaTheme="minorEastAsia" w:hAnsiTheme="minorHAnsi" w:cstheme="minorBidi"/>
          <w:smallCaps w:val="0"/>
          <w:noProof/>
          <w:sz w:val="22"/>
          <w:szCs w:val="22"/>
        </w:rPr>
      </w:pPr>
      <w:del w:id="987" w:author="Steven" w:date="2022-04-01T15:18:00Z">
        <w:r w:rsidRPr="002D1764" w:rsidDel="002D1764">
          <w:rPr>
            <w:rStyle w:val="Hyperlink"/>
            <w:smallCaps w:val="0"/>
            <w:noProof/>
          </w:rPr>
          <w:delText>6.5. Min Angle</w:delText>
        </w:r>
        <w:r w:rsidDel="002D1764">
          <w:rPr>
            <w:noProof/>
            <w:webHidden/>
          </w:rPr>
          <w:tab/>
        </w:r>
      </w:del>
      <w:ins w:id="988" w:author="Steven LaBelle" w:date="2019-04-22T18:00:00Z">
        <w:del w:id="989" w:author="Steven" w:date="2022-03-29T13:46:00Z">
          <w:r w:rsidR="00EC5F36" w:rsidDel="00DE1A69">
            <w:rPr>
              <w:noProof/>
              <w:webHidden/>
            </w:rPr>
            <w:delText>23</w:delText>
          </w:r>
        </w:del>
      </w:ins>
      <w:del w:id="990" w:author="Steven" w:date="2022-03-29T13:46:00Z">
        <w:r w:rsidR="00825D09" w:rsidDel="00DE1A69">
          <w:rPr>
            <w:noProof/>
            <w:webHidden/>
          </w:rPr>
          <w:delText>18</w:delText>
        </w:r>
      </w:del>
    </w:p>
    <w:p w14:paraId="5D4EC3F8" w14:textId="70DDA57F" w:rsidR="007E5477" w:rsidDel="002D1764" w:rsidRDefault="007E5477">
      <w:pPr>
        <w:pStyle w:val="TOC2"/>
        <w:tabs>
          <w:tab w:val="right" w:leader="dot" w:pos="9350"/>
        </w:tabs>
        <w:rPr>
          <w:del w:id="991" w:author="Steven" w:date="2022-04-01T15:18:00Z"/>
          <w:rFonts w:asciiTheme="minorHAnsi" w:eastAsiaTheme="minorEastAsia" w:hAnsiTheme="minorHAnsi" w:cstheme="minorBidi"/>
          <w:smallCaps w:val="0"/>
          <w:noProof/>
          <w:sz w:val="22"/>
          <w:szCs w:val="22"/>
        </w:rPr>
      </w:pPr>
      <w:del w:id="992" w:author="Steven" w:date="2022-04-01T15:18:00Z">
        <w:r w:rsidRPr="002D1764" w:rsidDel="002D1764">
          <w:rPr>
            <w:rStyle w:val="Hyperlink"/>
            <w:smallCaps w:val="0"/>
            <w:noProof/>
          </w:rPr>
          <w:delText>6.6. Growth Substeps</w:delText>
        </w:r>
        <w:r w:rsidDel="002D1764">
          <w:rPr>
            <w:noProof/>
            <w:webHidden/>
          </w:rPr>
          <w:tab/>
        </w:r>
      </w:del>
      <w:ins w:id="993" w:author="Steven LaBelle" w:date="2019-04-22T18:00:00Z">
        <w:del w:id="994" w:author="Steven" w:date="2022-03-29T13:46:00Z">
          <w:r w:rsidR="00EC5F36" w:rsidDel="00DE1A69">
            <w:rPr>
              <w:noProof/>
              <w:webHidden/>
            </w:rPr>
            <w:delText>23</w:delText>
          </w:r>
        </w:del>
      </w:ins>
      <w:del w:id="995" w:author="Steven" w:date="2022-03-29T13:46:00Z">
        <w:r w:rsidR="00825D09" w:rsidDel="00DE1A69">
          <w:rPr>
            <w:noProof/>
            <w:webHidden/>
          </w:rPr>
          <w:delText>18</w:delText>
        </w:r>
      </w:del>
    </w:p>
    <w:p w14:paraId="31C0F36F" w14:textId="0222E3C4" w:rsidR="007E5477" w:rsidDel="002D1764" w:rsidRDefault="007E5477">
      <w:pPr>
        <w:pStyle w:val="TOC1"/>
        <w:tabs>
          <w:tab w:val="left" w:pos="480"/>
          <w:tab w:val="right" w:leader="dot" w:pos="9350"/>
        </w:tabs>
        <w:rPr>
          <w:del w:id="996" w:author="Steven" w:date="2022-04-01T15:18:00Z"/>
          <w:rFonts w:asciiTheme="minorHAnsi" w:eastAsiaTheme="minorEastAsia" w:hAnsiTheme="minorHAnsi" w:cstheme="minorBidi"/>
          <w:b w:val="0"/>
          <w:bCs w:val="0"/>
          <w:caps w:val="0"/>
          <w:noProof/>
          <w:sz w:val="22"/>
          <w:szCs w:val="22"/>
        </w:rPr>
      </w:pPr>
      <w:del w:id="997" w:author="Steven" w:date="2022-04-01T15:18:00Z">
        <w:r w:rsidRPr="002D1764" w:rsidDel="002D1764">
          <w:rPr>
            <w:rStyle w:val="Hyperlink"/>
            <w:b w:val="0"/>
            <w:bCs w:val="0"/>
            <w:caps w:val="0"/>
            <w:noProof/>
          </w:rPr>
          <w:delText>7.</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Output Data</w:delText>
        </w:r>
        <w:r w:rsidDel="002D1764">
          <w:rPr>
            <w:noProof/>
            <w:webHidden/>
          </w:rPr>
          <w:tab/>
        </w:r>
      </w:del>
      <w:ins w:id="998" w:author="Steven LaBelle" w:date="2019-04-22T18:00:00Z">
        <w:del w:id="999" w:author="Steven" w:date="2022-03-29T13:46:00Z">
          <w:r w:rsidR="00EC5F36" w:rsidDel="00DE1A69">
            <w:rPr>
              <w:noProof/>
              <w:webHidden/>
            </w:rPr>
            <w:delText>24</w:delText>
          </w:r>
        </w:del>
      </w:ins>
      <w:del w:id="1000" w:author="Steven" w:date="2022-03-29T13:46:00Z">
        <w:r w:rsidR="00825D09" w:rsidDel="00DE1A69">
          <w:rPr>
            <w:noProof/>
            <w:webHidden/>
          </w:rPr>
          <w:delText>19</w:delText>
        </w:r>
      </w:del>
    </w:p>
    <w:p w14:paraId="5247CA35" w14:textId="0F88759A" w:rsidR="007E5477" w:rsidDel="002D1764" w:rsidRDefault="007E5477">
      <w:pPr>
        <w:pStyle w:val="TOC2"/>
        <w:tabs>
          <w:tab w:val="right" w:leader="dot" w:pos="9350"/>
        </w:tabs>
        <w:rPr>
          <w:del w:id="1001" w:author="Steven" w:date="2022-04-01T15:18:00Z"/>
          <w:rFonts w:asciiTheme="minorHAnsi" w:eastAsiaTheme="minorEastAsia" w:hAnsiTheme="minorHAnsi" w:cstheme="minorBidi"/>
          <w:smallCaps w:val="0"/>
          <w:noProof/>
          <w:sz w:val="22"/>
          <w:szCs w:val="22"/>
        </w:rPr>
      </w:pPr>
      <w:del w:id="1002" w:author="Steven" w:date="2022-04-01T15:18:00Z">
        <w:r w:rsidRPr="002D1764" w:rsidDel="002D1764">
          <w:rPr>
            <w:rStyle w:val="Hyperlink"/>
            <w:smallCaps w:val="0"/>
            <w:noProof/>
          </w:rPr>
          <w:delText>7.1. Files</w:delText>
        </w:r>
        <w:r w:rsidDel="002D1764">
          <w:rPr>
            <w:noProof/>
            <w:webHidden/>
          </w:rPr>
          <w:tab/>
        </w:r>
      </w:del>
      <w:ins w:id="1003" w:author="Steven LaBelle" w:date="2019-04-22T18:00:00Z">
        <w:del w:id="1004" w:author="Steven" w:date="2022-03-29T13:46:00Z">
          <w:r w:rsidR="00EC5F36" w:rsidDel="00DE1A69">
            <w:rPr>
              <w:noProof/>
              <w:webHidden/>
            </w:rPr>
            <w:delText>24</w:delText>
          </w:r>
        </w:del>
      </w:ins>
      <w:del w:id="1005" w:author="Steven" w:date="2022-03-29T13:46:00Z">
        <w:r w:rsidR="00825D09" w:rsidDel="00DE1A69">
          <w:rPr>
            <w:noProof/>
            <w:webHidden/>
          </w:rPr>
          <w:delText>19</w:delText>
        </w:r>
      </w:del>
    </w:p>
    <w:p w14:paraId="272527C6" w14:textId="01144C8C" w:rsidR="007E5477" w:rsidDel="002D1764" w:rsidRDefault="007E5477">
      <w:pPr>
        <w:pStyle w:val="TOC3"/>
        <w:tabs>
          <w:tab w:val="right" w:leader="dot" w:pos="9350"/>
        </w:tabs>
        <w:rPr>
          <w:del w:id="1006" w:author="Steven" w:date="2022-04-01T15:18:00Z"/>
          <w:rFonts w:asciiTheme="minorHAnsi" w:eastAsiaTheme="minorEastAsia" w:hAnsiTheme="minorHAnsi" w:cstheme="minorBidi"/>
          <w:i w:val="0"/>
          <w:iCs w:val="0"/>
          <w:noProof/>
          <w:sz w:val="22"/>
          <w:szCs w:val="22"/>
        </w:rPr>
      </w:pPr>
      <w:del w:id="1007" w:author="Steven" w:date="2022-04-01T15:18:00Z">
        <w:r w:rsidRPr="002D1764" w:rsidDel="002D1764">
          <w:rPr>
            <w:rStyle w:val="Hyperlink"/>
            <w:i w:val="0"/>
            <w:iCs w:val="0"/>
            <w:noProof/>
          </w:rPr>
          <w:delText>7.1.1. Log</w:delText>
        </w:r>
        <w:r w:rsidDel="002D1764">
          <w:rPr>
            <w:noProof/>
            <w:webHidden/>
          </w:rPr>
          <w:tab/>
        </w:r>
      </w:del>
      <w:ins w:id="1008" w:author="Steven LaBelle" w:date="2019-04-22T18:00:00Z">
        <w:del w:id="1009" w:author="Steven" w:date="2022-03-29T13:46:00Z">
          <w:r w:rsidR="00EC5F36" w:rsidDel="00DE1A69">
            <w:rPr>
              <w:noProof/>
              <w:webHidden/>
            </w:rPr>
            <w:delText>24</w:delText>
          </w:r>
        </w:del>
      </w:ins>
      <w:del w:id="1010" w:author="Steven" w:date="2022-03-29T13:46:00Z">
        <w:r w:rsidR="00825D09" w:rsidDel="00DE1A69">
          <w:rPr>
            <w:noProof/>
            <w:webHidden/>
          </w:rPr>
          <w:delText>19</w:delText>
        </w:r>
      </w:del>
    </w:p>
    <w:p w14:paraId="5773AC92" w14:textId="02C958CD" w:rsidR="007E5477" w:rsidDel="002D1764" w:rsidRDefault="007E5477">
      <w:pPr>
        <w:pStyle w:val="TOC3"/>
        <w:tabs>
          <w:tab w:val="right" w:leader="dot" w:pos="9350"/>
        </w:tabs>
        <w:rPr>
          <w:del w:id="1011" w:author="Steven" w:date="2022-04-01T15:18:00Z"/>
          <w:rFonts w:asciiTheme="minorHAnsi" w:eastAsiaTheme="minorEastAsia" w:hAnsiTheme="minorHAnsi" w:cstheme="minorBidi"/>
          <w:i w:val="0"/>
          <w:iCs w:val="0"/>
          <w:noProof/>
          <w:sz w:val="22"/>
          <w:szCs w:val="22"/>
        </w:rPr>
      </w:pPr>
      <w:del w:id="1012" w:author="Steven" w:date="2022-04-01T15:18:00Z">
        <w:r w:rsidRPr="002D1764" w:rsidDel="002D1764">
          <w:rPr>
            <w:rStyle w:val="Hyperlink"/>
            <w:i w:val="0"/>
            <w:iCs w:val="0"/>
            <w:noProof/>
          </w:rPr>
          <w:delText>7.1.2. Vessel State</w:delText>
        </w:r>
        <w:r w:rsidDel="002D1764">
          <w:rPr>
            <w:noProof/>
            <w:webHidden/>
          </w:rPr>
          <w:tab/>
        </w:r>
      </w:del>
      <w:ins w:id="1013" w:author="Steven LaBelle" w:date="2019-04-22T18:00:00Z">
        <w:del w:id="1014" w:author="Steven" w:date="2022-03-29T13:46:00Z">
          <w:r w:rsidR="00EC5F36" w:rsidDel="00DE1A69">
            <w:rPr>
              <w:noProof/>
              <w:webHidden/>
            </w:rPr>
            <w:delText>24</w:delText>
          </w:r>
        </w:del>
      </w:ins>
      <w:del w:id="1015" w:author="Steven" w:date="2022-03-29T13:46:00Z">
        <w:r w:rsidR="00825D09" w:rsidDel="00DE1A69">
          <w:rPr>
            <w:noProof/>
            <w:webHidden/>
          </w:rPr>
          <w:delText>19</w:delText>
        </w:r>
      </w:del>
    </w:p>
    <w:p w14:paraId="0BB04E7C" w14:textId="01605DF6" w:rsidR="007E5477" w:rsidDel="002D1764" w:rsidRDefault="007E5477">
      <w:pPr>
        <w:pStyle w:val="TOC3"/>
        <w:tabs>
          <w:tab w:val="right" w:leader="dot" w:pos="9350"/>
        </w:tabs>
        <w:rPr>
          <w:del w:id="1016" w:author="Steven" w:date="2022-04-01T15:18:00Z"/>
          <w:rFonts w:asciiTheme="minorHAnsi" w:eastAsiaTheme="minorEastAsia" w:hAnsiTheme="minorHAnsi" w:cstheme="minorBidi"/>
          <w:i w:val="0"/>
          <w:iCs w:val="0"/>
          <w:noProof/>
          <w:sz w:val="22"/>
          <w:szCs w:val="22"/>
        </w:rPr>
      </w:pPr>
      <w:del w:id="1017" w:author="Steven" w:date="2022-04-01T15:18:00Z">
        <w:r w:rsidRPr="002D1764" w:rsidDel="002D1764">
          <w:rPr>
            <w:rStyle w:val="Hyperlink"/>
            <w:i w:val="0"/>
            <w:iCs w:val="0"/>
            <w:noProof/>
          </w:rPr>
          <w:delText>7.1.3. XPLT</w:delText>
        </w:r>
        <w:r w:rsidDel="002D1764">
          <w:rPr>
            <w:noProof/>
            <w:webHidden/>
          </w:rPr>
          <w:tab/>
        </w:r>
      </w:del>
      <w:ins w:id="1018" w:author="Steven LaBelle" w:date="2019-04-22T18:00:00Z">
        <w:del w:id="1019" w:author="Steven" w:date="2022-03-29T13:46:00Z">
          <w:r w:rsidR="00EC5F36" w:rsidDel="00DE1A69">
            <w:rPr>
              <w:noProof/>
              <w:webHidden/>
            </w:rPr>
            <w:delText>24</w:delText>
          </w:r>
        </w:del>
      </w:ins>
      <w:del w:id="1020" w:author="Steven" w:date="2022-03-29T13:46:00Z">
        <w:r w:rsidR="00825D09" w:rsidDel="00DE1A69">
          <w:rPr>
            <w:noProof/>
            <w:webHidden/>
          </w:rPr>
          <w:delText>19</w:delText>
        </w:r>
      </w:del>
    </w:p>
    <w:p w14:paraId="05BF9EAD" w14:textId="690148CB" w:rsidR="007E5477" w:rsidDel="002D1764" w:rsidRDefault="007E5477">
      <w:pPr>
        <w:pStyle w:val="TOC2"/>
        <w:tabs>
          <w:tab w:val="right" w:leader="dot" w:pos="9350"/>
        </w:tabs>
        <w:rPr>
          <w:del w:id="1021" w:author="Steven" w:date="2022-04-01T15:18:00Z"/>
          <w:rFonts w:asciiTheme="minorHAnsi" w:eastAsiaTheme="minorEastAsia" w:hAnsiTheme="minorHAnsi" w:cstheme="minorBidi"/>
          <w:smallCaps w:val="0"/>
          <w:noProof/>
          <w:sz w:val="22"/>
          <w:szCs w:val="22"/>
        </w:rPr>
      </w:pPr>
      <w:del w:id="1022" w:author="Steven" w:date="2022-04-01T15:18:00Z">
        <w:r w:rsidRPr="002D1764" w:rsidDel="002D1764">
          <w:rPr>
            <w:rStyle w:val="Hyperlink"/>
            <w:smallCaps w:val="0"/>
            <w:noProof/>
          </w:rPr>
          <w:delText>7.2. Vessel File Format 2</w:delText>
        </w:r>
        <w:r w:rsidDel="002D1764">
          <w:rPr>
            <w:noProof/>
            <w:webHidden/>
          </w:rPr>
          <w:tab/>
        </w:r>
      </w:del>
      <w:ins w:id="1023" w:author="Steven LaBelle" w:date="2019-04-22T18:00:00Z">
        <w:del w:id="1024" w:author="Steven" w:date="2022-03-29T13:46:00Z">
          <w:r w:rsidR="00EC5F36" w:rsidDel="00DE1A69">
            <w:rPr>
              <w:noProof/>
              <w:webHidden/>
            </w:rPr>
            <w:delText>25</w:delText>
          </w:r>
        </w:del>
      </w:ins>
      <w:del w:id="1025" w:author="Steven" w:date="2022-03-29T13:46:00Z">
        <w:r w:rsidR="00825D09" w:rsidDel="00DE1A69">
          <w:rPr>
            <w:noProof/>
            <w:webHidden/>
          </w:rPr>
          <w:delText>20</w:delText>
        </w:r>
      </w:del>
    </w:p>
    <w:p w14:paraId="23370C18" w14:textId="71527B91" w:rsidR="007E5477" w:rsidDel="002D1764" w:rsidRDefault="007E5477">
      <w:pPr>
        <w:pStyle w:val="TOC1"/>
        <w:tabs>
          <w:tab w:val="left" w:pos="480"/>
          <w:tab w:val="right" w:leader="dot" w:pos="9350"/>
        </w:tabs>
        <w:rPr>
          <w:del w:id="1026" w:author="Steven" w:date="2022-04-01T15:18:00Z"/>
          <w:rFonts w:asciiTheme="minorHAnsi" w:eastAsiaTheme="minorEastAsia" w:hAnsiTheme="minorHAnsi" w:cstheme="minorBidi"/>
          <w:b w:val="0"/>
          <w:bCs w:val="0"/>
          <w:caps w:val="0"/>
          <w:noProof/>
          <w:sz w:val="22"/>
          <w:szCs w:val="22"/>
        </w:rPr>
      </w:pPr>
      <w:del w:id="1027" w:author="Steven" w:date="2022-04-01T15:18:00Z">
        <w:r w:rsidRPr="002D1764" w:rsidDel="002D1764">
          <w:rPr>
            <w:rStyle w:val="Hyperlink"/>
            <w:b w:val="0"/>
            <w:bCs w:val="0"/>
            <w:caps w:val="0"/>
            <w:noProof/>
          </w:rPr>
          <w:delText>8.</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Warnings</w:delText>
        </w:r>
        <w:r w:rsidDel="002D1764">
          <w:rPr>
            <w:noProof/>
            <w:webHidden/>
          </w:rPr>
          <w:tab/>
        </w:r>
      </w:del>
      <w:ins w:id="1028" w:author="Steven LaBelle" w:date="2019-04-22T18:00:00Z">
        <w:del w:id="1029" w:author="Steven" w:date="2022-03-29T13:46:00Z">
          <w:r w:rsidR="00EC5F36" w:rsidDel="00DE1A69">
            <w:rPr>
              <w:noProof/>
              <w:webHidden/>
            </w:rPr>
            <w:delText>26</w:delText>
          </w:r>
        </w:del>
      </w:ins>
      <w:del w:id="1030" w:author="Steven" w:date="2022-03-29T13:46:00Z">
        <w:r w:rsidR="00825D09" w:rsidDel="00DE1A69">
          <w:rPr>
            <w:noProof/>
            <w:webHidden/>
          </w:rPr>
          <w:delText>21</w:delText>
        </w:r>
      </w:del>
    </w:p>
    <w:p w14:paraId="11D7C5DF" w14:textId="045B4D8F" w:rsidR="007E5477" w:rsidDel="002D1764" w:rsidRDefault="007E5477">
      <w:pPr>
        <w:pStyle w:val="TOC2"/>
        <w:tabs>
          <w:tab w:val="right" w:leader="dot" w:pos="9350"/>
        </w:tabs>
        <w:rPr>
          <w:del w:id="1031" w:author="Steven" w:date="2022-04-01T15:18:00Z"/>
          <w:rFonts w:asciiTheme="minorHAnsi" w:eastAsiaTheme="minorEastAsia" w:hAnsiTheme="minorHAnsi" w:cstheme="minorBidi"/>
          <w:smallCaps w:val="0"/>
          <w:noProof/>
          <w:sz w:val="22"/>
          <w:szCs w:val="22"/>
        </w:rPr>
      </w:pPr>
      <w:del w:id="1032" w:author="Steven" w:date="2022-04-01T15:18:00Z">
        <w:r w:rsidRPr="002D1764" w:rsidDel="002D1764">
          <w:rPr>
            <w:rStyle w:val="Hyperlink"/>
            <w:smallCaps w:val="0"/>
            <w:noProof/>
          </w:rPr>
          <w:delText>8.1. Branch Bombing</w:delText>
        </w:r>
        <w:r w:rsidDel="002D1764">
          <w:rPr>
            <w:noProof/>
            <w:webHidden/>
          </w:rPr>
          <w:tab/>
        </w:r>
      </w:del>
      <w:ins w:id="1033" w:author="Steven LaBelle" w:date="2019-04-22T18:00:00Z">
        <w:del w:id="1034" w:author="Steven" w:date="2022-03-29T13:46:00Z">
          <w:r w:rsidR="00EC5F36" w:rsidDel="00DE1A69">
            <w:rPr>
              <w:noProof/>
              <w:webHidden/>
            </w:rPr>
            <w:delText>26</w:delText>
          </w:r>
        </w:del>
      </w:ins>
      <w:del w:id="1035" w:author="Steven" w:date="2022-03-29T13:46:00Z">
        <w:r w:rsidR="00825D09" w:rsidDel="00DE1A69">
          <w:rPr>
            <w:noProof/>
            <w:webHidden/>
          </w:rPr>
          <w:delText>21</w:delText>
        </w:r>
      </w:del>
    </w:p>
    <w:p w14:paraId="1DCEA4A0" w14:textId="3DBB1F5F" w:rsidR="007E5477" w:rsidDel="002D1764" w:rsidRDefault="007E5477">
      <w:pPr>
        <w:pStyle w:val="TOC1"/>
        <w:tabs>
          <w:tab w:val="left" w:pos="480"/>
          <w:tab w:val="right" w:leader="dot" w:pos="9350"/>
        </w:tabs>
        <w:rPr>
          <w:del w:id="1036" w:author="Steven" w:date="2022-04-01T15:18:00Z"/>
          <w:rFonts w:asciiTheme="minorHAnsi" w:eastAsiaTheme="minorEastAsia" w:hAnsiTheme="minorHAnsi" w:cstheme="minorBidi"/>
          <w:b w:val="0"/>
          <w:bCs w:val="0"/>
          <w:caps w:val="0"/>
          <w:noProof/>
          <w:sz w:val="22"/>
          <w:szCs w:val="22"/>
        </w:rPr>
      </w:pPr>
      <w:del w:id="1037" w:author="Steven" w:date="2022-04-01T15:18:00Z">
        <w:r w:rsidRPr="002D1764" w:rsidDel="002D1764">
          <w:rPr>
            <w:rStyle w:val="Hyperlink"/>
            <w:b w:val="0"/>
            <w:bCs w:val="0"/>
            <w:caps w:val="0"/>
            <w:noProof/>
          </w:rPr>
          <w:delText>9.</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Sample Files</w:delText>
        </w:r>
        <w:r w:rsidDel="002D1764">
          <w:rPr>
            <w:noProof/>
            <w:webHidden/>
          </w:rPr>
          <w:tab/>
        </w:r>
      </w:del>
      <w:ins w:id="1038" w:author="Steven LaBelle" w:date="2019-04-22T18:00:00Z">
        <w:del w:id="1039" w:author="Steven" w:date="2022-03-29T13:46:00Z">
          <w:r w:rsidR="00EC5F36" w:rsidDel="00DE1A69">
            <w:rPr>
              <w:noProof/>
              <w:webHidden/>
            </w:rPr>
            <w:delText>26</w:delText>
          </w:r>
        </w:del>
      </w:ins>
      <w:del w:id="1040" w:author="Steven" w:date="2022-03-29T13:46:00Z">
        <w:r w:rsidR="00825D09" w:rsidDel="00DE1A69">
          <w:rPr>
            <w:noProof/>
            <w:webHidden/>
          </w:rPr>
          <w:delText>21</w:delText>
        </w:r>
      </w:del>
    </w:p>
    <w:p w14:paraId="1B8E52D6" w14:textId="4EAF50BC" w:rsidR="007E5477" w:rsidDel="002D1764" w:rsidRDefault="007E5477">
      <w:pPr>
        <w:pStyle w:val="TOC2"/>
        <w:tabs>
          <w:tab w:val="right" w:leader="dot" w:pos="9350"/>
        </w:tabs>
        <w:rPr>
          <w:del w:id="1041" w:author="Steven" w:date="2022-04-01T15:18:00Z"/>
          <w:rFonts w:asciiTheme="minorHAnsi" w:eastAsiaTheme="minorEastAsia" w:hAnsiTheme="minorHAnsi" w:cstheme="minorBidi"/>
          <w:smallCaps w:val="0"/>
          <w:noProof/>
          <w:sz w:val="22"/>
          <w:szCs w:val="22"/>
        </w:rPr>
      </w:pPr>
      <w:del w:id="1042" w:author="Steven" w:date="2022-04-01T15:18:00Z">
        <w:r w:rsidRPr="002D1764" w:rsidDel="002D1764">
          <w:rPr>
            <w:rStyle w:val="Hyperlink"/>
            <w:smallCaps w:val="0"/>
            <w:noProof/>
          </w:rPr>
          <w:delText>9.1. CIF_SAL</w:delText>
        </w:r>
        <w:r w:rsidDel="002D1764">
          <w:rPr>
            <w:noProof/>
            <w:webHidden/>
          </w:rPr>
          <w:tab/>
        </w:r>
      </w:del>
      <w:ins w:id="1043" w:author="Steven LaBelle" w:date="2019-04-22T18:00:00Z">
        <w:del w:id="1044" w:author="Steven" w:date="2022-03-29T13:46:00Z">
          <w:r w:rsidR="00EC5F36" w:rsidDel="00DE1A69">
            <w:rPr>
              <w:noProof/>
              <w:webHidden/>
            </w:rPr>
            <w:delText>26</w:delText>
          </w:r>
        </w:del>
      </w:ins>
      <w:del w:id="1045" w:author="Steven" w:date="2022-03-29T13:46:00Z">
        <w:r w:rsidR="00825D09" w:rsidDel="00DE1A69">
          <w:rPr>
            <w:noProof/>
            <w:webHidden/>
          </w:rPr>
          <w:delText>21</w:delText>
        </w:r>
      </w:del>
    </w:p>
    <w:p w14:paraId="3E0CA4DF" w14:textId="36B9123E" w:rsidR="007E5477" w:rsidDel="002D1764" w:rsidRDefault="007E5477">
      <w:pPr>
        <w:pStyle w:val="TOC2"/>
        <w:tabs>
          <w:tab w:val="right" w:leader="dot" w:pos="9350"/>
        </w:tabs>
        <w:rPr>
          <w:del w:id="1046" w:author="Steven" w:date="2022-04-01T15:18:00Z"/>
          <w:rFonts w:asciiTheme="minorHAnsi" w:eastAsiaTheme="minorEastAsia" w:hAnsiTheme="minorHAnsi" w:cstheme="minorBidi"/>
          <w:smallCaps w:val="0"/>
          <w:noProof/>
          <w:sz w:val="22"/>
          <w:szCs w:val="22"/>
        </w:rPr>
      </w:pPr>
      <w:del w:id="1047" w:author="Steven" w:date="2022-04-01T15:18:00Z">
        <w:r w:rsidRPr="002D1764" w:rsidDel="002D1764">
          <w:rPr>
            <w:rStyle w:val="Hyperlink"/>
            <w:smallCaps w:val="0"/>
            <w:noProof/>
          </w:rPr>
          <w:delText>9.2. Anastamosis</w:delText>
        </w:r>
        <w:r w:rsidDel="002D1764">
          <w:rPr>
            <w:noProof/>
            <w:webHidden/>
          </w:rPr>
          <w:tab/>
        </w:r>
      </w:del>
      <w:ins w:id="1048" w:author="Steven LaBelle" w:date="2019-04-22T18:00:00Z">
        <w:del w:id="1049" w:author="Steven" w:date="2022-03-29T13:46:00Z">
          <w:r w:rsidR="00EC5F36" w:rsidDel="00DE1A69">
            <w:rPr>
              <w:noProof/>
              <w:webHidden/>
            </w:rPr>
            <w:delText>26</w:delText>
          </w:r>
        </w:del>
      </w:ins>
      <w:del w:id="1050" w:author="Steven" w:date="2022-03-29T13:46:00Z">
        <w:r w:rsidR="00825D09" w:rsidDel="00DE1A69">
          <w:rPr>
            <w:noProof/>
            <w:webHidden/>
          </w:rPr>
          <w:delText>21</w:delText>
        </w:r>
      </w:del>
    </w:p>
    <w:p w14:paraId="061DE3A5" w14:textId="74FD951C" w:rsidR="007E5477" w:rsidDel="002D1764" w:rsidRDefault="007E5477">
      <w:pPr>
        <w:pStyle w:val="TOC2"/>
        <w:tabs>
          <w:tab w:val="right" w:leader="dot" w:pos="9350"/>
        </w:tabs>
        <w:rPr>
          <w:del w:id="1051" w:author="Steven" w:date="2022-04-01T15:18:00Z"/>
          <w:rFonts w:asciiTheme="minorHAnsi" w:eastAsiaTheme="minorEastAsia" w:hAnsiTheme="minorHAnsi" w:cstheme="minorBidi"/>
          <w:smallCaps w:val="0"/>
          <w:noProof/>
          <w:sz w:val="22"/>
          <w:szCs w:val="22"/>
        </w:rPr>
      </w:pPr>
      <w:del w:id="1052" w:author="Steven" w:date="2022-04-01T15:18:00Z">
        <w:r w:rsidRPr="002D1764" w:rsidDel="002D1764">
          <w:rPr>
            <w:rStyle w:val="Hyperlink"/>
            <w:smallCaps w:val="0"/>
            <w:noProof/>
          </w:rPr>
          <w:delText>9.3. Bouncy</w:delText>
        </w:r>
        <w:r w:rsidDel="002D1764">
          <w:rPr>
            <w:noProof/>
            <w:webHidden/>
          </w:rPr>
          <w:tab/>
        </w:r>
      </w:del>
      <w:ins w:id="1053" w:author="Steven LaBelle" w:date="2019-04-22T18:00:00Z">
        <w:del w:id="1054" w:author="Steven" w:date="2022-03-29T13:46:00Z">
          <w:r w:rsidR="00EC5F36" w:rsidDel="00DE1A69">
            <w:rPr>
              <w:noProof/>
              <w:webHidden/>
            </w:rPr>
            <w:delText>27</w:delText>
          </w:r>
        </w:del>
      </w:ins>
      <w:del w:id="1055" w:author="Steven" w:date="2022-03-29T13:46:00Z">
        <w:r w:rsidR="00825D09" w:rsidDel="00DE1A69">
          <w:rPr>
            <w:noProof/>
            <w:webHidden/>
          </w:rPr>
          <w:delText>21</w:delText>
        </w:r>
      </w:del>
    </w:p>
    <w:p w14:paraId="43B2E23F" w14:textId="3F4E430A" w:rsidR="007E5477" w:rsidDel="002D1764" w:rsidRDefault="007E5477">
      <w:pPr>
        <w:pStyle w:val="TOC2"/>
        <w:tabs>
          <w:tab w:val="right" w:leader="dot" w:pos="9350"/>
        </w:tabs>
        <w:rPr>
          <w:del w:id="1056" w:author="Steven" w:date="2022-04-01T15:18:00Z"/>
          <w:rFonts w:asciiTheme="minorHAnsi" w:eastAsiaTheme="minorEastAsia" w:hAnsiTheme="minorHAnsi" w:cstheme="minorBidi"/>
          <w:smallCaps w:val="0"/>
          <w:noProof/>
          <w:sz w:val="22"/>
          <w:szCs w:val="22"/>
        </w:rPr>
      </w:pPr>
      <w:del w:id="1057" w:author="Steven" w:date="2022-04-01T15:18:00Z">
        <w:r w:rsidRPr="002D1764" w:rsidDel="002D1764">
          <w:rPr>
            <w:rStyle w:val="Hyperlink"/>
            <w:smallCaps w:val="0"/>
            <w:noProof/>
          </w:rPr>
          <w:delText>9.4. Multi-Domian</w:delText>
        </w:r>
        <w:r w:rsidDel="002D1764">
          <w:rPr>
            <w:noProof/>
            <w:webHidden/>
          </w:rPr>
          <w:tab/>
        </w:r>
      </w:del>
      <w:ins w:id="1058" w:author="Steven LaBelle" w:date="2019-04-22T18:00:00Z">
        <w:del w:id="1059" w:author="Steven" w:date="2022-03-29T13:46:00Z">
          <w:r w:rsidR="00EC5F36" w:rsidDel="00DE1A69">
            <w:rPr>
              <w:noProof/>
              <w:webHidden/>
            </w:rPr>
            <w:delText>27</w:delText>
          </w:r>
        </w:del>
      </w:ins>
      <w:del w:id="1060" w:author="Steven" w:date="2022-03-29T13:46:00Z">
        <w:r w:rsidR="00825D09" w:rsidDel="00DE1A69">
          <w:rPr>
            <w:noProof/>
            <w:webHidden/>
          </w:rPr>
          <w:delText>21</w:delText>
        </w:r>
      </w:del>
    </w:p>
    <w:p w14:paraId="409E524B" w14:textId="386EB7D1" w:rsidR="007E5477" w:rsidDel="002D1764" w:rsidRDefault="007E5477">
      <w:pPr>
        <w:pStyle w:val="TOC2"/>
        <w:tabs>
          <w:tab w:val="right" w:leader="dot" w:pos="9350"/>
        </w:tabs>
        <w:rPr>
          <w:del w:id="1061" w:author="Steven" w:date="2022-04-01T15:18:00Z"/>
          <w:rFonts w:asciiTheme="minorHAnsi" w:eastAsiaTheme="minorEastAsia" w:hAnsiTheme="minorHAnsi" w:cstheme="minorBidi"/>
          <w:smallCaps w:val="0"/>
          <w:noProof/>
          <w:sz w:val="22"/>
          <w:szCs w:val="22"/>
        </w:rPr>
      </w:pPr>
      <w:del w:id="1062" w:author="Steven" w:date="2022-04-01T15:18:00Z">
        <w:r w:rsidRPr="002D1764" w:rsidDel="002D1764">
          <w:rPr>
            <w:rStyle w:val="Hyperlink"/>
            <w:smallCaps w:val="0"/>
            <w:noProof/>
          </w:rPr>
          <w:delText>9.5. Density gradient</w:delText>
        </w:r>
        <w:r w:rsidDel="002D1764">
          <w:rPr>
            <w:noProof/>
            <w:webHidden/>
          </w:rPr>
          <w:tab/>
        </w:r>
      </w:del>
      <w:ins w:id="1063" w:author="Steven LaBelle" w:date="2019-04-22T18:00:00Z">
        <w:del w:id="1064" w:author="Steven" w:date="2022-03-29T13:46:00Z">
          <w:r w:rsidR="00EC5F36" w:rsidDel="00DE1A69">
            <w:rPr>
              <w:noProof/>
              <w:webHidden/>
            </w:rPr>
            <w:delText>27</w:delText>
          </w:r>
        </w:del>
      </w:ins>
      <w:del w:id="1065" w:author="Steven" w:date="2022-03-29T13:46:00Z">
        <w:r w:rsidR="00825D09" w:rsidDel="00DE1A69">
          <w:rPr>
            <w:noProof/>
            <w:webHidden/>
          </w:rPr>
          <w:delText>21</w:delText>
        </w:r>
      </w:del>
    </w:p>
    <w:p w14:paraId="14C7E50F" w14:textId="0A8E96F5" w:rsidR="007E5477" w:rsidDel="002D1764" w:rsidRDefault="007E5477">
      <w:pPr>
        <w:pStyle w:val="TOC2"/>
        <w:tabs>
          <w:tab w:val="right" w:leader="dot" w:pos="9350"/>
        </w:tabs>
        <w:rPr>
          <w:del w:id="1066" w:author="Steven" w:date="2022-04-01T15:18:00Z"/>
          <w:rFonts w:asciiTheme="minorHAnsi" w:eastAsiaTheme="minorEastAsia" w:hAnsiTheme="minorHAnsi" w:cstheme="minorBidi"/>
          <w:smallCaps w:val="0"/>
          <w:noProof/>
          <w:sz w:val="22"/>
          <w:szCs w:val="22"/>
        </w:rPr>
      </w:pPr>
      <w:del w:id="1067" w:author="Steven" w:date="2022-04-01T15:18:00Z">
        <w:r w:rsidRPr="002D1764" w:rsidDel="002D1764">
          <w:rPr>
            <w:rStyle w:val="Hyperlink"/>
            <w:smallCaps w:val="0"/>
            <w:noProof/>
          </w:rPr>
          <w:delText>9.6. Multiphasic</w:delText>
        </w:r>
        <w:r w:rsidDel="002D1764">
          <w:rPr>
            <w:noProof/>
            <w:webHidden/>
          </w:rPr>
          <w:tab/>
        </w:r>
      </w:del>
      <w:ins w:id="1068" w:author="Steven LaBelle" w:date="2019-04-22T18:00:00Z">
        <w:del w:id="1069" w:author="Steven" w:date="2022-03-29T13:46:00Z">
          <w:r w:rsidR="00EC5F36" w:rsidDel="00DE1A69">
            <w:rPr>
              <w:noProof/>
              <w:webHidden/>
            </w:rPr>
            <w:delText>27</w:delText>
          </w:r>
        </w:del>
      </w:ins>
      <w:del w:id="1070" w:author="Steven" w:date="2022-03-29T13:46:00Z">
        <w:r w:rsidR="00825D09" w:rsidDel="00DE1A69">
          <w:rPr>
            <w:noProof/>
            <w:webHidden/>
          </w:rPr>
          <w:delText>22</w:delText>
        </w:r>
      </w:del>
    </w:p>
    <w:p w14:paraId="53AB33CF" w14:textId="1B41FA2A" w:rsidR="007E5477" w:rsidDel="002D1764" w:rsidRDefault="007E5477">
      <w:pPr>
        <w:pStyle w:val="TOC2"/>
        <w:tabs>
          <w:tab w:val="right" w:leader="dot" w:pos="9350"/>
        </w:tabs>
        <w:rPr>
          <w:del w:id="1071" w:author="Steven" w:date="2022-04-01T15:18:00Z"/>
          <w:rFonts w:asciiTheme="minorHAnsi" w:eastAsiaTheme="minorEastAsia" w:hAnsiTheme="minorHAnsi" w:cstheme="minorBidi"/>
          <w:smallCaps w:val="0"/>
          <w:noProof/>
          <w:sz w:val="22"/>
          <w:szCs w:val="22"/>
        </w:rPr>
      </w:pPr>
      <w:del w:id="1072" w:author="Steven" w:date="2022-04-01T15:18:00Z">
        <w:r w:rsidRPr="002D1764" w:rsidDel="002D1764">
          <w:rPr>
            <w:rStyle w:val="Hyperlink"/>
            <w:smallCaps w:val="0"/>
            <w:noProof/>
          </w:rPr>
          <w:delText>9.7. Tet4 Model</w:delText>
        </w:r>
        <w:r w:rsidDel="002D1764">
          <w:rPr>
            <w:noProof/>
            <w:webHidden/>
          </w:rPr>
          <w:tab/>
        </w:r>
      </w:del>
      <w:ins w:id="1073" w:author="Steven LaBelle" w:date="2019-04-22T18:00:00Z">
        <w:del w:id="1074" w:author="Steven" w:date="2022-03-29T13:46:00Z">
          <w:r w:rsidR="00EC5F36" w:rsidDel="00DE1A69">
            <w:rPr>
              <w:noProof/>
              <w:webHidden/>
            </w:rPr>
            <w:delText>27</w:delText>
          </w:r>
        </w:del>
      </w:ins>
      <w:del w:id="1075" w:author="Steven" w:date="2022-03-29T13:46:00Z">
        <w:r w:rsidR="00825D09" w:rsidDel="00DE1A69">
          <w:rPr>
            <w:noProof/>
            <w:webHidden/>
          </w:rPr>
          <w:delText>22</w:delText>
        </w:r>
      </w:del>
    </w:p>
    <w:p w14:paraId="69EF715A" w14:textId="4D26E9D6" w:rsidR="007E5477" w:rsidDel="002D1764" w:rsidRDefault="007E5477">
      <w:pPr>
        <w:pStyle w:val="TOC2"/>
        <w:tabs>
          <w:tab w:val="right" w:leader="dot" w:pos="9350"/>
        </w:tabs>
        <w:rPr>
          <w:del w:id="1076" w:author="Steven" w:date="2022-04-01T15:18:00Z"/>
          <w:rFonts w:asciiTheme="minorHAnsi" w:eastAsiaTheme="minorEastAsia" w:hAnsiTheme="minorHAnsi" w:cstheme="minorBidi"/>
          <w:smallCaps w:val="0"/>
          <w:noProof/>
          <w:sz w:val="22"/>
          <w:szCs w:val="22"/>
        </w:rPr>
      </w:pPr>
      <w:del w:id="1077" w:author="Steven" w:date="2022-04-01T15:18:00Z">
        <w:r w:rsidRPr="002D1764" w:rsidDel="002D1764">
          <w:rPr>
            <w:rStyle w:val="Hyperlink"/>
            <w:smallCaps w:val="0"/>
            <w:noProof/>
          </w:rPr>
          <w:delText>9.8. Tet10 Model</w:delText>
        </w:r>
        <w:r w:rsidDel="002D1764">
          <w:rPr>
            <w:noProof/>
            <w:webHidden/>
          </w:rPr>
          <w:tab/>
        </w:r>
      </w:del>
      <w:ins w:id="1078" w:author="Steven LaBelle" w:date="2019-04-22T18:00:00Z">
        <w:del w:id="1079" w:author="Steven" w:date="2022-03-29T13:46:00Z">
          <w:r w:rsidR="00EC5F36" w:rsidDel="00DE1A69">
            <w:rPr>
              <w:noProof/>
              <w:webHidden/>
            </w:rPr>
            <w:delText>27</w:delText>
          </w:r>
        </w:del>
      </w:ins>
      <w:del w:id="1080" w:author="Steven" w:date="2022-03-29T13:46:00Z">
        <w:r w:rsidR="00825D09" w:rsidDel="00DE1A69">
          <w:rPr>
            <w:noProof/>
            <w:webHidden/>
          </w:rPr>
          <w:delText>22</w:delText>
        </w:r>
      </w:del>
    </w:p>
    <w:p w14:paraId="21DC6BC7" w14:textId="68E582A4" w:rsidR="007E5477" w:rsidDel="002D1764" w:rsidRDefault="007E5477">
      <w:pPr>
        <w:pStyle w:val="TOC2"/>
        <w:tabs>
          <w:tab w:val="right" w:leader="dot" w:pos="9350"/>
        </w:tabs>
        <w:rPr>
          <w:del w:id="1081" w:author="Steven" w:date="2022-04-01T15:18:00Z"/>
          <w:rFonts w:asciiTheme="minorHAnsi" w:eastAsiaTheme="minorEastAsia" w:hAnsiTheme="minorHAnsi" w:cstheme="minorBidi"/>
          <w:smallCaps w:val="0"/>
          <w:noProof/>
          <w:sz w:val="22"/>
          <w:szCs w:val="22"/>
        </w:rPr>
      </w:pPr>
      <w:del w:id="1082" w:author="Steven" w:date="2022-04-01T15:18:00Z">
        <w:r w:rsidRPr="002D1764" w:rsidDel="002D1764">
          <w:rPr>
            <w:rStyle w:val="Hyperlink"/>
            <w:smallCaps w:val="0"/>
            <w:noProof/>
          </w:rPr>
          <w:delText>9.9. Hex20 Model</w:delText>
        </w:r>
        <w:r w:rsidDel="002D1764">
          <w:rPr>
            <w:noProof/>
            <w:webHidden/>
          </w:rPr>
          <w:tab/>
        </w:r>
      </w:del>
      <w:ins w:id="1083" w:author="Steven LaBelle" w:date="2019-04-22T18:00:00Z">
        <w:del w:id="1084" w:author="Steven" w:date="2022-03-29T13:46:00Z">
          <w:r w:rsidR="00EC5F36" w:rsidDel="00DE1A69">
            <w:rPr>
              <w:noProof/>
              <w:webHidden/>
            </w:rPr>
            <w:delText>27</w:delText>
          </w:r>
        </w:del>
      </w:ins>
      <w:del w:id="1085" w:author="Steven" w:date="2022-03-29T13:46:00Z">
        <w:r w:rsidR="00825D09" w:rsidDel="00DE1A69">
          <w:rPr>
            <w:noProof/>
            <w:webHidden/>
          </w:rPr>
          <w:delText>22</w:delText>
        </w:r>
      </w:del>
    </w:p>
    <w:p w14:paraId="201F8238" w14:textId="47D1CDDB" w:rsidR="007E5477" w:rsidDel="002D1764" w:rsidRDefault="007E5477">
      <w:pPr>
        <w:pStyle w:val="TOC2"/>
        <w:tabs>
          <w:tab w:val="right" w:leader="dot" w:pos="9350"/>
        </w:tabs>
        <w:rPr>
          <w:del w:id="1086" w:author="Steven" w:date="2022-04-01T15:18:00Z"/>
          <w:rFonts w:asciiTheme="minorHAnsi" w:eastAsiaTheme="minorEastAsia" w:hAnsiTheme="minorHAnsi" w:cstheme="minorBidi"/>
          <w:smallCaps w:val="0"/>
          <w:noProof/>
          <w:sz w:val="22"/>
          <w:szCs w:val="22"/>
        </w:rPr>
      </w:pPr>
      <w:del w:id="1087" w:author="Steven" w:date="2022-04-01T15:18:00Z">
        <w:r w:rsidRPr="002D1764" w:rsidDel="002D1764">
          <w:rPr>
            <w:rStyle w:val="Hyperlink"/>
            <w:smallCaps w:val="0"/>
            <w:noProof/>
          </w:rPr>
          <w:delText>9.10. Hex20 Cumulative Stress</w:delText>
        </w:r>
        <w:r w:rsidDel="002D1764">
          <w:rPr>
            <w:noProof/>
            <w:webHidden/>
          </w:rPr>
          <w:tab/>
        </w:r>
      </w:del>
      <w:ins w:id="1088" w:author="Steven LaBelle" w:date="2019-04-22T18:00:00Z">
        <w:del w:id="1089" w:author="Steven" w:date="2022-03-29T13:46:00Z">
          <w:r w:rsidR="00EC5F36" w:rsidDel="00DE1A69">
            <w:rPr>
              <w:noProof/>
              <w:webHidden/>
            </w:rPr>
            <w:delText>27</w:delText>
          </w:r>
        </w:del>
      </w:ins>
      <w:del w:id="1090" w:author="Steven" w:date="2022-03-29T13:46:00Z">
        <w:r w:rsidR="00825D09" w:rsidDel="00DE1A69">
          <w:rPr>
            <w:noProof/>
            <w:webHidden/>
          </w:rPr>
          <w:delText>22</w:delText>
        </w:r>
      </w:del>
    </w:p>
    <w:p w14:paraId="73D35869" w14:textId="56D32333" w:rsidR="007E5477" w:rsidDel="002D1764" w:rsidRDefault="007E5477">
      <w:pPr>
        <w:pStyle w:val="TOC2"/>
        <w:tabs>
          <w:tab w:val="right" w:leader="dot" w:pos="9350"/>
        </w:tabs>
        <w:rPr>
          <w:del w:id="1091" w:author="Steven" w:date="2022-04-01T15:18:00Z"/>
          <w:rFonts w:asciiTheme="minorHAnsi" w:eastAsiaTheme="minorEastAsia" w:hAnsiTheme="minorHAnsi" w:cstheme="minorBidi"/>
          <w:smallCaps w:val="0"/>
          <w:noProof/>
          <w:sz w:val="22"/>
          <w:szCs w:val="22"/>
        </w:rPr>
      </w:pPr>
      <w:del w:id="1092" w:author="Steven" w:date="2022-04-01T15:18:00Z">
        <w:r w:rsidRPr="002D1764" w:rsidDel="002D1764">
          <w:rPr>
            <w:rStyle w:val="Hyperlink"/>
            <w:smallCaps w:val="0"/>
            <w:noProof/>
          </w:rPr>
          <w:delText>9.11. Minimal Material</w:delText>
        </w:r>
        <w:r w:rsidDel="002D1764">
          <w:rPr>
            <w:noProof/>
            <w:webHidden/>
          </w:rPr>
          <w:tab/>
        </w:r>
      </w:del>
      <w:ins w:id="1093" w:author="Steven LaBelle" w:date="2019-04-22T18:00:00Z">
        <w:del w:id="1094" w:author="Steven" w:date="2022-03-29T13:46:00Z">
          <w:r w:rsidR="00EC5F36" w:rsidDel="00DE1A69">
            <w:rPr>
              <w:noProof/>
              <w:webHidden/>
            </w:rPr>
            <w:delText>27</w:delText>
          </w:r>
        </w:del>
      </w:ins>
      <w:del w:id="1095" w:author="Steven" w:date="2022-03-29T13:46:00Z">
        <w:r w:rsidR="00825D09" w:rsidDel="00DE1A69">
          <w:rPr>
            <w:noProof/>
            <w:webHidden/>
          </w:rPr>
          <w:delText>22</w:delText>
        </w:r>
      </w:del>
    </w:p>
    <w:p w14:paraId="0DF3AB95" w14:textId="7CFA30CB" w:rsidR="007E5477" w:rsidDel="002D1764" w:rsidRDefault="007E5477">
      <w:pPr>
        <w:pStyle w:val="TOC1"/>
        <w:tabs>
          <w:tab w:val="left" w:pos="480"/>
          <w:tab w:val="right" w:leader="dot" w:pos="9350"/>
        </w:tabs>
        <w:rPr>
          <w:del w:id="1096" w:author="Steven" w:date="2022-04-01T15:18:00Z"/>
          <w:rFonts w:asciiTheme="minorHAnsi" w:eastAsiaTheme="minorEastAsia" w:hAnsiTheme="minorHAnsi" w:cstheme="minorBidi"/>
          <w:b w:val="0"/>
          <w:bCs w:val="0"/>
          <w:caps w:val="0"/>
          <w:noProof/>
          <w:sz w:val="22"/>
          <w:szCs w:val="22"/>
        </w:rPr>
      </w:pPr>
      <w:del w:id="1097" w:author="Steven" w:date="2022-04-01T15:18:00Z">
        <w:r w:rsidRPr="002D1764" w:rsidDel="002D1764">
          <w:rPr>
            <w:rStyle w:val="Hyperlink"/>
            <w:b w:val="0"/>
            <w:bCs w:val="0"/>
            <w:caps w:val="0"/>
            <w:noProof/>
          </w:rPr>
          <w:delText>10.</w:delText>
        </w:r>
        <w:r w:rsidDel="002D1764">
          <w:rPr>
            <w:rFonts w:asciiTheme="minorHAnsi" w:eastAsiaTheme="minorEastAsia" w:hAnsiTheme="minorHAnsi" w:cstheme="minorBidi"/>
            <w:b w:val="0"/>
            <w:bCs w:val="0"/>
            <w:caps w:val="0"/>
            <w:noProof/>
            <w:sz w:val="22"/>
            <w:szCs w:val="22"/>
          </w:rPr>
          <w:tab/>
        </w:r>
        <w:r w:rsidRPr="002D1764" w:rsidDel="002D1764">
          <w:rPr>
            <w:rStyle w:val="Hyperlink"/>
            <w:b w:val="0"/>
            <w:bCs w:val="0"/>
            <w:caps w:val="0"/>
            <w:noProof/>
          </w:rPr>
          <w:delText>Extending the plugin</w:delText>
        </w:r>
        <w:r w:rsidDel="002D1764">
          <w:rPr>
            <w:noProof/>
            <w:webHidden/>
          </w:rPr>
          <w:tab/>
        </w:r>
      </w:del>
      <w:ins w:id="1098" w:author="Steven LaBelle" w:date="2019-04-22T18:00:00Z">
        <w:del w:id="1099" w:author="Steven" w:date="2022-03-29T13:46:00Z">
          <w:r w:rsidR="00EC5F36" w:rsidDel="00DE1A69">
            <w:rPr>
              <w:noProof/>
              <w:webHidden/>
            </w:rPr>
            <w:delText>28</w:delText>
          </w:r>
        </w:del>
      </w:ins>
      <w:del w:id="1100" w:author="Steven" w:date="2022-03-29T13:46:00Z">
        <w:r w:rsidR="00825D09" w:rsidDel="00DE1A69">
          <w:rPr>
            <w:noProof/>
            <w:webHidden/>
          </w:rPr>
          <w:delText>23</w:delText>
        </w:r>
      </w:del>
    </w:p>
    <w:p w14:paraId="580A3B49" w14:textId="252ED0B6" w:rsidR="007E5477" w:rsidDel="002D1764" w:rsidRDefault="007E5477">
      <w:pPr>
        <w:pStyle w:val="TOC2"/>
        <w:tabs>
          <w:tab w:val="right" w:leader="dot" w:pos="9350"/>
        </w:tabs>
        <w:rPr>
          <w:del w:id="1101" w:author="Steven" w:date="2022-04-01T15:18:00Z"/>
          <w:rFonts w:asciiTheme="minorHAnsi" w:eastAsiaTheme="minorEastAsia" w:hAnsiTheme="minorHAnsi" w:cstheme="minorBidi"/>
          <w:smallCaps w:val="0"/>
          <w:noProof/>
          <w:sz w:val="22"/>
          <w:szCs w:val="22"/>
        </w:rPr>
      </w:pPr>
      <w:del w:id="1102" w:author="Steven" w:date="2022-04-01T15:18:00Z">
        <w:r w:rsidRPr="002D1764" w:rsidDel="002D1764">
          <w:rPr>
            <w:rStyle w:val="Hyperlink"/>
            <w:smallCaps w:val="0"/>
            <w:noProof/>
          </w:rPr>
          <w:delText>10.1. Growth Modifications</w:delText>
        </w:r>
        <w:r w:rsidDel="002D1764">
          <w:rPr>
            <w:noProof/>
            <w:webHidden/>
          </w:rPr>
          <w:tab/>
        </w:r>
      </w:del>
      <w:ins w:id="1103" w:author="Steven LaBelle" w:date="2019-04-22T18:00:00Z">
        <w:del w:id="1104" w:author="Steven" w:date="2022-03-29T13:46:00Z">
          <w:r w:rsidR="00EC5F36" w:rsidDel="00DE1A69">
            <w:rPr>
              <w:noProof/>
              <w:webHidden/>
            </w:rPr>
            <w:delText>29</w:delText>
          </w:r>
        </w:del>
      </w:ins>
      <w:del w:id="1105" w:author="Steven" w:date="2022-03-29T13:46:00Z">
        <w:r w:rsidR="00825D09" w:rsidDel="00DE1A69">
          <w:rPr>
            <w:noProof/>
            <w:webHidden/>
          </w:rPr>
          <w:delText>23</w:delText>
        </w:r>
      </w:del>
    </w:p>
    <w:p w14:paraId="1B91364A" w14:textId="10099E6D" w:rsidR="007E5477" w:rsidDel="002D1764" w:rsidRDefault="007E5477">
      <w:pPr>
        <w:pStyle w:val="TOC2"/>
        <w:tabs>
          <w:tab w:val="right" w:leader="dot" w:pos="9350"/>
        </w:tabs>
        <w:rPr>
          <w:del w:id="1106" w:author="Steven" w:date="2022-04-01T15:18:00Z"/>
          <w:rFonts w:asciiTheme="minorHAnsi" w:eastAsiaTheme="minorEastAsia" w:hAnsiTheme="minorHAnsi" w:cstheme="minorBidi"/>
          <w:smallCaps w:val="0"/>
          <w:noProof/>
          <w:sz w:val="22"/>
          <w:szCs w:val="22"/>
        </w:rPr>
      </w:pPr>
      <w:del w:id="1107" w:author="Steven" w:date="2022-04-01T15:18:00Z">
        <w:r w:rsidRPr="002D1764" w:rsidDel="002D1764">
          <w:rPr>
            <w:rStyle w:val="Hyperlink"/>
            <w:smallCaps w:val="0"/>
            <w:noProof/>
          </w:rPr>
          <w:delText>10.2. Branching Modifications</w:delText>
        </w:r>
        <w:r w:rsidDel="002D1764">
          <w:rPr>
            <w:noProof/>
            <w:webHidden/>
          </w:rPr>
          <w:tab/>
        </w:r>
      </w:del>
      <w:ins w:id="1108" w:author="Steven LaBelle" w:date="2019-04-22T18:00:00Z">
        <w:del w:id="1109" w:author="Steven" w:date="2022-03-29T13:46:00Z">
          <w:r w:rsidR="00EC5F36" w:rsidDel="00DE1A69">
            <w:rPr>
              <w:noProof/>
              <w:webHidden/>
            </w:rPr>
            <w:delText>29</w:delText>
          </w:r>
        </w:del>
      </w:ins>
      <w:del w:id="1110" w:author="Steven" w:date="2022-03-29T13:46:00Z">
        <w:r w:rsidR="00825D09" w:rsidDel="00DE1A69">
          <w:rPr>
            <w:noProof/>
            <w:webHidden/>
          </w:rPr>
          <w:delText>23</w:delText>
        </w:r>
      </w:del>
    </w:p>
    <w:p w14:paraId="2CDC7566" w14:textId="5C0F79F0" w:rsidR="007E5477" w:rsidDel="002D1764" w:rsidRDefault="007E5477">
      <w:pPr>
        <w:pStyle w:val="TOC2"/>
        <w:tabs>
          <w:tab w:val="right" w:leader="dot" w:pos="9350"/>
        </w:tabs>
        <w:rPr>
          <w:del w:id="1111" w:author="Steven" w:date="2022-04-01T15:18:00Z"/>
          <w:rFonts w:asciiTheme="minorHAnsi" w:eastAsiaTheme="minorEastAsia" w:hAnsiTheme="minorHAnsi" w:cstheme="minorBidi"/>
          <w:smallCaps w:val="0"/>
          <w:noProof/>
          <w:sz w:val="22"/>
          <w:szCs w:val="22"/>
        </w:rPr>
      </w:pPr>
      <w:del w:id="1112" w:author="Steven" w:date="2022-04-01T15:18:00Z">
        <w:r w:rsidRPr="002D1764" w:rsidDel="002D1764">
          <w:rPr>
            <w:rStyle w:val="Hyperlink"/>
            <w:smallCaps w:val="0"/>
            <w:noProof/>
          </w:rPr>
          <w:delText>10.3. Stress Calculation Modifications</w:delText>
        </w:r>
        <w:r w:rsidDel="002D1764">
          <w:rPr>
            <w:noProof/>
            <w:webHidden/>
          </w:rPr>
          <w:tab/>
        </w:r>
      </w:del>
      <w:ins w:id="1113" w:author="Steven LaBelle" w:date="2019-04-22T18:00:00Z">
        <w:del w:id="1114" w:author="Steven" w:date="2022-03-29T13:46:00Z">
          <w:r w:rsidR="00EC5F36" w:rsidDel="00DE1A69">
            <w:rPr>
              <w:noProof/>
              <w:webHidden/>
            </w:rPr>
            <w:delText>29</w:delText>
          </w:r>
        </w:del>
      </w:ins>
      <w:del w:id="1115" w:author="Steven" w:date="2022-03-29T13:46:00Z">
        <w:r w:rsidR="00825D09" w:rsidDel="00DE1A69">
          <w:rPr>
            <w:noProof/>
            <w:webHidden/>
          </w:rPr>
          <w:delText>23</w:delText>
        </w:r>
      </w:del>
    </w:p>
    <w:p w14:paraId="20908C98" w14:textId="58C5CAD2" w:rsidR="007E5477" w:rsidDel="002D1764" w:rsidRDefault="007E5477">
      <w:pPr>
        <w:pStyle w:val="TOC2"/>
        <w:tabs>
          <w:tab w:val="right" w:leader="dot" w:pos="9350"/>
        </w:tabs>
        <w:rPr>
          <w:del w:id="1116" w:author="Steven" w:date="2022-04-01T15:18:00Z"/>
          <w:rFonts w:asciiTheme="minorHAnsi" w:eastAsiaTheme="minorEastAsia" w:hAnsiTheme="minorHAnsi" w:cstheme="minorBidi"/>
          <w:smallCaps w:val="0"/>
          <w:noProof/>
          <w:sz w:val="22"/>
          <w:szCs w:val="22"/>
        </w:rPr>
      </w:pPr>
      <w:del w:id="1117" w:author="Steven" w:date="2022-04-01T15:18:00Z">
        <w:r w:rsidRPr="002D1764" w:rsidDel="002D1764">
          <w:rPr>
            <w:rStyle w:val="Hyperlink"/>
            <w:smallCaps w:val="0"/>
            <w:noProof/>
          </w:rPr>
          <w:delText>10.4. Cautions</w:delText>
        </w:r>
        <w:r w:rsidDel="002D1764">
          <w:rPr>
            <w:noProof/>
            <w:webHidden/>
          </w:rPr>
          <w:tab/>
        </w:r>
      </w:del>
      <w:ins w:id="1118" w:author="Steven LaBelle" w:date="2019-04-22T18:00:00Z">
        <w:del w:id="1119" w:author="Steven" w:date="2022-03-29T13:46:00Z">
          <w:r w:rsidR="00EC5F36" w:rsidDel="00DE1A69">
            <w:rPr>
              <w:noProof/>
              <w:webHidden/>
            </w:rPr>
            <w:delText>29</w:delText>
          </w:r>
        </w:del>
      </w:ins>
      <w:del w:id="1120" w:author="Steven" w:date="2022-03-29T13:46:00Z">
        <w:r w:rsidR="00825D09" w:rsidDel="00DE1A69">
          <w:rPr>
            <w:noProof/>
            <w:webHidden/>
          </w:rPr>
          <w:delText>24</w:delText>
        </w:r>
      </w:del>
    </w:p>
    <w:p w14:paraId="646E6215" w14:textId="3702C3F0" w:rsidR="007E5477" w:rsidDel="002D1764" w:rsidRDefault="007E5477">
      <w:pPr>
        <w:pStyle w:val="TOC2"/>
        <w:tabs>
          <w:tab w:val="right" w:leader="dot" w:pos="9350"/>
        </w:tabs>
        <w:rPr>
          <w:del w:id="1121" w:author="Steven" w:date="2022-04-01T15:18:00Z"/>
          <w:rFonts w:asciiTheme="minorHAnsi" w:eastAsiaTheme="minorEastAsia" w:hAnsiTheme="minorHAnsi" w:cstheme="minorBidi"/>
          <w:smallCaps w:val="0"/>
          <w:noProof/>
          <w:sz w:val="22"/>
          <w:szCs w:val="22"/>
        </w:rPr>
      </w:pPr>
      <w:del w:id="1122" w:author="Steven" w:date="2022-04-01T15:18:00Z">
        <w:r w:rsidRPr="002D1764" w:rsidDel="002D1764">
          <w:rPr>
            <w:rStyle w:val="Hyperlink"/>
            <w:smallCaps w:val="0"/>
            <w:noProof/>
          </w:rPr>
          <w:delText>10.5. Random Distributions</w:delText>
        </w:r>
        <w:r w:rsidDel="002D1764">
          <w:rPr>
            <w:noProof/>
            <w:webHidden/>
          </w:rPr>
          <w:tab/>
        </w:r>
      </w:del>
      <w:ins w:id="1123" w:author="Steven LaBelle" w:date="2019-04-22T18:00:00Z">
        <w:del w:id="1124" w:author="Steven" w:date="2022-03-29T13:46:00Z">
          <w:r w:rsidR="00EC5F36" w:rsidDel="00DE1A69">
            <w:rPr>
              <w:noProof/>
              <w:webHidden/>
            </w:rPr>
            <w:delText>30</w:delText>
          </w:r>
        </w:del>
      </w:ins>
      <w:del w:id="1125" w:author="Steven" w:date="2022-03-29T13:46:00Z">
        <w:r w:rsidR="00825D09" w:rsidDel="00DE1A69">
          <w:rPr>
            <w:noProof/>
            <w:webHidden/>
          </w:rPr>
          <w:delText>24</w:delText>
        </w:r>
      </w:del>
    </w:p>
    <w:p w14:paraId="37B676C5" w14:textId="587D333E" w:rsidR="00557A13" w:rsidDel="002D1764" w:rsidRDefault="00557A13">
      <w:pPr>
        <w:pStyle w:val="TOC1"/>
        <w:tabs>
          <w:tab w:val="left" w:pos="480"/>
          <w:tab w:val="right" w:leader="dot" w:pos="9350"/>
        </w:tabs>
        <w:rPr>
          <w:del w:id="1126" w:author="Steven" w:date="2022-04-01T15:18:00Z"/>
          <w:rFonts w:asciiTheme="minorHAnsi" w:eastAsiaTheme="minorEastAsia" w:hAnsiTheme="minorHAnsi" w:cstheme="minorBidi"/>
          <w:b w:val="0"/>
          <w:bCs w:val="0"/>
          <w:caps w:val="0"/>
          <w:noProof/>
          <w:sz w:val="22"/>
          <w:szCs w:val="22"/>
        </w:rPr>
      </w:pPr>
      <w:del w:id="1127" w:author="Steven" w:date="2022-04-01T15:18:00Z">
        <w:r w:rsidRPr="007E5477" w:rsidDel="002D1764">
          <w:rPr>
            <w:rPrChange w:id="1128" w:author="mp4" w:date="2018-08-24T14:19:00Z">
              <w:rPr>
                <w:rStyle w:val="Hyperlink"/>
                <w:b w:val="0"/>
                <w:bCs w:val="0"/>
                <w:caps w:val="0"/>
                <w:noProof/>
              </w:rPr>
            </w:rPrChange>
          </w:rPr>
          <w:delText>1.</w:delText>
        </w:r>
        <w:r w:rsidDel="002D1764">
          <w:rPr>
            <w:rFonts w:asciiTheme="minorHAnsi" w:eastAsiaTheme="minorEastAsia" w:hAnsiTheme="minorHAnsi" w:cstheme="minorBidi"/>
            <w:b w:val="0"/>
            <w:bCs w:val="0"/>
            <w:caps w:val="0"/>
            <w:noProof/>
            <w:sz w:val="22"/>
            <w:szCs w:val="22"/>
          </w:rPr>
          <w:tab/>
        </w:r>
        <w:r w:rsidRPr="007E5477" w:rsidDel="002D1764">
          <w:rPr>
            <w:rPrChange w:id="1129" w:author="mp4" w:date="2018-08-24T14:19:00Z">
              <w:rPr>
                <w:rStyle w:val="Hyperlink"/>
                <w:b w:val="0"/>
                <w:bCs w:val="0"/>
                <w:caps w:val="0"/>
                <w:noProof/>
              </w:rPr>
            </w:rPrChange>
          </w:rPr>
          <w:delText>IntroductionEquation Chapter (Next) Section 1</w:delText>
        </w:r>
        <w:r w:rsidDel="002D1764">
          <w:rPr>
            <w:noProof/>
            <w:webHidden/>
          </w:rPr>
          <w:tab/>
        </w:r>
        <w:r w:rsidR="00987F25" w:rsidDel="002D1764">
          <w:rPr>
            <w:noProof/>
            <w:webHidden/>
          </w:rPr>
          <w:delText>1</w:delText>
        </w:r>
      </w:del>
    </w:p>
    <w:p w14:paraId="6DF7335D" w14:textId="7DC7F8B7" w:rsidR="00557A13" w:rsidDel="002D1764" w:rsidRDefault="00557A13">
      <w:pPr>
        <w:pStyle w:val="TOC2"/>
        <w:tabs>
          <w:tab w:val="right" w:leader="dot" w:pos="9350"/>
        </w:tabs>
        <w:rPr>
          <w:del w:id="1130" w:author="Steven" w:date="2022-04-01T15:18:00Z"/>
          <w:rFonts w:asciiTheme="minorHAnsi" w:eastAsiaTheme="minorEastAsia" w:hAnsiTheme="minorHAnsi" w:cstheme="minorBidi"/>
          <w:smallCaps w:val="0"/>
          <w:noProof/>
          <w:sz w:val="22"/>
          <w:szCs w:val="22"/>
        </w:rPr>
      </w:pPr>
      <w:del w:id="1131" w:author="Steven" w:date="2022-04-01T15:18:00Z">
        <w:r w:rsidRPr="007E5477" w:rsidDel="002D1764">
          <w:rPr>
            <w:rPrChange w:id="1132" w:author="mp4" w:date="2018-08-24T14:19:00Z">
              <w:rPr>
                <w:rStyle w:val="Hyperlink"/>
                <w:smallCaps w:val="0"/>
                <w:noProof/>
              </w:rPr>
            </w:rPrChange>
          </w:rPr>
          <w:delText>1.1. Overview of AngioFE</w:delText>
        </w:r>
        <w:r w:rsidDel="002D1764">
          <w:rPr>
            <w:noProof/>
            <w:webHidden/>
          </w:rPr>
          <w:tab/>
        </w:r>
        <w:r w:rsidR="00987F25" w:rsidDel="002D1764">
          <w:rPr>
            <w:noProof/>
            <w:webHidden/>
          </w:rPr>
          <w:delText>1</w:delText>
        </w:r>
      </w:del>
    </w:p>
    <w:p w14:paraId="3F7A78C9" w14:textId="5EAA3040" w:rsidR="00557A13" w:rsidDel="002D1764" w:rsidRDefault="00557A13">
      <w:pPr>
        <w:pStyle w:val="TOC3"/>
        <w:tabs>
          <w:tab w:val="right" w:leader="dot" w:pos="9350"/>
        </w:tabs>
        <w:rPr>
          <w:del w:id="1133" w:author="Steven" w:date="2022-04-01T15:18:00Z"/>
          <w:rFonts w:asciiTheme="minorHAnsi" w:eastAsiaTheme="minorEastAsia" w:hAnsiTheme="minorHAnsi" w:cstheme="minorBidi"/>
          <w:i w:val="0"/>
          <w:iCs w:val="0"/>
          <w:noProof/>
          <w:sz w:val="22"/>
          <w:szCs w:val="22"/>
        </w:rPr>
      </w:pPr>
      <w:del w:id="1134" w:author="Steven" w:date="2022-04-01T15:18:00Z">
        <w:r w:rsidRPr="007E5477" w:rsidDel="002D1764">
          <w:rPr>
            <w:rPrChange w:id="1135" w:author="mp4" w:date="2018-08-24T14:19:00Z">
              <w:rPr>
                <w:rStyle w:val="Hyperlink"/>
                <w:i w:val="0"/>
                <w:iCs w:val="0"/>
                <w:noProof/>
              </w:rPr>
            </w:rPrChange>
          </w:rPr>
          <w:delText>1.1.1. Capabilities</w:delText>
        </w:r>
        <w:r w:rsidDel="002D1764">
          <w:rPr>
            <w:noProof/>
            <w:webHidden/>
          </w:rPr>
          <w:tab/>
        </w:r>
        <w:r w:rsidR="00987F25" w:rsidDel="002D1764">
          <w:rPr>
            <w:noProof/>
            <w:webHidden/>
          </w:rPr>
          <w:delText>1</w:delText>
        </w:r>
      </w:del>
    </w:p>
    <w:p w14:paraId="5878968D" w14:textId="5623BC25" w:rsidR="00557A13" w:rsidDel="002D1764" w:rsidRDefault="00557A13">
      <w:pPr>
        <w:pStyle w:val="TOC2"/>
        <w:tabs>
          <w:tab w:val="right" w:leader="dot" w:pos="9350"/>
        </w:tabs>
        <w:rPr>
          <w:del w:id="1136" w:author="Steven" w:date="2022-04-01T15:18:00Z"/>
          <w:rFonts w:asciiTheme="minorHAnsi" w:eastAsiaTheme="minorEastAsia" w:hAnsiTheme="minorHAnsi" w:cstheme="minorBidi"/>
          <w:smallCaps w:val="0"/>
          <w:noProof/>
          <w:sz w:val="22"/>
          <w:szCs w:val="22"/>
        </w:rPr>
      </w:pPr>
      <w:del w:id="1137" w:author="Steven" w:date="2022-04-01T15:18:00Z">
        <w:r w:rsidRPr="007E5477" w:rsidDel="002D1764">
          <w:rPr>
            <w:rPrChange w:id="1138" w:author="mp4" w:date="2018-08-24T14:19:00Z">
              <w:rPr>
                <w:rStyle w:val="Hyperlink"/>
                <w:smallCaps w:val="0"/>
                <w:noProof/>
              </w:rPr>
            </w:rPrChange>
          </w:rPr>
          <w:delText>1.2. About this document</w:delText>
        </w:r>
        <w:r w:rsidDel="002D1764">
          <w:rPr>
            <w:noProof/>
            <w:webHidden/>
          </w:rPr>
          <w:tab/>
          <w:delText>1</w:delText>
        </w:r>
      </w:del>
    </w:p>
    <w:p w14:paraId="25348FC4" w14:textId="734305E8" w:rsidR="00557A13" w:rsidDel="002D1764" w:rsidRDefault="00557A13">
      <w:pPr>
        <w:pStyle w:val="TOC1"/>
        <w:tabs>
          <w:tab w:val="left" w:pos="480"/>
          <w:tab w:val="right" w:leader="dot" w:pos="9350"/>
        </w:tabs>
        <w:rPr>
          <w:del w:id="1139" w:author="Steven" w:date="2022-04-01T15:18:00Z"/>
          <w:rFonts w:asciiTheme="minorHAnsi" w:eastAsiaTheme="minorEastAsia" w:hAnsiTheme="minorHAnsi" w:cstheme="minorBidi"/>
          <w:b w:val="0"/>
          <w:bCs w:val="0"/>
          <w:caps w:val="0"/>
          <w:noProof/>
          <w:sz w:val="22"/>
          <w:szCs w:val="22"/>
        </w:rPr>
      </w:pPr>
      <w:del w:id="1140" w:author="Steven" w:date="2022-04-01T15:18:00Z">
        <w:r w:rsidRPr="007E5477" w:rsidDel="002D1764">
          <w:rPr>
            <w:rPrChange w:id="1141" w:author="mp4" w:date="2018-08-24T14:19:00Z">
              <w:rPr>
                <w:rStyle w:val="Hyperlink"/>
                <w:b w:val="0"/>
                <w:bCs w:val="0"/>
                <w:caps w:val="0"/>
                <w:noProof/>
              </w:rPr>
            </w:rPrChange>
          </w:rPr>
          <w:delText>2.</w:delText>
        </w:r>
        <w:r w:rsidDel="002D1764">
          <w:rPr>
            <w:rFonts w:asciiTheme="minorHAnsi" w:eastAsiaTheme="minorEastAsia" w:hAnsiTheme="minorHAnsi" w:cstheme="minorBidi"/>
            <w:b w:val="0"/>
            <w:bCs w:val="0"/>
            <w:caps w:val="0"/>
            <w:noProof/>
            <w:sz w:val="22"/>
            <w:szCs w:val="22"/>
          </w:rPr>
          <w:tab/>
        </w:r>
        <w:r w:rsidRPr="007E5477" w:rsidDel="002D1764">
          <w:rPr>
            <w:rPrChange w:id="1142" w:author="mp4" w:date="2018-08-24T14:19:00Z">
              <w:rPr>
                <w:rStyle w:val="Hyperlink"/>
                <w:b w:val="0"/>
                <w:bCs w:val="0"/>
                <w:caps w:val="0"/>
                <w:noProof/>
              </w:rPr>
            </w:rPrChange>
          </w:rPr>
          <w:delText>Terminology</w:delText>
        </w:r>
        <w:r w:rsidDel="002D1764">
          <w:rPr>
            <w:noProof/>
            <w:webHidden/>
          </w:rPr>
          <w:tab/>
        </w:r>
        <w:r w:rsidR="00987F25" w:rsidDel="002D1764">
          <w:rPr>
            <w:noProof/>
            <w:webHidden/>
          </w:rPr>
          <w:delText>1</w:delText>
        </w:r>
      </w:del>
    </w:p>
    <w:p w14:paraId="6C7C254C" w14:textId="33F5C37D" w:rsidR="00557A13" w:rsidDel="002D1764" w:rsidRDefault="00557A13">
      <w:pPr>
        <w:pStyle w:val="TOC2"/>
        <w:tabs>
          <w:tab w:val="right" w:leader="dot" w:pos="9350"/>
        </w:tabs>
        <w:rPr>
          <w:del w:id="1143" w:author="Steven" w:date="2022-04-01T15:18:00Z"/>
          <w:rFonts w:asciiTheme="minorHAnsi" w:eastAsiaTheme="minorEastAsia" w:hAnsiTheme="minorHAnsi" w:cstheme="minorBidi"/>
          <w:smallCaps w:val="0"/>
          <w:noProof/>
          <w:sz w:val="22"/>
          <w:szCs w:val="22"/>
        </w:rPr>
      </w:pPr>
      <w:del w:id="1144" w:author="Steven" w:date="2022-04-01T15:18:00Z">
        <w:r w:rsidRPr="007E5477" w:rsidDel="002D1764">
          <w:rPr>
            <w:rPrChange w:id="1145" w:author="mp4" w:date="2018-08-24T14:19:00Z">
              <w:rPr>
                <w:rStyle w:val="Hyperlink"/>
                <w:smallCaps w:val="0"/>
                <w:noProof/>
              </w:rPr>
            </w:rPrChange>
          </w:rPr>
          <w:delText>2.1. General</w:delText>
        </w:r>
        <w:r w:rsidDel="002D1764">
          <w:rPr>
            <w:noProof/>
            <w:webHidden/>
          </w:rPr>
          <w:tab/>
          <w:delText>1</w:delText>
        </w:r>
      </w:del>
    </w:p>
    <w:p w14:paraId="71AFBF4E" w14:textId="76596966" w:rsidR="00557A13" w:rsidDel="002D1764" w:rsidRDefault="00557A13">
      <w:pPr>
        <w:pStyle w:val="TOC3"/>
        <w:tabs>
          <w:tab w:val="right" w:leader="dot" w:pos="9350"/>
        </w:tabs>
        <w:rPr>
          <w:del w:id="1146" w:author="Steven" w:date="2022-04-01T15:18:00Z"/>
          <w:rFonts w:asciiTheme="minorHAnsi" w:eastAsiaTheme="minorEastAsia" w:hAnsiTheme="minorHAnsi" w:cstheme="minorBidi"/>
          <w:i w:val="0"/>
          <w:iCs w:val="0"/>
          <w:noProof/>
          <w:sz w:val="22"/>
          <w:szCs w:val="22"/>
        </w:rPr>
      </w:pPr>
      <w:del w:id="1147" w:author="Steven" w:date="2022-04-01T15:18:00Z">
        <w:r w:rsidRPr="007E5477" w:rsidDel="002D1764">
          <w:rPr>
            <w:rPrChange w:id="1148" w:author="mp4" w:date="2018-08-24T14:19:00Z">
              <w:rPr>
                <w:rStyle w:val="Hyperlink"/>
                <w:i w:val="0"/>
                <w:iCs w:val="0"/>
                <w:noProof/>
              </w:rPr>
            </w:rPrChange>
          </w:rPr>
          <w:delText>2.1.1. ECM(Extra Cellular Matrix)</w:delText>
        </w:r>
        <w:r w:rsidDel="002D1764">
          <w:rPr>
            <w:noProof/>
            <w:webHidden/>
          </w:rPr>
          <w:tab/>
          <w:delText>1</w:delText>
        </w:r>
      </w:del>
    </w:p>
    <w:p w14:paraId="7E4B0659" w14:textId="5F2D69D6" w:rsidR="00557A13" w:rsidDel="002D1764" w:rsidRDefault="00557A13">
      <w:pPr>
        <w:pStyle w:val="TOC3"/>
        <w:tabs>
          <w:tab w:val="right" w:leader="dot" w:pos="9350"/>
        </w:tabs>
        <w:rPr>
          <w:del w:id="1149" w:author="Steven" w:date="2022-04-01T15:18:00Z"/>
          <w:rFonts w:asciiTheme="minorHAnsi" w:eastAsiaTheme="minorEastAsia" w:hAnsiTheme="minorHAnsi" w:cstheme="minorBidi"/>
          <w:i w:val="0"/>
          <w:iCs w:val="0"/>
          <w:noProof/>
          <w:sz w:val="22"/>
          <w:szCs w:val="22"/>
        </w:rPr>
      </w:pPr>
      <w:del w:id="1150" w:author="Steven" w:date="2022-04-01T15:18:00Z">
        <w:r w:rsidRPr="007E5477" w:rsidDel="002D1764">
          <w:rPr>
            <w:rPrChange w:id="1151" w:author="mp4" w:date="2018-08-24T14:19:00Z">
              <w:rPr>
                <w:rStyle w:val="Hyperlink"/>
                <w:i w:val="0"/>
                <w:iCs w:val="0"/>
                <w:noProof/>
              </w:rPr>
            </w:rPrChange>
          </w:rPr>
          <w:delText>2.1.2. Linear Elements</w:delText>
        </w:r>
        <w:r w:rsidDel="002D1764">
          <w:rPr>
            <w:noProof/>
            <w:webHidden/>
          </w:rPr>
          <w:tab/>
          <w:delText>1</w:delText>
        </w:r>
      </w:del>
    </w:p>
    <w:p w14:paraId="1F3F7DA5" w14:textId="277B88CB" w:rsidR="00557A13" w:rsidDel="002D1764" w:rsidRDefault="00557A13">
      <w:pPr>
        <w:pStyle w:val="TOC2"/>
        <w:tabs>
          <w:tab w:val="right" w:leader="dot" w:pos="9350"/>
        </w:tabs>
        <w:rPr>
          <w:del w:id="1152" w:author="Steven" w:date="2022-04-01T15:18:00Z"/>
          <w:rFonts w:asciiTheme="minorHAnsi" w:eastAsiaTheme="minorEastAsia" w:hAnsiTheme="minorHAnsi" w:cstheme="minorBidi"/>
          <w:smallCaps w:val="0"/>
          <w:noProof/>
          <w:sz w:val="22"/>
          <w:szCs w:val="22"/>
        </w:rPr>
      </w:pPr>
      <w:del w:id="1153" w:author="Steven" w:date="2022-04-01T15:18:00Z">
        <w:r w:rsidRPr="007E5477" w:rsidDel="002D1764">
          <w:rPr>
            <w:rPrChange w:id="1154" w:author="mp4" w:date="2018-08-24T14:19:00Z">
              <w:rPr>
                <w:rStyle w:val="Hyperlink"/>
                <w:smallCaps w:val="0"/>
                <w:noProof/>
              </w:rPr>
            </w:rPrChange>
          </w:rPr>
          <w:delText>2.2. Vascular Network</w:delText>
        </w:r>
        <w:r w:rsidDel="002D1764">
          <w:rPr>
            <w:noProof/>
            <w:webHidden/>
          </w:rPr>
          <w:tab/>
        </w:r>
        <w:r w:rsidR="00987F25" w:rsidDel="002D1764">
          <w:rPr>
            <w:noProof/>
            <w:webHidden/>
          </w:rPr>
          <w:delText>2</w:delText>
        </w:r>
      </w:del>
    </w:p>
    <w:p w14:paraId="61C3D96A" w14:textId="546269B8" w:rsidR="00557A13" w:rsidDel="002D1764" w:rsidRDefault="00557A13">
      <w:pPr>
        <w:pStyle w:val="TOC3"/>
        <w:tabs>
          <w:tab w:val="right" w:leader="dot" w:pos="9350"/>
        </w:tabs>
        <w:rPr>
          <w:del w:id="1155" w:author="Steven" w:date="2022-04-01T15:18:00Z"/>
          <w:rFonts w:asciiTheme="minorHAnsi" w:eastAsiaTheme="minorEastAsia" w:hAnsiTheme="minorHAnsi" w:cstheme="minorBidi"/>
          <w:i w:val="0"/>
          <w:iCs w:val="0"/>
          <w:noProof/>
          <w:sz w:val="22"/>
          <w:szCs w:val="22"/>
        </w:rPr>
      </w:pPr>
      <w:del w:id="1156" w:author="Steven" w:date="2022-04-01T15:18:00Z">
        <w:r w:rsidRPr="007E5477" w:rsidDel="002D1764">
          <w:rPr>
            <w:rPrChange w:id="1157" w:author="mp4" w:date="2018-08-24T14:19:00Z">
              <w:rPr>
                <w:rStyle w:val="Hyperlink"/>
                <w:i w:val="0"/>
                <w:iCs w:val="0"/>
                <w:noProof/>
              </w:rPr>
            </w:rPrChange>
          </w:rPr>
          <w:delText>2.2.1. Initial Fragment</w:delText>
        </w:r>
        <w:r w:rsidDel="002D1764">
          <w:rPr>
            <w:noProof/>
            <w:webHidden/>
          </w:rPr>
          <w:tab/>
        </w:r>
        <w:r w:rsidR="00987F25" w:rsidDel="002D1764">
          <w:rPr>
            <w:noProof/>
            <w:webHidden/>
          </w:rPr>
          <w:delText>2</w:delText>
        </w:r>
      </w:del>
    </w:p>
    <w:p w14:paraId="3178935F" w14:textId="6C421347" w:rsidR="00557A13" w:rsidDel="002D1764" w:rsidRDefault="00557A13">
      <w:pPr>
        <w:pStyle w:val="TOC3"/>
        <w:tabs>
          <w:tab w:val="right" w:leader="dot" w:pos="9350"/>
        </w:tabs>
        <w:rPr>
          <w:del w:id="1158" w:author="Steven" w:date="2022-04-01T15:18:00Z"/>
          <w:rFonts w:asciiTheme="minorHAnsi" w:eastAsiaTheme="minorEastAsia" w:hAnsiTheme="minorHAnsi" w:cstheme="minorBidi"/>
          <w:i w:val="0"/>
          <w:iCs w:val="0"/>
          <w:noProof/>
          <w:sz w:val="22"/>
          <w:szCs w:val="22"/>
        </w:rPr>
      </w:pPr>
      <w:del w:id="1159" w:author="Steven" w:date="2022-04-01T15:18:00Z">
        <w:r w:rsidRPr="007E5477" w:rsidDel="002D1764">
          <w:rPr>
            <w:rPrChange w:id="1160" w:author="mp4" w:date="2018-08-24T14:19:00Z">
              <w:rPr>
                <w:rStyle w:val="Hyperlink"/>
                <w:i w:val="0"/>
                <w:iCs w:val="0"/>
                <w:noProof/>
              </w:rPr>
            </w:rPrChange>
          </w:rPr>
          <w:delText>2.2.2. Tip</w:delText>
        </w:r>
        <w:r w:rsidDel="002D1764">
          <w:rPr>
            <w:noProof/>
            <w:webHidden/>
          </w:rPr>
          <w:tab/>
          <w:delText>2</w:delText>
        </w:r>
      </w:del>
    </w:p>
    <w:p w14:paraId="79BA7182" w14:textId="3DEA7125" w:rsidR="00557A13" w:rsidDel="002D1764" w:rsidRDefault="00557A13">
      <w:pPr>
        <w:pStyle w:val="TOC3"/>
        <w:tabs>
          <w:tab w:val="right" w:leader="dot" w:pos="9350"/>
        </w:tabs>
        <w:rPr>
          <w:del w:id="1161" w:author="Steven" w:date="2022-04-01T15:18:00Z"/>
          <w:rFonts w:asciiTheme="minorHAnsi" w:eastAsiaTheme="minorEastAsia" w:hAnsiTheme="minorHAnsi" w:cstheme="minorBidi"/>
          <w:i w:val="0"/>
          <w:iCs w:val="0"/>
          <w:noProof/>
          <w:sz w:val="22"/>
          <w:szCs w:val="22"/>
        </w:rPr>
      </w:pPr>
      <w:del w:id="1162" w:author="Steven" w:date="2022-04-01T15:18:00Z">
        <w:r w:rsidRPr="007E5477" w:rsidDel="002D1764">
          <w:rPr>
            <w:rPrChange w:id="1163" w:author="mp4" w:date="2018-08-24T14:19:00Z">
              <w:rPr>
                <w:rStyle w:val="Hyperlink"/>
                <w:i w:val="0"/>
                <w:iCs w:val="0"/>
                <w:noProof/>
              </w:rPr>
            </w:rPrChange>
          </w:rPr>
          <w:delText>2.2.3. Segment</w:delText>
        </w:r>
        <w:r w:rsidDel="002D1764">
          <w:rPr>
            <w:noProof/>
            <w:webHidden/>
          </w:rPr>
          <w:tab/>
          <w:delText>2</w:delText>
        </w:r>
      </w:del>
    </w:p>
    <w:p w14:paraId="00A18BCE" w14:textId="66037713" w:rsidR="00557A13" w:rsidDel="002D1764" w:rsidRDefault="00557A13">
      <w:pPr>
        <w:pStyle w:val="TOC3"/>
        <w:tabs>
          <w:tab w:val="right" w:leader="dot" w:pos="9350"/>
        </w:tabs>
        <w:rPr>
          <w:del w:id="1164" w:author="Steven" w:date="2022-04-01T15:18:00Z"/>
          <w:rFonts w:asciiTheme="minorHAnsi" w:eastAsiaTheme="minorEastAsia" w:hAnsiTheme="minorHAnsi" w:cstheme="minorBidi"/>
          <w:i w:val="0"/>
          <w:iCs w:val="0"/>
          <w:noProof/>
          <w:sz w:val="22"/>
          <w:szCs w:val="22"/>
        </w:rPr>
      </w:pPr>
      <w:del w:id="1165" w:author="Steven" w:date="2022-04-01T15:18:00Z">
        <w:r w:rsidRPr="007E5477" w:rsidDel="002D1764">
          <w:rPr>
            <w:rPrChange w:id="1166" w:author="mp4" w:date="2018-08-24T14:19:00Z">
              <w:rPr>
                <w:rStyle w:val="Hyperlink"/>
                <w:i w:val="0"/>
                <w:iCs w:val="0"/>
                <w:noProof/>
              </w:rPr>
            </w:rPrChange>
          </w:rPr>
          <w:delText>2.2.4. Vessel</w:delText>
        </w:r>
        <w:r w:rsidDel="002D1764">
          <w:rPr>
            <w:noProof/>
            <w:webHidden/>
          </w:rPr>
          <w:tab/>
          <w:delText>2</w:delText>
        </w:r>
      </w:del>
    </w:p>
    <w:p w14:paraId="507D0FD0" w14:textId="5A4EC531" w:rsidR="00557A13" w:rsidDel="002D1764" w:rsidRDefault="00557A13">
      <w:pPr>
        <w:pStyle w:val="TOC2"/>
        <w:tabs>
          <w:tab w:val="right" w:leader="dot" w:pos="9350"/>
        </w:tabs>
        <w:rPr>
          <w:del w:id="1167" w:author="Steven" w:date="2022-04-01T15:18:00Z"/>
          <w:rFonts w:asciiTheme="minorHAnsi" w:eastAsiaTheme="minorEastAsia" w:hAnsiTheme="minorHAnsi" w:cstheme="minorBidi"/>
          <w:smallCaps w:val="0"/>
          <w:noProof/>
          <w:sz w:val="22"/>
          <w:szCs w:val="22"/>
        </w:rPr>
      </w:pPr>
      <w:del w:id="1168" w:author="Steven" w:date="2022-04-01T15:18:00Z">
        <w:r w:rsidRPr="007E5477" w:rsidDel="002D1764">
          <w:rPr>
            <w:rPrChange w:id="1169" w:author="mp4" w:date="2018-08-24T14:19:00Z">
              <w:rPr>
                <w:rStyle w:val="Hyperlink"/>
                <w:smallCaps w:val="0"/>
                <w:noProof/>
              </w:rPr>
            </w:rPrChange>
          </w:rPr>
          <w:delText>2.3. Branching</w:delText>
        </w:r>
        <w:r w:rsidDel="002D1764">
          <w:rPr>
            <w:noProof/>
            <w:webHidden/>
          </w:rPr>
          <w:tab/>
        </w:r>
        <w:r w:rsidR="00987F25" w:rsidDel="002D1764">
          <w:rPr>
            <w:noProof/>
            <w:webHidden/>
          </w:rPr>
          <w:delText>3</w:delText>
        </w:r>
      </w:del>
    </w:p>
    <w:p w14:paraId="68D47E52" w14:textId="2DFBFD8D" w:rsidR="00557A13" w:rsidDel="002D1764" w:rsidRDefault="00557A13">
      <w:pPr>
        <w:pStyle w:val="TOC3"/>
        <w:tabs>
          <w:tab w:val="right" w:leader="dot" w:pos="9350"/>
        </w:tabs>
        <w:rPr>
          <w:del w:id="1170" w:author="Steven" w:date="2022-04-01T15:18:00Z"/>
          <w:rFonts w:asciiTheme="minorHAnsi" w:eastAsiaTheme="minorEastAsia" w:hAnsiTheme="minorHAnsi" w:cstheme="minorBidi"/>
          <w:i w:val="0"/>
          <w:iCs w:val="0"/>
          <w:noProof/>
          <w:sz w:val="22"/>
          <w:szCs w:val="22"/>
        </w:rPr>
      </w:pPr>
      <w:del w:id="1171" w:author="Steven" w:date="2022-04-01T15:18:00Z">
        <w:r w:rsidRPr="007E5477" w:rsidDel="002D1764">
          <w:rPr>
            <w:rPrChange w:id="1172" w:author="mp4" w:date="2018-08-24T14:19:00Z">
              <w:rPr>
                <w:rStyle w:val="Hyperlink"/>
                <w:i w:val="0"/>
                <w:iCs w:val="0"/>
                <w:noProof/>
              </w:rPr>
            </w:rPrChange>
          </w:rPr>
          <w:delText>2.3.1. Branch Point</w:delText>
        </w:r>
        <w:r w:rsidDel="002D1764">
          <w:rPr>
            <w:noProof/>
            <w:webHidden/>
          </w:rPr>
          <w:tab/>
          <w:delText>3</w:delText>
        </w:r>
      </w:del>
    </w:p>
    <w:p w14:paraId="3AFEFA56" w14:textId="373AE869" w:rsidR="00557A13" w:rsidDel="002D1764" w:rsidRDefault="00557A13">
      <w:pPr>
        <w:pStyle w:val="TOC3"/>
        <w:tabs>
          <w:tab w:val="right" w:leader="dot" w:pos="9350"/>
        </w:tabs>
        <w:rPr>
          <w:del w:id="1173" w:author="Steven" w:date="2022-04-01T15:18:00Z"/>
          <w:rFonts w:asciiTheme="minorHAnsi" w:eastAsiaTheme="minorEastAsia" w:hAnsiTheme="minorHAnsi" w:cstheme="minorBidi"/>
          <w:i w:val="0"/>
          <w:iCs w:val="0"/>
          <w:noProof/>
          <w:sz w:val="22"/>
          <w:szCs w:val="22"/>
        </w:rPr>
      </w:pPr>
      <w:del w:id="1174" w:author="Steven" w:date="2022-04-01T15:18:00Z">
        <w:r w:rsidRPr="007E5477" w:rsidDel="002D1764">
          <w:rPr>
            <w:rPrChange w:id="1175" w:author="mp4" w:date="2018-08-24T14:19:00Z">
              <w:rPr>
                <w:rStyle w:val="Hyperlink"/>
                <w:i w:val="0"/>
                <w:iCs w:val="0"/>
                <w:noProof/>
              </w:rPr>
            </w:rPrChange>
          </w:rPr>
          <w:delText>2.3.2. Zenith Angle</w:delText>
        </w:r>
        <w:r w:rsidDel="002D1764">
          <w:rPr>
            <w:noProof/>
            <w:webHidden/>
          </w:rPr>
          <w:tab/>
          <w:delText>3</w:delText>
        </w:r>
      </w:del>
    </w:p>
    <w:p w14:paraId="62D69A52" w14:textId="69F2C3FB" w:rsidR="00557A13" w:rsidDel="002D1764" w:rsidRDefault="00557A13">
      <w:pPr>
        <w:pStyle w:val="TOC3"/>
        <w:tabs>
          <w:tab w:val="right" w:leader="dot" w:pos="9350"/>
        </w:tabs>
        <w:rPr>
          <w:del w:id="1176" w:author="Steven" w:date="2022-04-01T15:18:00Z"/>
          <w:rFonts w:asciiTheme="minorHAnsi" w:eastAsiaTheme="minorEastAsia" w:hAnsiTheme="minorHAnsi" w:cstheme="minorBidi"/>
          <w:i w:val="0"/>
          <w:iCs w:val="0"/>
          <w:noProof/>
          <w:sz w:val="22"/>
          <w:szCs w:val="22"/>
        </w:rPr>
      </w:pPr>
      <w:del w:id="1177" w:author="Steven" w:date="2022-04-01T15:18:00Z">
        <w:r w:rsidRPr="007E5477" w:rsidDel="002D1764">
          <w:rPr>
            <w:rPrChange w:id="1178" w:author="mp4" w:date="2018-08-24T14:19:00Z">
              <w:rPr>
                <w:rStyle w:val="Hyperlink"/>
                <w:i w:val="0"/>
                <w:iCs w:val="0"/>
                <w:noProof/>
              </w:rPr>
            </w:rPrChange>
          </w:rPr>
          <w:delText>2.3.3. Azmuth Angle</w:delText>
        </w:r>
        <w:r w:rsidDel="002D1764">
          <w:rPr>
            <w:noProof/>
            <w:webHidden/>
          </w:rPr>
          <w:tab/>
          <w:delText>3</w:delText>
        </w:r>
      </w:del>
    </w:p>
    <w:p w14:paraId="5DEB16E6" w14:textId="21556B19" w:rsidR="00557A13" w:rsidDel="002D1764" w:rsidRDefault="00557A13">
      <w:pPr>
        <w:pStyle w:val="TOC1"/>
        <w:tabs>
          <w:tab w:val="left" w:pos="480"/>
          <w:tab w:val="right" w:leader="dot" w:pos="9350"/>
        </w:tabs>
        <w:rPr>
          <w:del w:id="1179" w:author="Steven" w:date="2022-04-01T15:18:00Z"/>
          <w:rFonts w:asciiTheme="minorHAnsi" w:eastAsiaTheme="minorEastAsia" w:hAnsiTheme="minorHAnsi" w:cstheme="minorBidi"/>
          <w:b w:val="0"/>
          <w:bCs w:val="0"/>
          <w:caps w:val="0"/>
          <w:noProof/>
          <w:sz w:val="22"/>
          <w:szCs w:val="22"/>
        </w:rPr>
      </w:pPr>
      <w:del w:id="1180" w:author="Steven" w:date="2022-04-01T15:18:00Z">
        <w:r w:rsidRPr="007E5477" w:rsidDel="002D1764">
          <w:rPr>
            <w:rPrChange w:id="1181" w:author="mp4" w:date="2018-08-24T14:19:00Z">
              <w:rPr>
                <w:rStyle w:val="Hyperlink"/>
                <w:b w:val="0"/>
                <w:bCs w:val="0"/>
                <w:caps w:val="0"/>
                <w:noProof/>
              </w:rPr>
            </w:rPrChange>
          </w:rPr>
          <w:delText>3.</w:delText>
        </w:r>
        <w:r w:rsidDel="002D1764">
          <w:rPr>
            <w:rFonts w:asciiTheme="minorHAnsi" w:eastAsiaTheme="minorEastAsia" w:hAnsiTheme="minorHAnsi" w:cstheme="minorBidi"/>
            <w:b w:val="0"/>
            <w:bCs w:val="0"/>
            <w:caps w:val="0"/>
            <w:noProof/>
            <w:sz w:val="22"/>
            <w:szCs w:val="22"/>
          </w:rPr>
          <w:tab/>
        </w:r>
        <w:r w:rsidRPr="007E5477" w:rsidDel="002D1764">
          <w:rPr>
            <w:rPrChange w:id="1182" w:author="mp4" w:date="2018-08-24T14:19:00Z">
              <w:rPr>
                <w:rStyle w:val="Hyperlink"/>
                <w:b w:val="0"/>
                <w:bCs w:val="0"/>
                <w:caps w:val="0"/>
                <w:noProof/>
              </w:rPr>
            </w:rPrChange>
          </w:rPr>
          <w:delText>Theory Equation Chapter (Next) Section 1</w:delText>
        </w:r>
        <w:r w:rsidDel="002D1764">
          <w:rPr>
            <w:noProof/>
            <w:webHidden/>
          </w:rPr>
          <w:tab/>
          <w:delText>3</w:delText>
        </w:r>
      </w:del>
    </w:p>
    <w:p w14:paraId="1EDA70F7" w14:textId="64FA5BAC" w:rsidR="00557A13" w:rsidDel="002D1764" w:rsidRDefault="00557A13">
      <w:pPr>
        <w:pStyle w:val="TOC2"/>
        <w:tabs>
          <w:tab w:val="right" w:leader="dot" w:pos="9350"/>
        </w:tabs>
        <w:rPr>
          <w:del w:id="1183" w:author="Steven" w:date="2022-04-01T15:18:00Z"/>
          <w:rFonts w:asciiTheme="minorHAnsi" w:eastAsiaTheme="minorEastAsia" w:hAnsiTheme="minorHAnsi" w:cstheme="minorBidi"/>
          <w:smallCaps w:val="0"/>
          <w:noProof/>
          <w:sz w:val="22"/>
          <w:szCs w:val="22"/>
        </w:rPr>
      </w:pPr>
      <w:del w:id="1184" w:author="Steven" w:date="2022-04-01T15:18:00Z">
        <w:r w:rsidRPr="007E5477" w:rsidDel="002D1764">
          <w:rPr>
            <w:rPrChange w:id="1185" w:author="mp4" w:date="2018-08-24T14:19:00Z">
              <w:rPr>
                <w:rStyle w:val="Hyperlink"/>
                <w:smallCaps w:val="0"/>
                <w:noProof/>
              </w:rPr>
            </w:rPrChange>
          </w:rPr>
          <w:delText>3.1. Segment Growth</w:delText>
        </w:r>
        <w:r w:rsidDel="002D1764">
          <w:rPr>
            <w:noProof/>
            <w:webHidden/>
          </w:rPr>
          <w:tab/>
          <w:delText>3</w:delText>
        </w:r>
      </w:del>
    </w:p>
    <w:p w14:paraId="3D2C6D6D" w14:textId="739BBB29" w:rsidR="00557A13" w:rsidDel="002D1764" w:rsidRDefault="00557A13">
      <w:pPr>
        <w:pStyle w:val="TOC3"/>
        <w:tabs>
          <w:tab w:val="right" w:leader="dot" w:pos="9350"/>
        </w:tabs>
        <w:rPr>
          <w:del w:id="1186" w:author="Steven" w:date="2022-04-01T15:18:00Z"/>
          <w:rFonts w:asciiTheme="minorHAnsi" w:eastAsiaTheme="minorEastAsia" w:hAnsiTheme="minorHAnsi" w:cstheme="minorBidi"/>
          <w:i w:val="0"/>
          <w:iCs w:val="0"/>
          <w:noProof/>
          <w:sz w:val="22"/>
          <w:szCs w:val="22"/>
        </w:rPr>
      </w:pPr>
      <w:del w:id="1187" w:author="Steven" w:date="2022-04-01T15:18:00Z">
        <w:r w:rsidRPr="007E5477" w:rsidDel="002D1764">
          <w:rPr>
            <w:rPrChange w:id="1188" w:author="mp4" w:date="2018-08-24T14:19:00Z">
              <w:rPr>
                <w:rStyle w:val="Hyperlink"/>
                <w:i w:val="0"/>
                <w:iCs w:val="0"/>
                <w:noProof/>
              </w:rPr>
            </w:rPrChange>
          </w:rPr>
          <w:delText>3.1.1. Growth Velocity</w:delText>
        </w:r>
        <w:r w:rsidDel="002D1764">
          <w:rPr>
            <w:noProof/>
            <w:webHidden/>
          </w:rPr>
          <w:tab/>
          <w:delText>4</w:delText>
        </w:r>
      </w:del>
    </w:p>
    <w:p w14:paraId="6C6EC330" w14:textId="38680064" w:rsidR="00557A13" w:rsidDel="002D1764" w:rsidRDefault="00557A13">
      <w:pPr>
        <w:pStyle w:val="TOC3"/>
        <w:tabs>
          <w:tab w:val="right" w:leader="dot" w:pos="9350"/>
        </w:tabs>
        <w:rPr>
          <w:del w:id="1189" w:author="Steven" w:date="2022-04-01T15:18:00Z"/>
          <w:rFonts w:asciiTheme="minorHAnsi" w:eastAsiaTheme="minorEastAsia" w:hAnsiTheme="minorHAnsi" w:cstheme="minorBidi"/>
          <w:i w:val="0"/>
          <w:iCs w:val="0"/>
          <w:noProof/>
          <w:sz w:val="22"/>
          <w:szCs w:val="22"/>
        </w:rPr>
      </w:pPr>
      <w:del w:id="1190" w:author="Steven" w:date="2022-04-01T15:18:00Z">
        <w:r w:rsidRPr="007E5477" w:rsidDel="002D1764">
          <w:rPr>
            <w:rPrChange w:id="1191" w:author="mp4" w:date="2018-08-24T14:19:00Z">
              <w:rPr>
                <w:rStyle w:val="Hyperlink"/>
                <w:i w:val="0"/>
                <w:iCs w:val="0"/>
                <w:noProof/>
              </w:rPr>
            </w:rPrChange>
          </w:rPr>
          <w:delText>3.1.2. Position Dependent Direction(PDD)</w:delText>
        </w:r>
        <w:r w:rsidDel="002D1764">
          <w:rPr>
            <w:noProof/>
            <w:webHidden/>
          </w:rPr>
          <w:tab/>
          <w:delText>4</w:delText>
        </w:r>
      </w:del>
    </w:p>
    <w:p w14:paraId="70430B69" w14:textId="08E3D6C5" w:rsidR="00557A13" w:rsidDel="002D1764" w:rsidRDefault="00557A13">
      <w:pPr>
        <w:pStyle w:val="TOC3"/>
        <w:tabs>
          <w:tab w:val="right" w:leader="dot" w:pos="9350"/>
        </w:tabs>
        <w:rPr>
          <w:del w:id="1192" w:author="Steven" w:date="2022-04-01T15:18:00Z"/>
          <w:rFonts w:asciiTheme="minorHAnsi" w:eastAsiaTheme="minorEastAsia" w:hAnsiTheme="minorHAnsi" w:cstheme="minorBidi"/>
          <w:i w:val="0"/>
          <w:iCs w:val="0"/>
          <w:noProof/>
          <w:sz w:val="22"/>
          <w:szCs w:val="22"/>
        </w:rPr>
      </w:pPr>
      <w:del w:id="1193" w:author="Steven" w:date="2022-04-01T15:18:00Z">
        <w:r w:rsidRPr="007E5477" w:rsidDel="002D1764">
          <w:rPr>
            <w:rPrChange w:id="1194" w:author="mp4" w:date="2018-08-24T14:19:00Z">
              <w:rPr>
                <w:rStyle w:val="Hyperlink"/>
                <w:i w:val="0"/>
                <w:iCs w:val="0"/>
                <w:noProof/>
              </w:rPr>
            </w:rPrChange>
          </w:rPr>
          <w:delText>3.1.3. Previous Segment Contribution(PSC)</w:delText>
        </w:r>
        <w:r w:rsidDel="002D1764">
          <w:rPr>
            <w:noProof/>
            <w:webHidden/>
          </w:rPr>
          <w:tab/>
          <w:delText>4</w:delText>
        </w:r>
      </w:del>
    </w:p>
    <w:p w14:paraId="5719A877" w14:textId="27B30043" w:rsidR="00557A13" w:rsidDel="002D1764" w:rsidRDefault="00557A13">
      <w:pPr>
        <w:pStyle w:val="TOC3"/>
        <w:tabs>
          <w:tab w:val="right" w:leader="dot" w:pos="9350"/>
        </w:tabs>
        <w:rPr>
          <w:del w:id="1195" w:author="Steven" w:date="2022-04-01T15:18:00Z"/>
          <w:rFonts w:asciiTheme="minorHAnsi" w:eastAsiaTheme="minorEastAsia" w:hAnsiTheme="minorHAnsi" w:cstheme="minorBidi"/>
          <w:i w:val="0"/>
          <w:iCs w:val="0"/>
          <w:noProof/>
          <w:sz w:val="22"/>
          <w:szCs w:val="22"/>
        </w:rPr>
      </w:pPr>
      <w:del w:id="1196" w:author="Steven" w:date="2022-04-01T15:18:00Z">
        <w:r w:rsidRPr="007E5477" w:rsidDel="002D1764">
          <w:rPr>
            <w:rPrChange w:id="1197" w:author="mp4" w:date="2018-08-24T14:19:00Z">
              <w:rPr>
                <w:rStyle w:val="Hyperlink"/>
                <w:i w:val="0"/>
                <w:iCs w:val="0"/>
                <w:noProof/>
              </w:rPr>
            </w:rPrChange>
          </w:rPr>
          <w:delText>3.1.4. Alpha(Contribution Mix)</w:delText>
        </w:r>
        <w:r w:rsidDel="002D1764">
          <w:rPr>
            <w:noProof/>
            <w:webHidden/>
          </w:rPr>
          <w:tab/>
          <w:delText>4</w:delText>
        </w:r>
      </w:del>
    </w:p>
    <w:p w14:paraId="0E60B7AC" w14:textId="191DC2C3" w:rsidR="00557A13" w:rsidDel="002D1764" w:rsidRDefault="00557A13">
      <w:pPr>
        <w:pStyle w:val="TOC2"/>
        <w:tabs>
          <w:tab w:val="right" w:leader="dot" w:pos="9350"/>
        </w:tabs>
        <w:rPr>
          <w:del w:id="1198" w:author="Steven" w:date="2022-04-01T15:18:00Z"/>
          <w:rFonts w:asciiTheme="minorHAnsi" w:eastAsiaTheme="minorEastAsia" w:hAnsiTheme="minorHAnsi" w:cstheme="minorBidi"/>
          <w:smallCaps w:val="0"/>
          <w:noProof/>
          <w:sz w:val="22"/>
          <w:szCs w:val="22"/>
        </w:rPr>
      </w:pPr>
      <w:del w:id="1199" w:author="Steven" w:date="2022-04-01T15:18:00Z">
        <w:r w:rsidRPr="007E5477" w:rsidDel="002D1764">
          <w:rPr>
            <w:rPrChange w:id="1200" w:author="mp4" w:date="2018-08-24T14:19:00Z">
              <w:rPr>
                <w:rStyle w:val="Hyperlink"/>
                <w:smallCaps w:val="0"/>
                <w:noProof/>
              </w:rPr>
            </w:rPrChange>
          </w:rPr>
          <w:delText>3.2. AutoTimestep Adjustment</w:delText>
        </w:r>
        <w:r w:rsidDel="002D1764">
          <w:rPr>
            <w:noProof/>
            <w:webHidden/>
          </w:rPr>
          <w:tab/>
          <w:delText>4</w:delText>
        </w:r>
      </w:del>
    </w:p>
    <w:p w14:paraId="2F72FE2D" w14:textId="25C58410" w:rsidR="00557A13" w:rsidDel="002D1764" w:rsidRDefault="00557A13">
      <w:pPr>
        <w:pStyle w:val="TOC2"/>
        <w:tabs>
          <w:tab w:val="right" w:leader="dot" w:pos="9350"/>
        </w:tabs>
        <w:rPr>
          <w:del w:id="1201" w:author="Steven" w:date="2022-04-01T15:18:00Z"/>
          <w:rFonts w:asciiTheme="minorHAnsi" w:eastAsiaTheme="minorEastAsia" w:hAnsiTheme="minorHAnsi" w:cstheme="minorBidi"/>
          <w:smallCaps w:val="0"/>
          <w:noProof/>
          <w:sz w:val="22"/>
          <w:szCs w:val="22"/>
        </w:rPr>
      </w:pPr>
      <w:del w:id="1202" w:author="Steven" w:date="2022-04-01T15:18:00Z">
        <w:r w:rsidRPr="007E5477" w:rsidDel="002D1764">
          <w:rPr>
            <w:rPrChange w:id="1203" w:author="mp4" w:date="2018-08-24T14:19:00Z">
              <w:rPr>
                <w:rStyle w:val="Hyperlink"/>
                <w:smallCaps w:val="0"/>
                <w:noProof/>
              </w:rPr>
            </w:rPrChange>
          </w:rPr>
          <w:delText>3.3. Growth</w:delText>
        </w:r>
        <w:r w:rsidDel="002D1764">
          <w:rPr>
            <w:noProof/>
            <w:webHidden/>
          </w:rPr>
          <w:tab/>
          <w:delText>4</w:delText>
        </w:r>
      </w:del>
    </w:p>
    <w:p w14:paraId="698DE321" w14:textId="25682FC2" w:rsidR="00557A13" w:rsidDel="002D1764" w:rsidRDefault="00557A13">
      <w:pPr>
        <w:pStyle w:val="TOC3"/>
        <w:tabs>
          <w:tab w:val="right" w:leader="dot" w:pos="9350"/>
        </w:tabs>
        <w:rPr>
          <w:del w:id="1204" w:author="Steven" w:date="2022-04-01T15:18:00Z"/>
          <w:rFonts w:asciiTheme="minorHAnsi" w:eastAsiaTheme="minorEastAsia" w:hAnsiTheme="minorHAnsi" w:cstheme="minorBidi"/>
          <w:i w:val="0"/>
          <w:iCs w:val="0"/>
          <w:noProof/>
          <w:sz w:val="22"/>
          <w:szCs w:val="22"/>
        </w:rPr>
      </w:pPr>
      <w:del w:id="1205" w:author="Steven" w:date="2022-04-01T15:18:00Z">
        <w:r w:rsidRPr="007E5477" w:rsidDel="002D1764">
          <w:rPr>
            <w:rPrChange w:id="1206" w:author="mp4" w:date="2018-08-24T14:19:00Z">
              <w:rPr>
                <w:rStyle w:val="Hyperlink"/>
                <w:i w:val="0"/>
                <w:iCs w:val="0"/>
                <w:noProof/>
              </w:rPr>
            </w:rPrChange>
          </w:rPr>
          <w:delText>3.3.1. Density</w:delText>
        </w:r>
        <w:r w:rsidDel="002D1764">
          <w:rPr>
            <w:noProof/>
            <w:webHidden/>
          </w:rPr>
          <w:tab/>
          <w:delText>4</w:delText>
        </w:r>
      </w:del>
    </w:p>
    <w:p w14:paraId="034F6094" w14:textId="28FCE611" w:rsidR="00557A13" w:rsidDel="002D1764" w:rsidRDefault="00557A13">
      <w:pPr>
        <w:pStyle w:val="TOC3"/>
        <w:tabs>
          <w:tab w:val="right" w:leader="dot" w:pos="9350"/>
        </w:tabs>
        <w:rPr>
          <w:del w:id="1207" w:author="Steven" w:date="2022-04-01T15:18:00Z"/>
          <w:rFonts w:asciiTheme="minorHAnsi" w:eastAsiaTheme="minorEastAsia" w:hAnsiTheme="minorHAnsi" w:cstheme="minorBidi"/>
          <w:i w:val="0"/>
          <w:iCs w:val="0"/>
          <w:noProof/>
          <w:sz w:val="22"/>
          <w:szCs w:val="22"/>
        </w:rPr>
      </w:pPr>
      <w:del w:id="1208" w:author="Steven" w:date="2022-04-01T15:18:00Z">
        <w:r w:rsidRPr="007E5477" w:rsidDel="002D1764">
          <w:rPr>
            <w:rPrChange w:id="1209" w:author="mp4" w:date="2018-08-24T14:19:00Z">
              <w:rPr>
                <w:rStyle w:val="Hyperlink"/>
                <w:i w:val="0"/>
                <w:iCs w:val="0"/>
                <w:noProof/>
              </w:rPr>
            </w:rPrChange>
          </w:rPr>
          <w:delText>3.3.2. Cell Proliferation</w:delText>
        </w:r>
        <w:r w:rsidDel="002D1764">
          <w:rPr>
            <w:noProof/>
            <w:webHidden/>
          </w:rPr>
          <w:tab/>
          <w:delText>4</w:delText>
        </w:r>
      </w:del>
    </w:p>
    <w:p w14:paraId="1738BD59" w14:textId="0912E3AF" w:rsidR="00557A13" w:rsidDel="002D1764" w:rsidRDefault="00557A13">
      <w:pPr>
        <w:pStyle w:val="TOC3"/>
        <w:tabs>
          <w:tab w:val="right" w:leader="dot" w:pos="9350"/>
        </w:tabs>
        <w:rPr>
          <w:del w:id="1210" w:author="Steven" w:date="2022-04-01T15:18:00Z"/>
          <w:rFonts w:asciiTheme="minorHAnsi" w:eastAsiaTheme="minorEastAsia" w:hAnsiTheme="minorHAnsi" w:cstheme="minorBidi"/>
          <w:i w:val="0"/>
          <w:iCs w:val="0"/>
          <w:noProof/>
          <w:sz w:val="22"/>
          <w:szCs w:val="22"/>
        </w:rPr>
      </w:pPr>
      <w:del w:id="1211" w:author="Steven" w:date="2022-04-01T15:18:00Z">
        <w:r w:rsidRPr="007E5477" w:rsidDel="002D1764">
          <w:rPr>
            <w:rPrChange w:id="1212" w:author="mp4" w:date="2018-08-24T14:19:00Z">
              <w:rPr>
                <w:rStyle w:val="Hyperlink"/>
                <w:i w:val="0"/>
                <w:iCs w:val="0"/>
                <w:noProof/>
              </w:rPr>
            </w:rPrChange>
          </w:rPr>
          <w:delText>3.3.3. Anastamosis</w:delText>
        </w:r>
        <w:r w:rsidDel="002D1764">
          <w:rPr>
            <w:noProof/>
            <w:webHidden/>
          </w:rPr>
          <w:tab/>
          <w:delText>4</w:delText>
        </w:r>
      </w:del>
    </w:p>
    <w:p w14:paraId="76C4BFEB" w14:textId="34B56B52" w:rsidR="00557A13" w:rsidDel="002D1764" w:rsidRDefault="00557A13">
      <w:pPr>
        <w:pStyle w:val="TOC2"/>
        <w:tabs>
          <w:tab w:val="right" w:leader="dot" w:pos="9350"/>
        </w:tabs>
        <w:rPr>
          <w:del w:id="1213" w:author="Steven" w:date="2022-04-01T15:18:00Z"/>
          <w:rFonts w:asciiTheme="minorHAnsi" w:eastAsiaTheme="minorEastAsia" w:hAnsiTheme="minorHAnsi" w:cstheme="minorBidi"/>
          <w:smallCaps w:val="0"/>
          <w:noProof/>
          <w:sz w:val="22"/>
          <w:szCs w:val="22"/>
        </w:rPr>
      </w:pPr>
      <w:del w:id="1214" w:author="Steven" w:date="2022-04-01T15:18:00Z">
        <w:r w:rsidRPr="007E5477" w:rsidDel="002D1764">
          <w:rPr>
            <w:rPrChange w:id="1215" w:author="mp4" w:date="2018-08-24T14:19:00Z">
              <w:rPr>
                <w:rStyle w:val="Hyperlink"/>
                <w:smallCaps w:val="0"/>
                <w:noProof/>
              </w:rPr>
            </w:rPrChange>
          </w:rPr>
          <w:delText>3.4. Mechanics</w:delText>
        </w:r>
        <w:r w:rsidDel="002D1764">
          <w:rPr>
            <w:noProof/>
            <w:webHidden/>
          </w:rPr>
          <w:tab/>
          <w:delText>4</w:delText>
        </w:r>
      </w:del>
    </w:p>
    <w:p w14:paraId="7503A13D" w14:textId="2EE2EBDA" w:rsidR="00557A13" w:rsidDel="002D1764" w:rsidRDefault="00557A13">
      <w:pPr>
        <w:pStyle w:val="TOC3"/>
        <w:tabs>
          <w:tab w:val="right" w:leader="dot" w:pos="9350"/>
        </w:tabs>
        <w:rPr>
          <w:del w:id="1216" w:author="Steven" w:date="2022-04-01T15:18:00Z"/>
          <w:rFonts w:asciiTheme="minorHAnsi" w:eastAsiaTheme="minorEastAsia" w:hAnsiTheme="minorHAnsi" w:cstheme="minorBidi"/>
          <w:i w:val="0"/>
          <w:iCs w:val="0"/>
          <w:noProof/>
          <w:sz w:val="22"/>
          <w:szCs w:val="22"/>
        </w:rPr>
      </w:pPr>
      <w:del w:id="1217" w:author="Steven" w:date="2022-04-01T15:18:00Z">
        <w:r w:rsidRPr="007E5477" w:rsidDel="002D1764">
          <w:rPr>
            <w:rPrChange w:id="1218" w:author="mp4" w:date="2018-08-24T14:19:00Z">
              <w:rPr>
                <w:rStyle w:val="Hyperlink"/>
                <w:i w:val="0"/>
                <w:iCs w:val="0"/>
                <w:noProof/>
              </w:rPr>
            </w:rPrChange>
          </w:rPr>
          <w:delText>3.4.1. Passive Stresses</w:delText>
        </w:r>
        <w:r w:rsidDel="002D1764">
          <w:rPr>
            <w:noProof/>
            <w:webHidden/>
          </w:rPr>
          <w:tab/>
          <w:delText>5</w:delText>
        </w:r>
      </w:del>
    </w:p>
    <w:p w14:paraId="274D9F91" w14:textId="527ED379" w:rsidR="00557A13" w:rsidDel="002D1764" w:rsidRDefault="00557A13">
      <w:pPr>
        <w:pStyle w:val="TOC3"/>
        <w:tabs>
          <w:tab w:val="right" w:leader="dot" w:pos="9350"/>
        </w:tabs>
        <w:rPr>
          <w:del w:id="1219" w:author="Steven" w:date="2022-04-01T15:18:00Z"/>
          <w:rFonts w:asciiTheme="minorHAnsi" w:eastAsiaTheme="minorEastAsia" w:hAnsiTheme="minorHAnsi" w:cstheme="minorBidi"/>
          <w:i w:val="0"/>
          <w:iCs w:val="0"/>
          <w:noProof/>
          <w:sz w:val="22"/>
          <w:szCs w:val="22"/>
        </w:rPr>
      </w:pPr>
      <w:del w:id="1220" w:author="Steven" w:date="2022-04-01T15:18:00Z">
        <w:r w:rsidRPr="007E5477" w:rsidDel="002D1764">
          <w:rPr>
            <w:rPrChange w:id="1221" w:author="mp4" w:date="2018-08-24T14:19:00Z">
              <w:rPr>
                <w:rStyle w:val="Hyperlink"/>
                <w:i w:val="0"/>
                <w:iCs w:val="0"/>
                <w:noProof/>
              </w:rPr>
            </w:rPrChange>
          </w:rPr>
          <w:delText>3.4.2. Active Stresses</w:delText>
        </w:r>
        <w:r w:rsidDel="002D1764">
          <w:rPr>
            <w:noProof/>
            <w:webHidden/>
          </w:rPr>
          <w:tab/>
          <w:delText>5</w:delText>
        </w:r>
      </w:del>
    </w:p>
    <w:p w14:paraId="67EF41A2" w14:textId="6683BB85" w:rsidR="00557A13" w:rsidDel="002D1764" w:rsidRDefault="00557A13">
      <w:pPr>
        <w:pStyle w:val="TOC2"/>
        <w:tabs>
          <w:tab w:val="right" w:leader="dot" w:pos="9350"/>
        </w:tabs>
        <w:rPr>
          <w:del w:id="1222" w:author="Steven" w:date="2022-04-01T15:18:00Z"/>
          <w:rFonts w:asciiTheme="minorHAnsi" w:eastAsiaTheme="minorEastAsia" w:hAnsiTheme="minorHAnsi" w:cstheme="minorBidi"/>
          <w:smallCaps w:val="0"/>
          <w:noProof/>
          <w:sz w:val="22"/>
          <w:szCs w:val="22"/>
        </w:rPr>
      </w:pPr>
      <w:del w:id="1223" w:author="Steven" w:date="2022-04-01T15:18:00Z">
        <w:r w:rsidRPr="007E5477" w:rsidDel="002D1764">
          <w:rPr>
            <w:rPrChange w:id="1224" w:author="mp4" w:date="2018-08-24T14:19:00Z">
              <w:rPr>
                <w:rStyle w:val="Hyperlink"/>
                <w:smallCaps w:val="0"/>
                <w:noProof/>
              </w:rPr>
            </w:rPrChange>
          </w:rPr>
          <w:delText>3.5. Units</w:delText>
        </w:r>
        <w:r w:rsidDel="002D1764">
          <w:rPr>
            <w:noProof/>
            <w:webHidden/>
          </w:rPr>
          <w:tab/>
          <w:delText>5</w:delText>
        </w:r>
      </w:del>
    </w:p>
    <w:p w14:paraId="60B5DA63" w14:textId="66BDD31A" w:rsidR="00557A13" w:rsidDel="002D1764" w:rsidRDefault="00557A13">
      <w:pPr>
        <w:pStyle w:val="TOC1"/>
        <w:tabs>
          <w:tab w:val="left" w:pos="480"/>
          <w:tab w:val="right" w:leader="dot" w:pos="9350"/>
        </w:tabs>
        <w:rPr>
          <w:del w:id="1225" w:author="Steven" w:date="2022-04-01T15:18:00Z"/>
          <w:rFonts w:asciiTheme="minorHAnsi" w:eastAsiaTheme="minorEastAsia" w:hAnsiTheme="minorHAnsi" w:cstheme="minorBidi"/>
          <w:b w:val="0"/>
          <w:bCs w:val="0"/>
          <w:caps w:val="0"/>
          <w:noProof/>
          <w:sz w:val="22"/>
          <w:szCs w:val="22"/>
        </w:rPr>
      </w:pPr>
      <w:del w:id="1226" w:author="Steven" w:date="2022-04-01T15:18:00Z">
        <w:r w:rsidRPr="007E5477" w:rsidDel="002D1764">
          <w:rPr>
            <w:rPrChange w:id="1227" w:author="mp4" w:date="2018-08-24T14:19:00Z">
              <w:rPr>
                <w:rStyle w:val="Hyperlink"/>
                <w:b w:val="0"/>
                <w:bCs w:val="0"/>
                <w:caps w:val="0"/>
                <w:noProof/>
              </w:rPr>
            </w:rPrChange>
          </w:rPr>
          <w:delText>4.</w:delText>
        </w:r>
        <w:r w:rsidDel="002D1764">
          <w:rPr>
            <w:rFonts w:asciiTheme="minorHAnsi" w:eastAsiaTheme="minorEastAsia" w:hAnsiTheme="minorHAnsi" w:cstheme="minorBidi"/>
            <w:b w:val="0"/>
            <w:bCs w:val="0"/>
            <w:caps w:val="0"/>
            <w:noProof/>
            <w:sz w:val="22"/>
            <w:szCs w:val="22"/>
          </w:rPr>
          <w:tab/>
        </w:r>
        <w:r w:rsidRPr="007E5477" w:rsidDel="002D1764">
          <w:rPr>
            <w:rPrChange w:id="1228" w:author="mp4" w:date="2018-08-24T14:19:00Z">
              <w:rPr>
                <w:rStyle w:val="Hyperlink"/>
                <w:b w:val="0"/>
                <w:bCs w:val="0"/>
                <w:caps w:val="0"/>
                <w:noProof/>
              </w:rPr>
            </w:rPrChange>
          </w:rPr>
          <w:delText>Running FEBio+AngioFE</w:delText>
        </w:r>
        <w:r w:rsidDel="002D1764">
          <w:rPr>
            <w:noProof/>
            <w:webHidden/>
          </w:rPr>
          <w:tab/>
          <w:delText>5</w:delText>
        </w:r>
      </w:del>
    </w:p>
    <w:p w14:paraId="3B87EF71" w14:textId="1B587AF8" w:rsidR="00557A13" w:rsidDel="002D1764" w:rsidRDefault="00557A13">
      <w:pPr>
        <w:pStyle w:val="TOC2"/>
        <w:tabs>
          <w:tab w:val="right" w:leader="dot" w:pos="9350"/>
        </w:tabs>
        <w:rPr>
          <w:del w:id="1229" w:author="Steven" w:date="2022-04-01T15:18:00Z"/>
          <w:rFonts w:asciiTheme="minorHAnsi" w:eastAsiaTheme="minorEastAsia" w:hAnsiTheme="minorHAnsi" w:cstheme="minorBidi"/>
          <w:smallCaps w:val="0"/>
          <w:noProof/>
          <w:sz w:val="22"/>
          <w:szCs w:val="22"/>
        </w:rPr>
      </w:pPr>
      <w:del w:id="1230" w:author="Steven" w:date="2022-04-01T15:18:00Z">
        <w:r w:rsidRPr="007E5477" w:rsidDel="002D1764">
          <w:rPr>
            <w:rPrChange w:id="1231" w:author="mp4" w:date="2018-08-24T14:19:00Z">
              <w:rPr>
                <w:rStyle w:val="Hyperlink"/>
                <w:smallCaps w:val="0"/>
                <w:noProof/>
              </w:rPr>
            </w:rPrChange>
          </w:rPr>
          <w:delText>4.1. Configuring FEBio to find the Plugin</w:delText>
        </w:r>
        <w:r w:rsidDel="002D1764">
          <w:rPr>
            <w:noProof/>
            <w:webHidden/>
          </w:rPr>
          <w:tab/>
          <w:delText>5</w:delText>
        </w:r>
      </w:del>
    </w:p>
    <w:p w14:paraId="68F995F8" w14:textId="2C722C80" w:rsidR="00557A13" w:rsidDel="002D1764" w:rsidRDefault="00557A13">
      <w:pPr>
        <w:pStyle w:val="TOC2"/>
        <w:tabs>
          <w:tab w:val="right" w:leader="dot" w:pos="9350"/>
        </w:tabs>
        <w:rPr>
          <w:del w:id="1232" w:author="Steven" w:date="2022-04-01T15:18:00Z"/>
          <w:rFonts w:asciiTheme="minorHAnsi" w:eastAsiaTheme="minorEastAsia" w:hAnsiTheme="minorHAnsi" w:cstheme="minorBidi"/>
          <w:smallCaps w:val="0"/>
          <w:noProof/>
          <w:sz w:val="22"/>
          <w:szCs w:val="22"/>
        </w:rPr>
      </w:pPr>
      <w:del w:id="1233" w:author="Steven" w:date="2022-04-01T15:18:00Z">
        <w:r w:rsidRPr="007E5477" w:rsidDel="002D1764">
          <w:rPr>
            <w:rPrChange w:id="1234" w:author="mp4" w:date="2018-08-24T14:19:00Z">
              <w:rPr>
                <w:rStyle w:val="Hyperlink"/>
                <w:smallCaps w:val="0"/>
                <w:noProof/>
              </w:rPr>
            </w:rPrChange>
          </w:rPr>
          <w:delText>4.2. Running a Simulation with the Plugin</w:delText>
        </w:r>
        <w:r w:rsidDel="002D1764">
          <w:rPr>
            <w:noProof/>
            <w:webHidden/>
          </w:rPr>
          <w:tab/>
          <w:delText>6</w:delText>
        </w:r>
      </w:del>
    </w:p>
    <w:p w14:paraId="49FB35B7" w14:textId="3321EB04" w:rsidR="00557A13" w:rsidDel="002D1764" w:rsidRDefault="00557A13">
      <w:pPr>
        <w:pStyle w:val="TOC1"/>
        <w:tabs>
          <w:tab w:val="left" w:pos="480"/>
          <w:tab w:val="right" w:leader="dot" w:pos="9350"/>
        </w:tabs>
        <w:rPr>
          <w:del w:id="1235" w:author="Steven" w:date="2022-04-01T15:18:00Z"/>
          <w:rFonts w:asciiTheme="minorHAnsi" w:eastAsiaTheme="minorEastAsia" w:hAnsiTheme="minorHAnsi" w:cstheme="minorBidi"/>
          <w:b w:val="0"/>
          <w:bCs w:val="0"/>
          <w:caps w:val="0"/>
          <w:noProof/>
          <w:sz w:val="22"/>
          <w:szCs w:val="22"/>
        </w:rPr>
      </w:pPr>
      <w:del w:id="1236" w:author="Steven" w:date="2022-04-01T15:18:00Z">
        <w:r w:rsidRPr="007E5477" w:rsidDel="002D1764">
          <w:rPr>
            <w:rPrChange w:id="1237" w:author="mp4" w:date="2018-08-24T14:19:00Z">
              <w:rPr>
                <w:rStyle w:val="Hyperlink"/>
                <w:b w:val="0"/>
                <w:bCs w:val="0"/>
                <w:caps w:val="0"/>
                <w:noProof/>
              </w:rPr>
            </w:rPrChange>
          </w:rPr>
          <w:delText>5.</w:delText>
        </w:r>
        <w:r w:rsidDel="002D1764">
          <w:rPr>
            <w:rFonts w:asciiTheme="minorHAnsi" w:eastAsiaTheme="minorEastAsia" w:hAnsiTheme="minorHAnsi" w:cstheme="minorBidi"/>
            <w:b w:val="0"/>
            <w:bCs w:val="0"/>
            <w:caps w:val="0"/>
            <w:noProof/>
            <w:sz w:val="22"/>
            <w:szCs w:val="22"/>
          </w:rPr>
          <w:tab/>
        </w:r>
        <w:r w:rsidRPr="007E5477" w:rsidDel="002D1764">
          <w:rPr>
            <w:rPrChange w:id="1238" w:author="mp4" w:date="2018-08-24T14:19:00Z">
              <w:rPr>
                <w:rStyle w:val="Hyperlink"/>
                <w:b w:val="0"/>
                <w:bCs w:val="0"/>
                <w:caps w:val="0"/>
                <w:noProof/>
              </w:rPr>
            </w:rPrChange>
          </w:rPr>
          <w:delText>Material Attributes</w:delText>
        </w:r>
        <w:r w:rsidDel="002D1764">
          <w:rPr>
            <w:noProof/>
            <w:webHidden/>
          </w:rPr>
          <w:tab/>
          <w:delText>6</w:delText>
        </w:r>
      </w:del>
    </w:p>
    <w:p w14:paraId="45489987" w14:textId="3741BAFE" w:rsidR="00557A13" w:rsidDel="002D1764" w:rsidRDefault="00557A13">
      <w:pPr>
        <w:pStyle w:val="TOC2"/>
        <w:tabs>
          <w:tab w:val="right" w:leader="dot" w:pos="9350"/>
        </w:tabs>
        <w:rPr>
          <w:del w:id="1239" w:author="Steven" w:date="2022-04-01T15:18:00Z"/>
          <w:rFonts w:asciiTheme="minorHAnsi" w:eastAsiaTheme="minorEastAsia" w:hAnsiTheme="minorHAnsi" w:cstheme="minorBidi"/>
          <w:smallCaps w:val="0"/>
          <w:noProof/>
          <w:sz w:val="22"/>
          <w:szCs w:val="22"/>
        </w:rPr>
      </w:pPr>
      <w:del w:id="1240" w:author="Steven" w:date="2022-04-01T15:18:00Z">
        <w:r w:rsidRPr="007E5477" w:rsidDel="002D1764">
          <w:rPr>
            <w:rPrChange w:id="1241" w:author="mp4" w:date="2018-08-24T14:19:00Z">
              <w:rPr>
                <w:rStyle w:val="Hyperlink"/>
                <w:smallCaps w:val="0"/>
                <w:noProof/>
              </w:rPr>
            </w:rPrChange>
          </w:rPr>
          <w:delText>5.1. Initial Modifier</w:delText>
        </w:r>
        <w:r w:rsidDel="002D1764">
          <w:rPr>
            <w:noProof/>
            <w:webHidden/>
          </w:rPr>
          <w:tab/>
          <w:delText>6</w:delText>
        </w:r>
      </w:del>
    </w:p>
    <w:p w14:paraId="0D36A70A" w14:textId="6FAF6123" w:rsidR="00557A13" w:rsidDel="002D1764" w:rsidRDefault="00557A13">
      <w:pPr>
        <w:pStyle w:val="TOC3"/>
        <w:tabs>
          <w:tab w:val="right" w:leader="dot" w:pos="9350"/>
        </w:tabs>
        <w:rPr>
          <w:del w:id="1242" w:author="Steven" w:date="2022-04-01T15:18:00Z"/>
          <w:rFonts w:asciiTheme="minorHAnsi" w:eastAsiaTheme="minorEastAsia" w:hAnsiTheme="minorHAnsi" w:cstheme="minorBidi"/>
          <w:i w:val="0"/>
          <w:iCs w:val="0"/>
          <w:noProof/>
          <w:sz w:val="22"/>
          <w:szCs w:val="22"/>
        </w:rPr>
      </w:pPr>
      <w:del w:id="1243" w:author="Steven" w:date="2022-04-01T15:18:00Z">
        <w:r w:rsidRPr="007E5477" w:rsidDel="002D1764">
          <w:rPr>
            <w:rPrChange w:id="1244" w:author="mp4" w:date="2018-08-24T14:19:00Z">
              <w:rPr>
                <w:rStyle w:val="Hyperlink"/>
                <w:i w:val="0"/>
                <w:iCs w:val="0"/>
                <w:noProof/>
              </w:rPr>
            </w:rPrChange>
          </w:rPr>
          <w:delText>5.1.1. Fiber Randomizer</w:delText>
        </w:r>
        <w:r w:rsidDel="002D1764">
          <w:rPr>
            <w:noProof/>
            <w:webHidden/>
          </w:rPr>
          <w:tab/>
          <w:delText>6</w:delText>
        </w:r>
      </w:del>
    </w:p>
    <w:p w14:paraId="04B2D9B1" w14:textId="362E64C4" w:rsidR="00557A13" w:rsidDel="002D1764" w:rsidRDefault="00557A13">
      <w:pPr>
        <w:pStyle w:val="TOC3"/>
        <w:tabs>
          <w:tab w:val="right" w:leader="dot" w:pos="9350"/>
        </w:tabs>
        <w:rPr>
          <w:del w:id="1245" w:author="Steven" w:date="2022-04-01T15:18:00Z"/>
          <w:rFonts w:asciiTheme="minorHAnsi" w:eastAsiaTheme="minorEastAsia" w:hAnsiTheme="minorHAnsi" w:cstheme="minorBidi"/>
          <w:i w:val="0"/>
          <w:iCs w:val="0"/>
          <w:noProof/>
          <w:sz w:val="22"/>
          <w:szCs w:val="22"/>
        </w:rPr>
      </w:pPr>
      <w:del w:id="1246" w:author="Steven" w:date="2022-04-01T15:18:00Z">
        <w:r w:rsidRPr="007E5477" w:rsidDel="002D1764">
          <w:rPr>
            <w:rPrChange w:id="1247" w:author="mp4" w:date="2018-08-24T14:19:00Z">
              <w:rPr>
                <w:rStyle w:val="Hyperlink"/>
                <w:i w:val="0"/>
                <w:iCs w:val="0"/>
                <w:noProof/>
              </w:rPr>
            </w:rPrChange>
          </w:rPr>
          <w:delText>5.1.2. Density Initializer</w:delText>
        </w:r>
        <w:r w:rsidDel="002D1764">
          <w:rPr>
            <w:noProof/>
            <w:webHidden/>
          </w:rPr>
          <w:tab/>
          <w:delText>6</w:delText>
        </w:r>
      </w:del>
    </w:p>
    <w:p w14:paraId="5C561179" w14:textId="2CDC8028" w:rsidR="00557A13" w:rsidDel="002D1764" w:rsidRDefault="00557A13">
      <w:pPr>
        <w:pStyle w:val="TOC2"/>
        <w:tabs>
          <w:tab w:val="right" w:leader="dot" w:pos="9350"/>
        </w:tabs>
        <w:rPr>
          <w:del w:id="1248" w:author="Steven" w:date="2022-04-01T15:18:00Z"/>
          <w:rFonts w:asciiTheme="minorHAnsi" w:eastAsiaTheme="minorEastAsia" w:hAnsiTheme="minorHAnsi" w:cstheme="minorBidi"/>
          <w:smallCaps w:val="0"/>
          <w:noProof/>
          <w:sz w:val="22"/>
          <w:szCs w:val="22"/>
        </w:rPr>
      </w:pPr>
      <w:del w:id="1249" w:author="Steven" w:date="2022-04-01T15:18:00Z">
        <w:r w:rsidRPr="007E5477" w:rsidDel="002D1764">
          <w:rPr>
            <w:rPrChange w:id="1250" w:author="mp4" w:date="2018-08-24T14:19:00Z">
              <w:rPr>
                <w:rStyle w:val="Hyperlink"/>
                <w:smallCaps w:val="0"/>
                <w:noProof/>
              </w:rPr>
            </w:rPrChange>
          </w:rPr>
          <w:delText>5.2. Node Data Interpolation</w:delText>
        </w:r>
        <w:r w:rsidDel="002D1764">
          <w:rPr>
            <w:noProof/>
            <w:webHidden/>
          </w:rPr>
          <w:tab/>
          <w:delText>6</w:delText>
        </w:r>
      </w:del>
    </w:p>
    <w:p w14:paraId="6CE9354F" w14:textId="222D46EA" w:rsidR="00557A13" w:rsidDel="002D1764" w:rsidRDefault="00557A13">
      <w:pPr>
        <w:pStyle w:val="TOC3"/>
        <w:tabs>
          <w:tab w:val="right" w:leader="dot" w:pos="9350"/>
        </w:tabs>
        <w:rPr>
          <w:del w:id="1251" w:author="Steven" w:date="2022-04-01T15:18:00Z"/>
          <w:rFonts w:asciiTheme="minorHAnsi" w:eastAsiaTheme="minorEastAsia" w:hAnsiTheme="minorHAnsi" w:cstheme="minorBidi"/>
          <w:i w:val="0"/>
          <w:iCs w:val="0"/>
          <w:noProof/>
          <w:sz w:val="22"/>
          <w:szCs w:val="22"/>
        </w:rPr>
      </w:pPr>
      <w:del w:id="1252" w:author="Steven" w:date="2022-04-01T15:18:00Z">
        <w:r w:rsidRPr="007E5477" w:rsidDel="002D1764">
          <w:rPr>
            <w:rPrChange w:id="1253" w:author="mp4" w:date="2018-08-24T14:19:00Z">
              <w:rPr>
                <w:rStyle w:val="Hyperlink"/>
                <w:i w:val="0"/>
                <w:iCs w:val="0"/>
                <w:noProof/>
              </w:rPr>
            </w:rPrChange>
          </w:rPr>
          <w:delText>5.2.1. Reference ECM Density</w:delText>
        </w:r>
        <w:r w:rsidDel="002D1764">
          <w:rPr>
            <w:noProof/>
            <w:webHidden/>
          </w:rPr>
          <w:tab/>
          <w:delText>7</w:delText>
        </w:r>
      </w:del>
    </w:p>
    <w:p w14:paraId="49AEF62F" w14:textId="3E064451" w:rsidR="00557A13" w:rsidDel="002D1764" w:rsidRDefault="00557A13">
      <w:pPr>
        <w:pStyle w:val="TOC2"/>
        <w:tabs>
          <w:tab w:val="right" w:leader="dot" w:pos="9350"/>
        </w:tabs>
        <w:rPr>
          <w:del w:id="1254" w:author="Steven" w:date="2022-04-01T15:18:00Z"/>
          <w:rFonts w:asciiTheme="minorHAnsi" w:eastAsiaTheme="minorEastAsia" w:hAnsiTheme="minorHAnsi" w:cstheme="minorBidi"/>
          <w:smallCaps w:val="0"/>
          <w:noProof/>
          <w:sz w:val="22"/>
          <w:szCs w:val="22"/>
        </w:rPr>
      </w:pPr>
      <w:del w:id="1255" w:author="Steven" w:date="2022-04-01T15:18:00Z">
        <w:r w:rsidRPr="007E5477" w:rsidDel="002D1764">
          <w:rPr>
            <w:rPrChange w:id="1256" w:author="mp4" w:date="2018-08-24T14:19:00Z">
              <w:rPr>
                <w:rStyle w:val="Hyperlink"/>
                <w:smallCaps w:val="0"/>
                <w:noProof/>
              </w:rPr>
            </w:rPrChange>
          </w:rPr>
          <w:delText>5.3. Growth Velocity</w:delText>
        </w:r>
        <w:r w:rsidDel="002D1764">
          <w:rPr>
            <w:noProof/>
            <w:webHidden/>
          </w:rPr>
          <w:tab/>
          <w:delText>7</w:delText>
        </w:r>
      </w:del>
    </w:p>
    <w:p w14:paraId="582744DC" w14:textId="1177B1F1" w:rsidR="00557A13" w:rsidDel="002D1764" w:rsidRDefault="00557A13">
      <w:pPr>
        <w:pStyle w:val="TOC3"/>
        <w:tabs>
          <w:tab w:val="right" w:leader="dot" w:pos="9350"/>
        </w:tabs>
        <w:rPr>
          <w:del w:id="1257" w:author="Steven" w:date="2022-04-01T15:18:00Z"/>
          <w:rFonts w:asciiTheme="minorHAnsi" w:eastAsiaTheme="minorEastAsia" w:hAnsiTheme="minorHAnsi" w:cstheme="minorBidi"/>
          <w:i w:val="0"/>
          <w:iCs w:val="0"/>
          <w:noProof/>
          <w:sz w:val="22"/>
          <w:szCs w:val="22"/>
        </w:rPr>
      </w:pPr>
      <w:del w:id="1258" w:author="Steven" w:date="2022-04-01T15:18:00Z">
        <w:r w:rsidRPr="007E5477" w:rsidDel="002D1764">
          <w:rPr>
            <w:rPrChange w:id="1259" w:author="mp4" w:date="2018-08-24T14:19:00Z">
              <w:rPr>
                <w:rStyle w:val="Hyperlink"/>
                <w:i w:val="0"/>
                <w:iCs w:val="0"/>
                <w:noProof/>
              </w:rPr>
            </w:rPrChange>
          </w:rPr>
          <w:delText>5.3.1. Segment Velocity Modifier</w:delText>
        </w:r>
        <w:r w:rsidDel="002D1764">
          <w:rPr>
            <w:noProof/>
            <w:webHidden/>
          </w:rPr>
          <w:tab/>
          <w:delText>7</w:delText>
        </w:r>
      </w:del>
    </w:p>
    <w:p w14:paraId="75899950" w14:textId="37F22E36" w:rsidR="00557A13" w:rsidDel="002D1764" w:rsidRDefault="00557A13">
      <w:pPr>
        <w:pStyle w:val="TOC3"/>
        <w:tabs>
          <w:tab w:val="right" w:leader="dot" w:pos="9350"/>
        </w:tabs>
        <w:rPr>
          <w:del w:id="1260" w:author="Steven" w:date="2022-04-01T15:18:00Z"/>
          <w:rFonts w:asciiTheme="minorHAnsi" w:eastAsiaTheme="minorEastAsia" w:hAnsiTheme="minorHAnsi" w:cstheme="minorBidi"/>
          <w:i w:val="0"/>
          <w:iCs w:val="0"/>
          <w:noProof/>
          <w:sz w:val="22"/>
          <w:szCs w:val="22"/>
        </w:rPr>
      </w:pPr>
      <w:del w:id="1261" w:author="Steven" w:date="2022-04-01T15:18:00Z">
        <w:r w:rsidRPr="007E5477" w:rsidDel="002D1764">
          <w:rPr>
            <w:rPrChange w:id="1262" w:author="mp4" w:date="2018-08-24T14:19:00Z">
              <w:rPr>
                <w:rStyle w:val="Hyperlink"/>
                <w:i w:val="0"/>
                <w:iCs w:val="0"/>
                <w:noProof/>
              </w:rPr>
            </w:rPrChange>
          </w:rPr>
          <w:delText>5.3.2. Segment Growth Velocity Density Scale Modifier</w:delText>
        </w:r>
        <w:r w:rsidDel="002D1764">
          <w:rPr>
            <w:noProof/>
            <w:webHidden/>
          </w:rPr>
          <w:tab/>
          <w:delText>7</w:delText>
        </w:r>
      </w:del>
    </w:p>
    <w:p w14:paraId="3ACB99C2" w14:textId="60E3A847" w:rsidR="00557A13" w:rsidDel="002D1764" w:rsidRDefault="00557A13">
      <w:pPr>
        <w:pStyle w:val="TOC2"/>
        <w:tabs>
          <w:tab w:val="right" w:leader="dot" w:pos="9350"/>
        </w:tabs>
        <w:rPr>
          <w:del w:id="1263" w:author="Steven" w:date="2022-04-01T15:18:00Z"/>
          <w:rFonts w:asciiTheme="minorHAnsi" w:eastAsiaTheme="minorEastAsia" w:hAnsiTheme="minorHAnsi" w:cstheme="minorBidi"/>
          <w:smallCaps w:val="0"/>
          <w:noProof/>
          <w:sz w:val="22"/>
          <w:szCs w:val="22"/>
        </w:rPr>
      </w:pPr>
      <w:del w:id="1264" w:author="Steven" w:date="2022-04-01T15:18:00Z">
        <w:r w:rsidRPr="007E5477" w:rsidDel="002D1764">
          <w:rPr>
            <w:rPrChange w:id="1265" w:author="mp4" w:date="2018-08-24T14:19:00Z">
              <w:rPr>
                <w:rStyle w:val="Hyperlink"/>
                <w:smallCaps w:val="0"/>
                <w:noProof/>
              </w:rPr>
            </w:rPrChange>
          </w:rPr>
          <w:delText>5.4. Previous Segment Contribution</w:delText>
        </w:r>
        <w:r w:rsidDel="002D1764">
          <w:rPr>
            <w:noProof/>
            <w:webHidden/>
          </w:rPr>
          <w:tab/>
          <w:delText>8</w:delText>
        </w:r>
      </w:del>
    </w:p>
    <w:p w14:paraId="2FD67F85" w14:textId="18BBA3C2" w:rsidR="00557A13" w:rsidDel="002D1764" w:rsidRDefault="00557A13">
      <w:pPr>
        <w:pStyle w:val="TOC2"/>
        <w:tabs>
          <w:tab w:val="right" w:leader="dot" w:pos="9350"/>
        </w:tabs>
        <w:rPr>
          <w:del w:id="1266" w:author="Steven" w:date="2022-04-01T15:18:00Z"/>
          <w:rFonts w:asciiTheme="minorHAnsi" w:eastAsiaTheme="minorEastAsia" w:hAnsiTheme="minorHAnsi" w:cstheme="minorBidi"/>
          <w:smallCaps w:val="0"/>
          <w:noProof/>
          <w:sz w:val="22"/>
          <w:szCs w:val="22"/>
        </w:rPr>
      </w:pPr>
      <w:del w:id="1267" w:author="Steven" w:date="2022-04-01T15:18:00Z">
        <w:r w:rsidRPr="007E5477" w:rsidDel="002D1764">
          <w:rPr>
            <w:rPrChange w:id="1268" w:author="mp4" w:date="2018-08-24T14:19:00Z">
              <w:rPr>
                <w:rStyle w:val="Hyperlink"/>
                <w:smallCaps w:val="0"/>
                <w:noProof/>
              </w:rPr>
            </w:rPrChange>
          </w:rPr>
          <w:delText>5.5. Position Dependent Direction</w:delText>
        </w:r>
        <w:r w:rsidDel="002D1764">
          <w:rPr>
            <w:noProof/>
            <w:webHidden/>
          </w:rPr>
          <w:tab/>
          <w:delText>8</w:delText>
        </w:r>
      </w:del>
    </w:p>
    <w:p w14:paraId="52E6D533" w14:textId="7185F588" w:rsidR="00557A13" w:rsidDel="002D1764" w:rsidRDefault="00557A13">
      <w:pPr>
        <w:pStyle w:val="TOC2"/>
        <w:tabs>
          <w:tab w:val="right" w:leader="dot" w:pos="9350"/>
        </w:tabs>
        <w:rPr>
          <w:del w:id="1269" w:author="Steven" w:date="2022-04-01T15:18:00Z"/>
          <w:rFonts w:asciiTheme="minorHAnsi" w:eastAsiaTheme="minorEastAsia" w:hAnsiTheme="minorHAnsi" w:cstheme="minorBidi"/>
          <w:smallCaps w:val="0"/>
          <w:noProof/>
          <w:sz w:val="22"/>
          <w:szCs w:val="22"/>
        </w:rPr>
      </w:pPr>
      <w:del w:id="1270" w:author="Steven" w:date="2022-04-01T15:18:00Z">
        <w:r w:rsidRPr="007E5477" w:rsidDel="002D1764">
          <w:rPr>
            <w:rPrChange w:id="1271" w:author="mp4" w:date="2018-08-24T14:19:00Z">
              <w:rPr>
                <w:rStyle w:val="Hyperlink"/>
                <w:smallCaps w:val="0"/>
                <w:noProof/>
              </w:rPr>
            </w:rPrChange>
          </w:rPr>
          <w:delText>5.6. Contribution Mix(Alpha)</w:delText>
        </w:r>
        <w:r w:rsidDel="002D1764">
          <w:rPr>
            <w:noProof/>
            <w:webHidden/>
          </w:rPr>
          <w:tab/>
          <w:delText>8</w:delText>
        </w:r>
      </w:del>
    </w:p>
    <w:p w14:paraId="7C8DF518" w14:textId="3B295B1E" w:rsidR="00557A13" w:rsidDel="002D1764" w:rsidRDefault="00557A13">
      <w:pPr>
        <w:pStyle w:val="TOC2"/>
        <w:tabs>
          <w:tab w:val="right" w:leader="dot" w:pos="9350"/>
        </w:tabs>
        <w:rPr>
          <w:del w:id="1272" w:author="Steven" w:date="2022-04-01T15:18:00Z"/>
          <w:rFonts w:asciiTheme="minorHAnsi" w:eastAsiaTheme="minorEastAsia" w:hAnsiTheme="minorHAnsi" w:cstheme="minorBidi"/>
          <w:smallCaps w:val="0"/>
          <w:noProof/>
          <w:sz w:val="22"/>
          <w:szCs w:val="22"/>
        </w:rPr>
      </w:pPr>
      <w:del w:id="1273" w:author="Steven" w:date="2022-04-01T15:18:00Z">
        <w:r w:rsidRPr="007E5477" w:rsidDel="002D1764">
          <w:rPr>
            <w:rPrChange w:id="1274" w:author="mp4" w:date="2018-08-24T14:19:00Z">
              <w:rPr>
                <w:rStyle w:val="Hyperlink"/>
                <w:smallCaps w:val="0"/>
                <w:noProof/>
              </w:rPr>
            </w:rPrChange>
          </w:rPr>
          <w:delText>5.7. BranchPolicy</w:delText>
        </w:r>
        <w:r w:rsidDel="002D1764">
          <w:rPr>
            <w:noProof/>
            <w:webHidden/>
          </w:rPr>
          <w:tab/>
          <w:delText>8</w:delText>
        </w:r>
      </w:del>
    </w:p>
    <w:p w14:paraId="6D008550" w14:textId="3C99595A" w:rsidR="00557A13" w:rsidDel="002D1764" w:rsidRDefault="00557A13">
      <w:pPr>
        <w:pStyle w:val="TOC3"/>
        <w:tabs>
          <w:tab w:val="right" w:leader="dot" w:pos="9350"/>
        </w:tabs>
        <w:rPr>
          <w:del w:id="1275" w:author="Steven" w:date="2022-04-01T15:18:00Z"/>
          <w:rFonts w:asciiTheme="minorHAnsi" w:eastAsiaTheme="minorEastAsia" w:hAnsiTheme="minorHAnsi" w:cstheme="minorBidi"/>
          <w:i w:val="0"/>
          <w:iCs w:val="0"/>
          <w:noProof/>
          <w:sz w:val="22"/>
          <w:szCs w:val="22"/>
        </w:rPr>
      </w:pPr>
      <w:del w:id="1276" w:author="Steven" w:date="2022-04-01T15:18:00Z">
        <w:r w:rsidRPr="007E5477" w:rsidDel="002D1764">
          <w:rPr>
            <w:rPrChange w:id="1277" w:author="mp4" w:date="2018-08-24T14:19:00Z">
              <w:rPr>
                <w:rStyle w:val="Hyperlink"/>
                <w:i w:val="0"/>
                <w:iCs w:val="0"/>
                <w:noProof/>
              </w:rPr>
            </w:rPrChange>
          </w:rPr>
          <w:delText>5.7.1. Delayed Branching Policy</w:delText>
        </w:r>
        <w:r w:rsidDel="002D1764">
          <w:rPr>
            <w:noProof/>
            <w:webHidden/>
          </w:rPr>
          <w:tab/>
          <w:delText>8</w:delText>
        </w:r>
      </w:del>
    </w:p>
    <w:p w14:paraId="480747F8" w14:textId="6205A829" w:rsidR="00557A13" w:rsidDel="002D1764" w:rsidRDefault="00557A13">
      <w:pPr>
        <w:pStyle w:val="TOC2"/>
        <w:tabs>
          <w:tab w:val="right" w:leader="dot" w:pos="9350"/>
        </w:tabs>
        <w:rPr>
          <w:del w:id="1278" w:author="Steven" w:date="2022-04-01T15:18:00Z"/>
          <w:rFonts w:asciiTheme="minorHAnsi" w:eastAsiaTheme="minorEastAsia" w:hAnsiTheme="minorHAnsi" w:cstheme="minorBidi"/>
          <w:smallCaps w:val="0"/>
          <w:noProof/>
          <w:sz w:val="22"/>
          <w:szCs w:val="22"/>
        </w:rPr>
      </w:pPr>
      <w:del w:id="1279" w:author="Steven" w:date="2022-04-01T15:18:00Z">
        <w:r w:rsidRPr="007E5477" w:rsidDel="002D1764">
          <w:rPr>
            <w:rPrChange w:id="1280" w:author="mp4" w:date="2018-08-24T14:19:00Z">
              <w:rPr>
                <w:rStyle w:val="Hyperlink"/>
                <w:smallCaps w:val="0"/>
                <w:noProof/>
              </w:rPr>
            </w:rPrChange>
          </w:rPr>
          <w:delText>5.8. Probability Distributions</w:delText>
        </w:r>
        <w:r w:rsidDel="002D1764">
          <w:rPr>
            <w:noProof/>
            <w:webHidden/>
          </w:rPr>
          <w:tab/>
          <w:delText>9</w:delText>
        </w:r>
      </w:del>
    </w:p>
    <w:p w14:paraId="5A60E350" w14:textId="0E111E44" w:rsidR="00557A13" w:rsidDel="002D1764" w:rsidRDefault="00557A13">
      <w:pPr>
        <w:pStyle w:val="TOC3"/>
        <w:tabs>
          <w:tab w:val="right" w:leader="dot" w:pos="9350"/>
        </w:tabs>
        <w:rPr>
          <w:del w:id="1281" w:author="Steven" w:date="2022-04-01T15:18:00Z"/>
          <w:rFonts w:asciiTheme="minorHAnsi" w:eastAsiaTheme="minorEastAsia" w:hAnsiTheme="minorHAnsi" w:cstheme="minorBidi"/>
          <w:i w:val="0"/>
          <w:iCs w:val="0"/>
          <w:noProof/>
          <w:sz w:val="22"/>
          <w:szCs w:val="22"/>
        </w:rPr>
      </w:pPr>
      <w:del w:id="1282" w:author="Steven" w:date="2022-04-01T15:18:00Z">
        <w:r w:rsidRPr="007E5477" w:rsidDel="002D1764">
          <w:rPr>
            <w:rPrChange w:id="1283" w:author="mp4" w:date="2018-08-24T14:19:00Z">
              <w:rPr>
                <w:rStyle w:val="Hyperlink"/>
                <w:i w:val="0"/>
                <w:iCs w:val="0"/>
                <w:noProof/>
              </w:rPr>
            </w:rPrChange>
          </w:rPr>
          <w:delText>5.8.1. Normal Distribution</w:delText>
        </w:r>
        <w:r w:rsidDel="002D1764">
          <w:rPr>
            <w:noProof/>
            <w:webHidden/>
          </w:rPr>
          <w:tab/>
          <w:delText>9</w:delText>
        </w:r>
      </w:del>
    </w:p>
    <w:p w14:paraId="51FD5552" w14:textId="41C2C35C" w:rsidR="00557A13" w:rsidDel="002D1764" w:rsidRDefault="00557A13">
      <w:pPr>
        <w:pStyle w:val="TOC3"/>
        <w:tabs>
          <w:tab w:val="right" w:leader="dot" w:pos="9350"/>
        </w:tabs>
        <w:rPr>
          <w:del w:id="1284" w:author="Steven" w:date="2022-04-01T15:18:00Z"/>
          <w:rFonts w:asciiTheme="minorHAnsi" w:eastAsiaTheme="minorEastAsia" w:hAnsiTheme="minorHAnsi" w:cstheme="minorBidi"/>
          <w:i w:val="0"/>
          <w:iCs w:val="0"/>
          <w:noProof/>
          <w:sz w:val="22"/>
          <w:szCs w:val="22"/>
        </w:rPr>
      </w:pPr>
      <w:del w:id="1285" w:author="Steven" w:date="2022-04-01T15:18:00Z">
        <w:r w:rsidRPr="007E5477" w:rsidDel="002D1764">
          <w:rPr>
            <w:rPrChange w:id="1286" w:author="mp4" w:date="2018-08-24T14:19:00Z">
              <w:rPr>
                <w:rStyle w:val="Hyperlink"/>
                <w:i w:val="0"/>
                <w:iCs w:val="0"/>
                <w:noProof/>
              </w:rPr>
            </w:rPrChange>
          </w:rPr>
          <w:delText>5.8.2. Uniform Distribution</w:delText>
        </w:r>
        <w:r w:rsidDel="002D1764">
          <w:rPr>
            <w:noProof/>
            <w:webHidden/>
          </w:rPr>
          <w:tab/>
          <w:delText>9</w:delText>
        </w:r>
      </w:del>
    </w:p>
    <w:p w14:paraId="7EBEFBC8" w14:textId="67CD8426" w:rsidR="00557A13" w:rsidDel="002D1764" w:rsidRDefault="00557A13">
      <w:pPr>
        <w:pStyle w:val="TOC3"/>
        <w:tabs>
          <w:tab w:val="right" w:leader="dot" w:pos="9350"/>
        </w:tabs>
        <w:rPr>
          <w:del w:id="1287" w:author="Steven" w:date="2022-04-01T15:18:00Z"/>
          <w:rFonts w:asciiTheme="minorHAnsi" w:eastAsiaTheme="minorEastAsia" w:hAnsiTheme="minorHAnsi" w:cstheme="minorBidi"/>
          <w:i w:val="0"/>
          <w:iCs w:val="0"/>
          <w:noProof/>
          <w:sz w:val="22"/>
          <w:szCs w:val="22"/>
        </w:rPr>
      </w:pPr>
      <w:del w:id="1288" w:author="Steven" w:date="2022-04-01T15:18:00Z">
        <w:r w:rsidRPr="007E5477" w:rsidDel="002D1764">
          <w:rPr>
            <w:rPrChange w:id="1289" w:author="mp4" w:date="2018-08-24T14:19:00Z">
              <w:rPr>
                <w:rStyle w:val="Hyperlink"/>
                <w:i w:val="0"/>
                <w:iCs w:val="0"/>
                <w:noProof/>
              </w:rPr>
            </w:rPrChange>
          </w:rPr>
          <w:delText>5.8.3. Exponential Distribution</w:delText>
        </w:r>
        <w:r w:rsidDel="002D1764">
          <w:rPr>
            <w:noProof/>
            <w:webHidden/>
          </w:rPr>
          <w:tab/>
          <w:delText>9</w:delText>
        </w:r>
      </w:del>
    </w:p>
    <w:p w14:paraId="7FCE356B" w14:textId="52539CF1" w:rsidR="00557A13" w:rsidDel="002D1764" w:rsidRDefault="00557A13">
      <w:pPr>
        <w:pStyle w:val="TOC3"/>
        <w:tabs>
          <w:tab w:val="right" w:leader="dot" w:pos="9350"/>
        </w:tabs>
        <w:rPr>
          <w:del w:id="1290" w:author="Steven" w:date="2022-04-01T15:18:00Z"/>
          <w:rFonts w:asciiTheme="minorHAnsi" w:eastAsiaTheme="minorEastAsia" w:hAnsiTheme="minorHAnsi" w:cstheme="minorBidi"/>
          <w:i w:val="0"/>
          <w:iCs w:val="0"/>
          <w:noProof/>
          <w:sz w:val="22"/>
          <w:szCs w:val="22"/>
        </w:rPr>
      </w:pPr>
      <w:del w:id="1291" w:author="Steven" w:date="2022-04-01T15:18:00Z">
        <w:r w:rsidRPr="007E5477" w:rsidDel="002D1764">
          <w:rPr>
            <w:rPrChange w:id="1292" w:author="mp4" w:date="2018-08-24T14:19:00Z">
              <w:rPr>
                <w:rStyle w:val="Hyperlink"/>
                <w:i w:val="0"/>
                <w:iCs w:val="0"/>
                <w:noProof/>
              </w:rPr>
            </w:rPrChange>
          </w:rPr>
          <w:delText>5.8.4. Cauchy Distribution</w:delText>
        </w:r>
        <w:r w:rsidDel="002D1764">
          <w:rPr>
            <w:noProof/>
            <w:webHidden/>
          </w:rPr>
          <w:tab/>
          <w:delText>10</w:delText>
        </w:r>
      </w:del>
    </w:p>
    <w:p w14:paraId="24E43D30" w14:textId="6CB89C0B" w:rsidR="00557A13" w:rsidDel="002D1764" w:rsidRDefault="00557A13">
      <w:pPr>
        <w:pStyle w:val="TOC3"/>
        <w:tabs>
          <w:tab w:val="right" w:leader="dot" w:pos="9350"/>
        </w:tabs>
        <w:rPr>
          <w:del w:id="1293" w:author="Steven" w:date="2022-04-01T15:18:00Z"/>
          <w:rFonts w:asciiTheme="minorHAnsi" w:eastAsiaTheme="minorEastAsia" w:hAnsiTheme="minorHAnsi" w:cstheme="minorBidi"/>
          <w:i w:val="0"/>
          <w:iCs w:val="0"/>
          <w:noProof/>
          <w:sz w:val="22"/>
          <w:szCs w:val="22"/>
        </w:rPr>
      </w:pPr>
      <w:del w:id="1294" w:author="Steven" w:date="2022-04-01T15:18:00Z">
        <w:r w:rsidRPr="007E5477" w:rsidDel="002D1764">
          <w:rPr>
            <w:rPrChange w:id="1295" w:author="mp4" w:date="2018-08-24T14:19:00Z">
              <w:rPr>
                <w:rStyle w:val="Hyperlink"/>
                <w:i w:val="0"/>
                <w:iCs w:val="0"/>
                <w:noProof/>
              </w:rPr>
            </w:rPrChange>
          </w:rPr>
          <w:delText>5.8.5. Chi Squared Distribution</w:delText>
        </w:r>
        <w:r w:rsidDel="002D1764">
          <w:rPr>
            <w:noProof/>
            <w:webHidden/>
          </w:rPr>
          <w:tab/>
          <w:delText>10</w:delText>
        </w:r>
      </w:del>
    </w:p>
    <w:p w14:paraId="630C22E4" w14:textId="014751AE" w:rsidR="00557A13" w:rsidDel="002D1764" w:rsidRDefault="00557A13">
      <w:pPr>
        <w:pStyle w:val="TOC3"/>
        <w:tabs>
          <w:tab w:val="right" w:leader="dot" w:pos="9350"/>
        </w:tabs>
        <w:rPr>
          <w:del w:id="1296" w:author="Steven" w:date="2022-04-01T15:18:00Z"/>
          <w:rFonts w:asciiTheme="minorHAnsi" w:eastAsiaTheme="minorEastAsia" w:hAnsiTheme="minorHAnsi" w:cstheme="minorBidi"/>
          <w:i w:val="0"/>
          <w:iCs w:val="0"/>
          <w:noProof/>
          <w:sz w:val="22"/>
          <w:szCs w:val="22"/>
        </w:rPr>
      </w:pPr>
      <w:del w:id="1297" w:author="Steven" w:date="2022-04-01T15:18:00Z">
        <w:r w:rsidRPr="007E5477" w:rsidDel="002D1764">
          <w:rPr>
            <w:rPrChange w:id="1298" w:author="mp4" w:date="2018-08-24T14:19:00Z">
              <w:rPr>
                <w:rStyle w:val="Hyperlink"/>
                <w:i w:val="0"/>
                <w:iCs w:val="0"/>
                <w:noProof/>
              </w:rPr>
            </w:rPrChange>
          </w:rPr>
          <w:delText>5.8.6. Weibull Distribution</w:delText>
        </w:r>
        <w:r w:rsidDel="002D1764">
          <w:rPr>
            <w:noProof/>
            <w:webHidden/>
          </w:rPr>
          <w:tab/>
          <w:delText>10</w:delText>
        </w:r>
      </w:del>
    </w:p>
    <w:p w14:paraId="63A37777" w14:textId="2815211B" w:rsidR="00557A13" w:rsidDel="002D1764" w:rsidRDefault="00557A13">
      <w:pPr>
        <w:pStyle w:val="TOC3"/>
        <w:tabs>
          <w:tab w:val="right" w:leader="dot" w:pos="9350"/>
        </w:tabs>
        <w:rPr>
          <w:del w:id="1299" w:author="Steven" w:date="2022-04-01T15:18:00Z"/>
          <w:rFonts w:asciiTheme="minorHAnsi" w:eastAsiaTheme="minorEastAsia" w:hAnsiTheme="minorHAnsi" w:cstheme="minorBidi"/>
          <w:i w:val="0"/>
          <w:iCs w:val="0"/>
          <w:noProof/>
          <w:sz w:val="22"/>
          <w:szCs w:val="22"/>
        </w:rPr>
      </w:pPr>
      <w:del w:id="1300" w:author="Steven" w:date="2022-04-01T15:18:00Z">
        <w:r w:rsidRPr="007E5477" w:rsidDel="002D1764">
          <w:rPr>
            <w:rPrChange w:id="1301" w:author="mp4" w:date="2018-08-24T14:19:00Z">
              <w:rPr>
                <w:rStyle w:val="Hyperlink"/>
                <w:i w:val="0"/>
                <w:iCs w:val="0"/>
                <w:noProof/>
              </w:rPr>
            </w:rPrChange>
          </w:rPr>
          <w:delText>5.8.7. Gamma Distribution</w:delText>
        </w:r>
        <w:r w:rsidDel="002D1764">
          <w:rPr>
            <w:noProof/>
            <w:webHidden/>
          </w:rPr>
          <w:tab/>
          <w:delText>10</w:delText>
        </w:r>
      </w:del>
    </w:p>
    <w:p w14:paraId="112B0CFD" w14:textId="4DA3D8AF" w:rsidR="00557A13" w:rsidDel="002D1764" w:rsidRDefault="00557A13">
      <w:pPr>
        <w:pStyle w:val="TOC3"/>
        <w:tabs>
          <w:tab w:val="right" w:leader="dot" w:pos="9350"/>
        </w:tabs>
        <w:rPr>
          <w:del w:id="1302" w:author="Steven" w:date="2022-04-01T15:18:00Z"/>
          <w:rFonts w:asciiTheme="minorHAnsi" w:eastAsiaTheme="minorEastAsia" w:hAnsiTheme="minorHAnsi" w:cstheme="minorBidi"/>
          <w:i w:val="0"/>
          <w:iCs w:val="0"/>
          <w:noProof/>
          <w:sz w:val="22"/>
          <w:szCs w:val="22"/>
        </w:rPr>
      </w:pPr>
      <w:del w:id="1303" w:author="Steven" w:date="2022-04-01T15:18:00Z">
        <w:r w:rsidRPr="007E5477" w:rsidDel="002D1764">
          <w:rPr>
            <w:rPrChange w:id="1304" w:author="mp4" w:date="2018-08-24T14:19:00Z">
              <w:rPr>
                <w:rStyle w:val="Hyperlink"/>
                <w:i w:val="0"/>
                <w:iCs w:val="0"/>
                <w:noProof/>
              </w:rPr>
            </w:rPrChange>
          </w:rPr>
          <w:delText>5.8.8. Matrix Elastic Material</w:delText>
        </w:r>
        <w:r w:rsidDel="002D1764">
          <w:rPr>
            <w:noProof/>
            <w:webHidden/>
          </w:rPr>
          <w:tab/>
          <w:delText>11</w:delText>
        </w:r>
      </w:del>
    </w:p>
    <w:p w14:paraId="3B9E09F2" w14:textId="21BC88AE" w:rsidR="00557A13" w:rsidDel="002D1764" w:rsidRDefault="00557A13">
      <w:pPr>
        <w:pStyle w:val="TOC2"/>
        <w:tabs>
          <w:tab w:val="right" w:leader="dot" w:pos="9350"/>
        </w:tabs>
        <w:rPr>
          <w:del w:id="1305" w:author="Steven" w:date="2022-04-01T15:18:00Z"/>
          <w:rFonts w:asciiTheme="minorHAnsi" w:eastAsiaTheme="minorEastAsia" w:hAnsiTheme="minorHAnsi" w:cstheme="minorBidi"/>
          <w:smallCaps w:val="0"/>
          <w:noProof/>
          <w:sz w:val="22"/>
          <w:szCs w:val="22"/>
        </w:rPr>
      </w:pPr>
      <w:del w:id="1306" w:author="Steven" w:date="2022-04-01T15:18:00Z">
        <w:r w:rsidRPr="007E5477" w:rsidDel="002D1764">
          <w:rPr>
            <w:rPrChange w:id="1307" w:author="mp4" w:date="2018-08-24T14:19:00Z">
              <w:rPr>
                <w:rStyle w:val="Hyperlink"/>
                <w:smallCaps w:val="0"/>
                <w:noProof/>
              </w:rPr>
            </w:rPrChange>
          </w:rPr>
          <w:delText>5.9. Vascular Stress Modifiers</w:delText>
        </w:r>
        <w:r w:rsidDel="002D1764">
          <w:rPr>
            <w:noProof/>
            <w:webHidden/>
          </w:rPr>
          <w:tab/>
          <w:delText>11</w:delText>
        </w:r>
      </w:del>
    </w:p>
    <w:p w14:paraId="38F0600E" w14:textId="58D447F0" w:rsidR="00557A13" w:rsidDel="002D1764" w:rsidRDefault="00557A13">
      <w:pPr>
        <w:pStyle w:val="TOC1"/>
        <w:tabs>
          <w:tab w:val="left" w:pos="480"/>
          <w:tab w:val="right" w:leader="dot" w:pos="9350"/>
        </w:tabs>
        <w:rPr>
          <w:del w:id="1308" w:author="Steven" w:date="2022-04-01T15:18:00Z"/>
          <w:rFonts w:asciiTheme="minorHAnsi" w:eastAsiaTheme="minorEastAsia" w:hAnsiTheme="minorHAnsi" w:cstheme="minorBidi"/>
          <w:b w:val="0"/>
          <w:bCs w:val="0"/>
          <w:caps w:val="0"/>
          <w:noProof/>
          <w:sz w:val="22"/>
          <w:szCs w:val="22"/>
        </w:rPr>
      </w:pPr>
      <w:del w:id="1309" w:author="Steven" w:date="2022-04-01T15:18:00Z">
        <w:r w:rsidRPr="007E5477" w:rsidDel="002D1764">
          <w:rPr>
            <w:rPrChange w:id="1310" w:author="mp4" w:date="2018-08-24T14:19:00Z">
              <w:rPr>
                <w:rStyle w:val="Hyperlink"/>
                <w:b w:val="0"/>
                <w:bCs w:val="0"/>
                <w:caps w:val="0"/>
                <w:noProof/>
              </w:rPr>
            </w:rPrChange>
          </w:rPr>
          <w:delText>6.</w:delText>
        </w:r>
        <w:r w:rsidDel="002D1764">
          <w:rPr>
            <w:rFonts w:asciiTheme="minorHAnsi" w:eastAsiaTheme="minorEastAsia" w:hAnsiTheme="minorHAnsi" w:cstheme="minorBidi"/>
            <w:b w:val="0"/>
            <w:bCs w:val="0"/>
            <w:caps w:val="0"/>
            <w:noProof/>
            <w:sz w:val="22"/>
            <w:szCs w:val="22"/>
          </w:rPr>
          <w:tab/>
        </w:r>
        <w:r w:rsidRPr="007E5477" w:rsidDel="002D1764">
          <w:rPr>
            <w:rPrChange w:id="1311" w:author="mp4" w:date="2018-08-24T14:19:00Z">
              <w:rPr>
                <w:rStyle w:val="Hyperlink"/>
                <w:b w:val="0"/>
                <w:bCs w:val="0"/>
                <w:caps w:val="0"/>
                <w:noProof/>
              </w:rPr>
            </w:rPrChange>
          </w:rPr>
          <w:delText>Global Constants</w:delText>
        </w:r>
        <w:r w:rsidDel="002D1764">
          <w:rPr>
            <w:noProof/>
            <w:webHidden/>
          </w:rPr>
          <w:tab/>
          <w:delText>11</w:delText>
        </w:r>
      </w:del>
    </w:p>
    <w:p w14:paraId="78A1DC70" w14:textId="62D89C06" w:rsidR="00557A13" w:rsidDel="002D1764" w:rsidRDefault="00557A13">
      <w:pPr>
        <w:pStyle w:val="TOC2"/>
        <w:tabs>
          <w:tab w:val="right" w:leader="dot" w:pos="9350"/>
        </w:tabs>
        <w:rPr>
          <w:del w:id="1312" w:author="Steven" w:date="2022-04-01T15:18:00Z"/>
          <w:rFonts w:asciiTheme="minorHAnsi" w:eastAsiaTheme="minorEastAsia" w:hAnsiTheme="minorHAnsi" w:cstheme="minorBidi"/>
          <w:smallCaps w:val="0"/>
          <w:noProof/>
          <w:sz w:val="22"/>
          <w:szCs w:val="22"/>
        </w:rPr>
      </w:pPr>
      <w:del w:id="1313" w:author="Steven" w:date="2022-04-01T15:18:00Z">
        <w:r w:rsidRPr="007E5477" w:rsidDel="002D1764">
          <w:rPr>
            <w:rPrChange w:id="1314" w:author="mp4" w:date="2018-08-24T14:19:00Z">
              <w:rPr>
                <w:rStyle w:val="Hyperlink"/>
                <w:smallCaps w:val="0"/>
                <w:noProof/>
              </w:rPr>
            </w:rPrChange>
          </w:rPr>
          <w:delText>6.1. Seed</w:delText>
        </w:r>
        <w:r w:rsidDel="002D1764">
          <w:rPr>
            <w:noProof/>
            <w:webHidden/>
          </w:rPr>
          <w:tab/>
          <w:delText>11</w:delText>
        </w:r>
      </w:del>
    </w:p>
    <w:p w14:paraId="7492AF58" w14:textId="2AE68A37" w:rsidR="00557A13" w:rsidDel="002D1764" w:rsidRDefault="00557A13">
      <w:pPr>
        <w:pStyle w:val="TOC2"/>
        <w:tabs>
          <w:tab w:val="right" w:leader="dot" w:pos="9350"/>
        </w:tabs>
        <w:rPr>
          <w:del w:id="1315" w:author="Steven" w:date="2022-04-01T15:18:00Z"/>
          <w:rFonts w:asciiTheme="minorHAnsi" w:eastAsiaTheme="minorEastAsia" w:hAnsiTheme="minorHAnsi" w:cstheme="minorBidi"/>
          <w:smallCaps w:val="0"/>
          <w:noProof/>
          <w:sz w:val="22"/>
          <w:szCs w:val="22"/>
        </w:rPr>
      </w:pPr>
      <w:del w:id="1316" w:author="Steven" w:date="2022-04-01T15:18:00Z">
        <w:r w:rsidRPr="007E5477" w:rsidDel="002D1764">
          <w:rPr>
            <w:rPrChange w:id="1317" w:author="mp4" w:date="2018-08-24T14:19:00Z">
              <w:rPr>
                <w:rStyle w:val="Hyperlink"/>
                <w:smallCaps w:val="0"/>
                <w:noProof/>
              </w:rPr>
            </w:rPrChange>
          </w:rPr>
          <w:delText>6.2. Toggle IO</w:delText>
        </w:r>
        <w:r w:rsidDel="002D1764">
          <w:rPr>
            <w:noProof/>
            <w:webHidden/>
          </w:rPr>
          <w:tab/>
          <w:delText>11</w:delText>
        </w:r>
      </w:del>
    </w:p>
    <w:p w14:paraId="3A5DAA25" w14:textId="6951395E" w:rsidR="00557A13" w:rsidDel="002D1764" w:rsidRDefault="00557A13">
      <w:pPr>
        <w:pStyle w:val="TOC2"/>
        <w:tabs>
          <w:tab w:val="right" w:leader="dot" w:pos="9350"/>
        </w:tabs>
        <w:rPr>
          <w:del w:id="1318" w:author="Steven" w:date="2022-04-01T15:18:00Z"/>
          <w:rFonts w:asciiTheme="minorHAnsi" w:eastAsiaTheme="minorEastAsia" w:hAnsiTheme="minorHAnsi" w:cstheme="minorBidi"/>
          <w:smallCaps w:val="0"/>
          <w:noProof/>
          <w:sz w:val="22"/>
          <w:szCs w:val="22"/>
        </w:rPr>
      </w:pPr>
      <w:del w:id="1319" w:author="Steven" w:date="2022-04-01T15:18:00Z">
        <w:r w:rsidRPr="007E5477" w:rsidDel="002D1764">
          <w:rPr>
            <w:rPrChange w:id="1320" w:author="mp4" w:date="2018-08-24T14:19:00Z">
              <w:rPr>
                <w:rStyle w:val="Hyperlink"/>
                <w:smallCaps w:val="0"/>
                <w:noProof/>
              </w:rPr>
            </w:rPrChange>
          </w:rPr>
          <w:delText>6.3. Min Scale Factor</w:delText>
        </w:r>
        <w:r w:rsidDel="002D1764">
          <w:rPr>
            <w:noProof/>
            <w:webHidden/>
          </w:rPr>
          <w:tab/>
          <w:delText>11</w:delText>
        </w:r>
      </w:del>
    </w:p>
    <w:p w14:paraId="36552BED" w14:textId="6C12BFBC" w:rsidR="00557A13" w:rsidDel="002D1764" w:rsidRDefault="00557A13">
      <w:pPr>
        <w:pStyle w:val="TOC2"/>
        <w:tabs>
          <w:tab w:val="right" w:leader="dot" w:pos="9350"/>
        </w:tabs>
        <w:rPr>
          <w:del w:id="1321" w:author="Steven" w:date="2022-04-01T15:18:00Z"/>
          <w:rFonts w:asciiTheme="minorHAnsi" w:eastAsiaTheme="minorEastAsia" w:hAnsiTheme="minorHAnsi" w:cstheme="minorBidi"/>
          <w:smallCaps w:val="0"/>
          <w:noProof/>
          <w:sz w:val="22"/>
          <w:szCs w:val="22"/>
        </w:rPr>
      </w:pPr>
      <w:del w:id="1322" w:author="Steven" w:date="2022-04-01T15:18:00Z">
        <w:r w:rsidRPr="007E5477" w:rsidDel="002D1764">
          <w:rPr>
            <w:rPrChange w:id="1323" w:author="mp4" w:date="2018-08-24T14:19:00Z">
              <w:rPr>
                <w:rStyle w:val="Hyperlink"/>
                <w:smallCaps w:val="0"/>
                <w:noProof/>
              </w:rPr>
            </w:rPrChange>
          </w:rPr>
          <w:delText>6.4. Bounds Tolerance</w:delText>
        </w:r>
        <w:r w:rsidDel="002D1764">
          <w:rPr>
            <w:noProof/>
            <w:webHidden/>
          </w:rPr>
          <w:tab/>
          <w:delText>12</w:delText>
        </w:r>
      </w:del>
    </w:p>
    <w:p w14:paraId="7C82FECE" w14:textId="2652816A" w:rsidR="00557A13" w:rsidDel="002D1764" w:rsidRDefault="00557A13">
      <w:pPr>
        <w:pStyle w:val="TOC2"/>
        <w:tabs>
          <w:tab w:val="right" w:leader="dot" w:pos="9350"/>
        </w:tabs>
        <w:rPr>
          <w:del w:id="1324" w:author="Steven" w:date="2022-04-01T15:18:00Z"/>
          <w:rFonts w:asciiTheme="minorHAnsi" w:eastAsiaTheme="minorEastAsia" w:hAnsiTheme="minorHAnsi" w:cstheme="minorBidi"/>
          <w:smallCaps w:val="0"/>
          <w:noProof/>
          <w:sz w:val="22"/>
          <w:szCs w:val="22"/>
        </w:rPr>
      </w:pPr>
      <w:del w:id="1325" w:author="Steven" w:date="2022-04-01T15:18:00Z">
        <w:r w:rsidRPr="007E5477" w:rsidDel="002D1764">
          <w:rPr>
            <w:rPrChange w:id="1326" w:author="mp4" w:date="2018-08-24T14:19:00Z">
              <w:rPr>
                <w:rStyle w:val="Hyperlink"/>
                <w:smallCaps w:val="0"/>
                <w:noProof/>
              </w:rPr>
            </w:rPrChange>
          </w:rPr>
          <w:delText>6.5. Min Angle</w:delText>
        </w:r>
        <w:r w:rsidDel="002D1764">
          <w:rPr>
            <w:noProof/>
            <w:webHidden/>
          </w:rPr>
          <w:tab/>
          <w:delText>12</w:delText>
        </w:r>
      </w:del>
    </w:p>
    <w:p w14:paraId="487631A0" w14:textId="463B8B8F" w:rsidR="00557A13" w:rsidDel="002D1764" w:rsidRDefault="00557A13">
      <w:pPr>
        <w:pStyle w:val="TOC2"/>
        <w:tabs>
          <w:tab w:val="right" w:leader="dot" w:pos="9350"/>
        </w:tabs>
        <w:rPr>
          <w:del w:id="1327" w:author="Steven" w:date="2022-04-01T15:18:00Z"/>
          <w:rFonts w:asciiTheme="minorHAnsi" w:eastAsiaTheme="minorEastAsia" w:hAnsiTheme="minorHAnsi" w:cstheme="minorBidi"/>
          <w:smallCaps w:val="0"/>
          <w:noProof/>
          <w:sz w:val="22"/>
          <w:szCs w:val="22"/>
        </w:rPr>
      </w:pPr>
      <w:del w:id="1328" w:author="Steven" w:date="2022-04-01T15:18:00Z">
        <w:r w:rsidRPr="007E5477" w:rsidDel="002D1764">
          <w:rPr>
            <w:rPrChange w:id="1329" w:author="mp4" w:date="2018-08-24T14:19:00Z">
              <w:rPr>
                <w:rStyle w:val="Hyperlink"/>
                <w:smallCaps w:val="0"/>
                <w:noProof/>
              </w:rPr>
            </w:rPrChange>
          </w:rPr>
          <w:delText>6.6. Growth Substeps</w:delText>
        </w:r>
        <w:r w:rsidDel="002D1764">
          <w:rPr>
            <w:noProof/>
            <w:webHidden/>
          </w:rPr>
          <w:tab/>
          <w:delText>12</w:delText>
        </w:r>
      </w:del>
    </w:p>
    <w:p w14:paraId="795AACA6" w14:textId="7565D4CC" w:rsidR="00557A13" w:rsidDel="002D1764" w:rsidRDefault="00557A13">
      <w:pPr>
        <w:pStyle w:val="TOC1"/>
        <w:tabs>
          <w:tab w:val="left" w:pos="480"/>
          <w:tab w:val="right" w:leader="dot" w:pos="9350"/>
        </w:tabs>
        <w:rPr>
          <w:del w:id="1330" w:author="Steven" w:date="2022-04-01T15:18:00Z"/>
          <w:rFonts w:asciiTheme="minorHAnsi" w:eastAsiaTheme="minorEastAsia" w:hAnsiTheme="minorHAnsi" w:cstheme="minorBidi"/>
          <w:b w:val="0"/>
          <w:bCs w:val="0"/>
          <w:caps w:val="0"/>
          <w:noProof/>
          <w:sz w:val="22"/>
          <w:szCs w:val="22"/>
        </w:rPr>
      </w:pPr>
      <w:del w:id="1331" w:author="Steven" w:date="2022-04-01T15:18:00Z">
        <w:r w:rsidRPr="007E5477" w:rsidDel="002D1764">
          <w:rPr>
            <w:rPrChange w:id="1332" w:author="mp4" w:date="2018-08-24T14:19:00Z">
              <w:rPr>
                <w:rStyle w:val="Hyperlink"/>
                <w:b w:val="0"/>
                <w:bCs w:val="0"/>
                <w:caps w:val="0"/>
                <w:noProof/>
              </w:rPr>
            </w:rPrChange>
          </w:rPr>
          <w:delText>7.</w:delText>
        </w:r>
        <w:r w:rsidDel="002D1764">
          <w:rPr>
            <w:rFonts w:asciiTheme="minorHAnsi" w:eastAsiaTheme="minorEastAsia" w:hAnsiTheme="minorHAnsi" w:cstheme="minorBidi"/>
            <w:b w:val="0"/>
            <w:bCs w:val="0"/>
            <w:caps w:val="0"/>
            <w:noProof/>
            <w:sz w:val="22"/>
            <w:szCs w:val="22"/>
          </w:rPr>
          <w:tab/>
        </w:r>
        <w:r w:rsidRPr="007E5477" w:rsidDel="002D1764">
          <w:rPr>
            <w:rPrChange w:id="1333" w:author="mp4" w:date="2018-08-24T14:19:00Z">
              <w:rPr>
                <w:rStyle w:val="Hyperlink"/>
                <w:b w:val="0"/>
                <w:bCs w:val="0"/>
                <w:caps w:val="0"/>
                <w:noProof/>
              </w:rPr>
            </w:rPrChange>
          </w:rPr>
          <w:delText>Output Data</w:delText>
        </w:r>
        <w:r w:rsidDel="002D1764">
          <w:rPr>
            <w:noProof/>
            <w:webHidden/>
          </w:rPr>
          <w:tab/>
          <w:delText>12</w:delText>
        </w:r>
      </w:del>
    </w:p>
    <w:p w14:paraId="269E613B" w14:textId="5EA18CDF" w:rsidR="00557A13" w:rsidDel="002D1764" w:rsidRDefault="00557A13">
      <w:pPr>
        <w:pStyle w:val="TOC2"/>
        <w:tabs>
          <w:tab w:val="right" w:leader="dot" w:pos="9350"/>
        </w:tabs>
        <w:rPr>
          <w:del w:id="1334" w:author="Steven" w:date="2022-04-01T15:18:00Z"/>
          <w:rFonts w:asciiTheme="minorHAnsi" w:eastAsiaTheme="minorEastAsia" w:hAnsiTheme="minorHAnsi" w:cstheme="minorBidi"/>
          <w:smallCaps w:val="0"/>
          <w:noProof/>
          <w:sz w:val="22"/>
          <w:szCs w:val="22"/>
        </w:rPr>
      </w:pPr>
      <w:del w:id="1335" w:author="Steven" w:date="2022-04-01T15:18:00Z">
        <w:r w:rsidRPr="007E5477" w:rsidDel="002D1764">
          <w:rPr>
            <w:rPrChange w:id="1336" w:author="mp4" w:date="2018-08-24T14:19:00Z">
              <w:rPr>
                <w:rStyle w:val="Hyperlink"/>
                <w:smallCaps w:val="0"/>
                <w:noProof/>
              </w:rPr>
            </w:rPrChange>
          </w:rPr>
          <w:delText>7.1. Files</w:delText>
        </w:r>
        <w:r w:rsidDel="002D1764">
          <w:rPr>
            <w:noProof/>
            <w:webHidden/>
          </w:rPr>
          <w:tab/>
          <w:delText>12</w:delText>
        </w:r>
      </w:del>
    </w:p>
    <w:p w14:paraId="2504D0E7" w14:textId="76A61D1A" w:rsidR="00557A13" w:rsidDel="002D1764" w:rsidRDefault="00557A13">
      <w:pPr>
        <w:pStyle w:val="TOC3"/>
        <w:tabs>
          <w:tab w:val="right" w:leader="dot" w:pos="9350"/>
        </w:tabs>
        <w:rPr>
          <w:del w:id="1337" w:author="Steven" w:date="2022-04-01T15:18:00Z"/>
          <w:rFonts w:asciiTheme="minorHAnsi" w:eastAsiaTheme="minorEastAsia" w:hAnsiTheme="minorHAnsi" w:cstheme="minorBidi"/>
          <w:i w:val="0"/>
          <w:iCs w:val="0"/>
          <w:noProof/>
          <w:sz w:val="22"/>
          <w:szCs w:val="22"/>
        </w:rPr>
      </w:pPr>
      <w:del w:id="1338" w:author="Steven" w:date="2022-04-01T15:18:00Z">
        <w:r w:rsidRPr="007E5477" w:rsidDel="002D1764">
          <w:rPr>
            <w:rPrChange w:id="1339" w:author="mp4" w:date="2018-08-24T14:19:00Z">
              <w:rPr>
                <w:rStyle w:val="Hyperlink"/>
                <w:i w:val="0"/>
                <w:iCs w:val="0"/>
                <w:noProof/>
              </w:rPr>
            </w:rPrChange>
          </w:rPr>
          <w:delText>7.1.1. Log</w:delText>
        </w:r>
        <w:r w:rsidDel="002D1764">
          <w:rPr>
            <w:noProof/>
            <w:webHidden/>
          </w:rPr>
          <w:tab/>
          <w:delText>12</w:delText>
        </w:r>
      </w:del>
    </w:p>
    <w:p w14:paraId="44CEF7CC" w14:textId="5DB76355" w:rsidR="00557A13" w:rsidDel="002D1764" w:rsidRDefault="00557A13">
      <w:pPr>
        <w:pStyle w:val="TOC3"/>
        <w:tabs>
          <w:tab w:val="right" w:leader="dot" w:pos="9350"/>
        </w:tabs>
        <w:rPr>
          <w:del w:id="1340" w:author="Steven" w:date="2022-04-01T15:18:00Z"/>
          <w:rFonts w:asciiTheme="minorHAnsi" w:eastAsiaTheme="minorEastAsia" w:hAnsiTheme="minorHAnsi" w:cstheme="minorBidi"/>
          <w:i w:val="0"/>
          <w:iCs w:val="0"/>
          <w:noProof/>
          <w:sz w:val="22"/>
          <w:szCs w:val="22"/>
        </w:rPr>
      </w:pPr>
      <w:del w:id="1341" w:author="Steven" w:date="2022-04-01T15:18:00Z">
        <w:r w:rsidRPr="007E5477" w:rsidDel="002D1764">
          <w:rPr>
            <w:rPrChange w:id="1342" w:author="mp4" w:date="2018-08-24T14:19:00Z">
              <w:rPr>
                <w:rStyle w:val="Hyperlink"/>
                <w:i w:val="0"/>
                <w:iCs w:val="0"/>
                <w:noProof/>
              </w:rPr>
            </w:rPrChange>
          </w:rPr>
          <w:delText>7.1.2. Vessel State</w:delText>
        </w:r>
        <w:r w:rsidDel="002D1764">
          <w:rPr>
            <w:noProof/>
            <w:webHidden/>
          </w:rPr>
          <w:tab/>
          <w:delText>13</w:delText>
        </w:r>
      </w:del>
    </w:p>
    <w:p w14:paraId="53052AB2" w14:textId="5F6A9B81" w:rsidR="00557A13" w:rsidDel="002D1764" w:rsidRDefault="00557A13">
      <w:pPr>
        <w:pStyle w:val="TOC3"/>
        <w:tabs>
          <w:tab w:val="right" w:leader="dot" w:pos="9350"/>
        </w:tabs>
        <w:rPr>
          <w:del w:id="1343" w:author="Steven" w:date="2022-04-01T15:18:00Z"/>
          <w:rFonts w:asciiTheme="minorHAnsi" w:eastAsiaTheme="minorEastAsia" w:hAnsiTheme="minorHAnsi" w:cstheme="minorBidi"/>
          <w:i w:val="0"/>
          <w:iCs w:val="0"/>
          <w:noProof/>
          <w:sz w:val="22"/>
          <w:szCs w:val="22"/>
        </w:rPr>
      </w:pPr>
      <w:del w:id="1344" w:author="Steven" w:date="2022-04-01T15:18:00Z">
        <w:r w:rsidRPr="007E5477" w:rsidDel="002D1764">
          <w:rPr>
            <w:rPrChange w:id="1345" w:author="mp4" w:date="2018-08-24T14:19:00Z">
              <w:rPr>
                <w:rStyle w:val="Hyperlink"/>
                <w:i w:val="0"/>
                <w:iCs w:val="0"/>
                <w:noProof/>
              </w:rPr>
            </w:rPrChange>
          </w:rPr>
          <w:delText>7.1.3. XPLT</w:delText>
        </w:r>
        <w:r w:rsidDel="002D1764">
          <w:rPr>
            <w:noProof/>
            <w:webHidden/>
          </w:rPr>
          <w:tab/>
          <w:delText>13</w:delText>
        </w:r>
      </w:del>
    </w:p>
    <w:p w14:paraId="0843C37D" w14:textId="17DC85B9" w:rsidR="00557A13" w:rsidDel="002D1764" w:rsidRDefault="00557A13">
      <w:pPr>
        <w:pStyle w:val="TOC2"/>
        <w:tabs>
          <w:tab w:val="right" w:leader="dot" w:pos="9350"/>
        </w:tabs>
        <w:rPr>
          <w:del w:id="1346" w:author="Steven" w:date="2022-04-01T15:18:00Z"/>
          <w:rFonts w:asciiTheme="minorHAnsi" w:eastAsiaTheme="minorEastAsia" w:hAnsiTheme="minorHAnsi" w:cstheme="minorBidi"/>
          <w:smallCaps w:val="0"/>
          <w:noProof/>
          <w:sz w:val="22"/>
          <w:szCs w:val="22"/>
        </w:rPr>
      </w:pPr>
      <w:del w:id="1347" w:author="Steven" w:date="2022-04-01T15:18:00Z">
        <w:r w:rsidRPr="007E5477" w:rsidDel="002D1764">
          <w:rPr>
            <w:rPrChange w:id="1348" w:author="mp4" w:date="2018-08-24T14:19:00Z">
              <w:rPr>
                <w:rStyle w:val="Hyperlink"/>
                <w:smallCaps w:val="0"/>
                <w:noProof/>
              </w:rPr>
            </w:rPrChange>
          </w:rPr>
          <w:delText>7.2. Vessel File Format 2</w:delText>
        </w:r>
        <w:r w:rsidDel="002D1764">
          <w:rPr>
            <w:noProof/>
            <w:webHidden/>
          </w:rPr>
          <w:tab/>
          <w:delText>14</w:delText>
        </w:r>
      </w:del>
    </w:p>
    <w:p w14:paraId="2AAF3734" w14:textId="0202C63B" w:rsidR="00557A13" w:rsidDel="002D1764" w:rsidRDefault="00557A13">
      <w:pPr>
        <w:pStyle w:val="TOC1"/>
        <w:tabs>
          <w:tab w:val="left" w:pos="480"/>
          <w:tab w:val="right" w:leader="dot" w:pos="9350"/>
        </w:tabs>
        <w:rPr>
          <w:del w:id="1349" w:author="Steven" w:date="2022-04-01T15:18:00Z"/>
          <w:rFonts w:asciiTheme="minorHAnsi" w:eastAsiaTheme="minorEastAsia" w:hAnsiTheme="minorHAnsi" w:cstheme="minorBidi"/>
          <w:b w:val="0"/>
          <w:bCs w:val="0"/>
          <w:caps w:val="0"/>
          <w:noProof/>
          <w:sz w:val="22"/>
          <w:szCs w:val="22"/>
        </w:rPr>
      </w:pPr>
      <w:del w:id="1350" w:author="Steven" w:date="2022-04-01T15:18:00Z">
        <w:r w:rsidRPr="007E5477" w:rsidDel="002D1764">
          <w:rPr>
            <w:rPrChange w:id="1351" w:author="mp4" w:date="2018-08-24T14:19:00Z">
              <w:rPr>
                <w:rStyle w:val="Hyperlink"/>
                <w:b w:val="0"/>
                <w:bCs w:val="0"/>
                <w:caps w:val="0"/>
                <w:noProof/>
              </w:rPr>
            </w:rPrChange>
          </w:rPr>
          <w:delText>8.</w:delText>
        </w:r>
        <w:r w:rsidDel="002D1764">
          <w:rPr>
            <w:rFonts w:asciiTheme="minorHAnsi" w:eastAsiaTheme="minorEastAsia" w:hAnsiTheme="minorHAnsi" w:cstheme="minorBidi"/>
            <w:b w:val="0"/>
            <w:bCs w:val="0"/>
            <w:caps w:val="0"/>
            <w:noProof/>
            <w:sz w:val="22"/>
            <w:szCs w:val="22"/>
          </w:rPr>
          <w:tab/>
        </w:r>
        <w:r w:rsidRPr="007E5477" w:rsidDel="002D1764">
          <w:rPr>
            <w:rPrChange w:id="1352" w:author="mp4" w:date="2018-08-24T14:19:00Z">
              <w:rPr>
                <w:rStyle w:val="Hyperlink"/>
                <w:b w:val="0"/>
                <w:bCs w:val="0"/>
                <w:caps w:val="0"/>
                <w:noProof/>
              </w:rPr>
            </w:rPrChange>
          </w:rPr>
          <w:delText>Warnings</w:delText>
        </w:r>
        <w:r w:rsidDel="002D1764">
          <w:rPr>
            <w:noProof/>
            <w:webHidden/>
          </w:rPr>
          <w:tab/>
          <w:delText>14</w:delText>
        </w:r>
      </w:del>
    </w:p>
    <w:p w14:paraId="1EE5807D" w14:textId="3F7B6581" w:rsidR="00557A13" w:rsidDel="002D1764" w:rsidRDefault="00557A13">
      <w:pPr>
        <w:pStyle w:val="TOC2"/>
        <w:tabs>
          <w:tab w:val="right" w:leader="dot" w:pos="9350"/>
        </w:tabs>
        <w:rPr>
          <w:del w:id="1353" w:author="Steven" w:date="2022-04-01T15:18:00Z"/>
          <w:rFonts w:asciiTheme="minorHAnsi" w:eastAsiaTheme="minorEastAsia" w:hAnsiTheme="minorHAnsi" w:cstheme="minorBidi"/>
          <w:smallCaps w:val="0"/>
          <w:noProof/>
          <w:sz w:val="22"/>
          <w:szCs w:val="22"/>
        </w:rPr>
      </w:pPr>
      <w:del w:id="1354" w:author="Steven" w:date="2022-04-01T15:18:00Z">
        <w:r w:rsidRPr="007E5477" w:rsidDel="002D1764">
          <w:rPr>
            <w:rPrChange w:id="1355" w:author="mp4" w:date="2018-08-24T14:19:00Z">
              <w:rPr>
                <w:rStyle w:val="Hyperlink"/>
                <w:smallCaps w:val="0"/>
                <w:noProof/>
              </w:rPr>
            </w:rPrChange>
          </w:rPr>
          <w:delText>8.1. Branch Bombing</w:delText>
        </w:r>
        <w:r w:rsidDel="002D1764">
          <w:rPr>
            <w:noProof/>
            <w:webHidden/>
          </w:rPr>
          <w:tab/>
          <w:delText>14</w:delText>
        </w:r>
      </w:del>
    </w:p>
    <w:p w14:paraId="657EF088" w14:textId="7BF1D5D0" w:rsidR="00557A13" w:rsidDel="002D1764" w:rsidRDefault="00557A13">
      <w:pPr>
        <w:pStyle w:val="TOC1"/>
        <w:tabs>
          <w:tab w:val="right" w:leader="dot" w:pos="9350"/>
        </w:tabs>
        <w:rPr>
          <w:del w:id="1356" w:author="Steven" w:date="2022-04-01T15:18:00Z"/>
          <w:rFonts w:asciiTheme="minorHAnsi" w:eastAsiaTheme="minorEastAsia" w:hAnsiTheme="minorHAnsi" w:cstheme="minorBidi"/>
          <w:b w:val="0"/>
          <w:bCs w:val="0"/>
          <w:caps w:val="0"/>
          <w:noProof/>
          <w:sz w:val="22"/>
          <w:szCs w:val="22"/>
        </w:rPr>
      </w:pPr>
      <w:del w:id="1357" w:author="Steven" w:date="2022-04-01T15:18:00Z">
        <w:r w:rsidRPr="007E5477" w:rsidDel="002D1764">
          <w:rPr>
            <w:rPrChange w:id="1358" w:author="mp4" w:date="2018-08-24T14:19:00Z">
              <w:rPr>
                <w:rStyle w:val="Hyperlink"/>
                <w:b w:val="0"/>
                <w:bCs w:val="0"/>
                <w:caps w:val="0"/>
                <w:noProof/>
              </w:rPr>
            </w:rPrChange>
          </w:rPr>
          <w:delText>References</w:delText>
        </w:r>
        <w:r w:rsidDel="002D1764">
          <w:rPr>
            <w:noProof/>
            <w:webHidden/>
          </w:rPr>
          <w:tab/>
          <w:delText>15</w:delText>
        </w:r>
      </w:del>
    </w:p>
    <w:p w14:paraId="18FAC3A6" w14:textId="02E21E71"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5136A3B5" w:rsidR="006A0BC1" w:rsidRDefault="006A0BC1" w:rsidP="006A0BC1">
      <w:pPr>
        <w:pStyle w:val="Heading1"/>
      </w:pPr>
      <w:bookmarkStart w:id="1359" w:name="_Toc99726071"/>
      <w:r>
        <w:lastRenderedPageBreak/>
        <w:t>Introduction</w:t>
      </w:r>
      <w:r w:rsidR="00CA5347">
        <w:fldChar w:fldCharType="begin"/>
      </w:r>
      <w:r w:rsidR="00CA5347">
        <w:instrText xml:space="preserve"> MACROBUTTON MTEditEquationSection2 </w:instrText>
      </w:r>
      <w:r w:rsidR="00CA5347" w:rsidRPr="00CA5347">
        <w:rPr>
          <w:rStyle w:val="MTEquationSection"/>
        </w:rPr>
        <w:instrText>Equation Chapter (Next) Section 1</w:instrText>
      </w:r>
      <w:r w:rsidR="00CA5347">
        <w:fldChar w:fldCharType="begin"/>
      </w:r>
      <w:r w:rsidR="00CA5347">
        <w:instrText xml:space="preserve"> SEQ MTEqn \r \h \* MERGEFORMAT </w:instrText>
      </w:r>
      <w:r w:rsidR="00CA5347">
        <w:fldChar w:fldCharType="end"/>
      </w:r>
      <w:r w:rsidR="00CA5347">
        <w:fldChar w:fldCharType="begin"/>
      </w:r>
      <w:r w:rsidR="00CA5347">
        <w:instrText xml:space="preserve"> SEQ MTSec \r 1 \h \* MERGEFORMAT </w:instrText>
      </w:r>
      <w:r w:rsidR="00CA5347">
        <w:fldChar w:fldCharType="end"/>
      </w:r>
      <w:r w:rsidR="00CA5347">
        <w:fldChar w:fldCharType="begin"/>
      </w:r>
      <w:r w:rsidR="00CA5347">
        <w:instrText xml:space="preserve"> SEQ MTChap \h \* MERGEFORMAT </w:instrText>
      </w:r>
      <w:r w:rsidR="00CA5347">
        <w:fldChar w:fldCharType="end"/>
      </w:r>
      <w:r w:rsidR="00CA5347">
        <w:fldChar w:fldCharType="end"/>
      </w:r>
      <w:bookmarkEnd w:id="1359"/>
    </w:p>
    <w:p w14:paraId="64B5BC6D" w14:textId="0B999127" w:rsidR="006A0BC1" w:rsidRDefault="006A0BC1" w:rsidP="00942B71">
      <w:pPr>
        <w:pStyle w:val="Heading2"/>
      </w:pPr>
      <w:bookmarkStart w:id="1360" w:name="_Toc99726072"/>
      <w:r>
        <w:t xml:space="preserve">Overview of </w:t>
      </w:r>
      <w:r w:rsidR="0005554B">
        <w:t>Angio</w:t>
      </w:r>
      <w:r>
        <w:t>FE</w:t>
      </w:r>
      <w:bookmarkEnd w:id="1360"/>
    </w:p>
    <w:p w14:paraId="7AEB08C5" w14:textId="0C7567D6" w:rsidR="00214C80" w:rsidRPr="00214C80" w:rsidRDefault="00214C80" w:rsidP="00214C80">
      <w:r>
        <w:t xml:space="preserve">The purpose of AngioFE is to simulate the growth of </w:t>
      </w:r>
      <w:ins w:id="1361" w:author="Steven LaBelle" w:date="2018-08-21T10:41:00Z">
        <w:r w:rsidR="00CA3246">
          <w:t>angiogenic neovessels</w:t>
        </w:r>
      </w:ins>
      <w:del w:id="1362" w:author="Steven LaBelle" w:date="2018-08-21T10:41:00Z">
        <w:r w:rsidDel="00CA3246">
          <w:delText>blood vessels</w:delText>
        </w:r>
      </w:del>
      <w:r>
        <w:t xml:space="preserve"> </w:t>
      </w:r>
      <w:ins w:id="1363" w:author="Steven" w:date="2022-03-29T10:28:00Z">
        <w:r w:rsidR="00274C78">
          <w:t xml:space="preserve">and interactions between neovessels and the </w:t>
        </w:r>
      </w:ins>
      <w:del w:id="1364" w:author="Steven" w:date="2022-03-29T10:28:00Z">
        <w:r w:rsidDel="00274C78">
          <w:delText xml:space="preserve">within an </w:delText>
        </w:r>
      </w:del>
      <w:r>
        <w:t xml:space="preserve">extracellular matrix. </w:t>
      </w:r>
      <w:del w:id="1365" w:author="Steven" w:date="2022-03-29T10:29:00Z">
        <w:r w:rsidDel="00274C78">
          <w:delText>The two main ways that this can be used are: given some experimental data determine the material/vascular properties needed to achieve comparable deformation over a given time period, the other is to predict the deformation that will occour in a new in vivo test given the rules about vessel growth that are used, and the material properties.</w:delText>
        </w:r>
      </w:del>
      <w:ins w:id="1366" w:author="Steven" w:date="2022-03-29T10:29:00Z">
        <w:r w:rsidR="00274C78">
          <w:t>AngioFE was developed to mimic microvascular growth from microvessel fragments in collagen hydrogels. The default parameters for the growth rules are based on results from prior experiments, but can be modified by the user as desired</w:t>
        </w:r>
      </w:ins>
      <w:ins w:id="1367" w:author="Steven" w:date="2022-03-29T10:30:00Z">
        <w:r w:rsidR="00274C78">
          <w:t xml:space="preserve"> </w:t>
        </w:r>
      </w:ins>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 </w:instrText>
      </w:r>
      <w:r w:rsidR="00274C78">
        <w:fldChar w:fldCharType="begin">
          <w:fldData xml:space="preserve">PEVuZE5vdGU+PENpdGU+PEF1dGhvcj5FZGdhcjwvQXV0aG9yPjxZZWFyPjIwMTM8L1llYXI+PFJl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</w:fldData>
        </w:fldChar>
      </w:r>
      <w:r w:rsidR="00274C78">
        <w:instrText xml:space="preserve"> ADDIN EN.CITE.DATA </w:instrText>
      </w:r>
      <w:r w:rsidR="00274C78">
        <w:fldChar w:fldCharType="end"/>
      </w:r>
      <w:r w:rsidR="00274C78">
        <w:fldChar w:fldCharType="separate"/>
      </w:r>
      <w:r w:rsidR="00274C78">
        <w:rPr>
          <w:noProof/>
        </w:rPr>
        <w:t>[</w:t>
      </w:r>
      <w:hyperlink w:anchor="_ENREF_1" w:tooltip="Edgar, 2013 #14" w:history="1">
        <w:r w:rsidR="00342210">
          <w:rPr>
            <w:noProof/>
          </w:rPr>
          <w:t>1-7</w:t>
        </w:r>
      </w:hyperlink>
      <w:r w:rsidR="00274C78">
        <w:rPr>
          <w:noProof/>
        </w:rPr>
        <w:t>]</w:t>
      </w:r>
      <w:r w:rsidR="00274C78">
        <w:fldChar w:fldCharType="end"/>
      </w:r>
      <w:ins w:id="1368" w:author="Steven" w:date="2022-03-29T10:29:00Z">
        <w:r w:rsidR="00274C78">
          <w:t>.</w:t>
        </w:r>
      </w:ins>
    </w:p>
    <w:p w14:paraId="5288B0C8" w14:textId="77777777" w:rsidR="005A265C" w:rsidRPr="005A265C" w:rsidRDefault="005A265C" w:rsidP="005A265C"/>
    <w:p w14:paraId="44E158AC" w14:textId="54A0CD8B" w:rsidR="00547CDE" w:rsidRDefault="00D70493" w:rsidP="00942B71">
      <w:pPr>
        <w:pStyle w:val="Heading2"/>
      </w:pPr>
      <w:bookmarkStart w:id="1369" w:name="_Toc99726073"/>
      <w:r>
        <w:t>Capabilities</w:t>
      </w:r>
      <w:bookmarkEnd w:id="1369"/>
    </w:p>
    <w:p w14:paraId="3AD553FF" w14:textId="5AB2E879" w:rsidR="005A265C" w:rsidRDefault="001C1097" w:rsidP="005A265C">
      <w:del w:id="1370" w:author="Steven LaBelle" w:date="2018-08-21T10:41:00Z">
        <w:r w:rsidDel="00CA3246">
          <w:delText>Simulate vessel growth.</w:delText>
        </w:r>
        <w:r w:rsidR="006F7A12" w:rsidDel="00CA3246">
          <w:delText xml:space="preserve"> </w:delText>
        </w:r>
      </w:del>
      <w:r w:rsidR="006F7A12">
        <w:t>This version of the plugin can simulate the growth of vascular networks in a variety of element types</w:t>
      </w:r>
      <w:ins w:id="1371" w:author="Steven LaBelle" w:date="2018-08-21T10:42:00Z">
        <w:r w:rsidR="00CA3246">
          <w:t xml:space="preserve"> while considering a range of field variables that modify growth and matrix deformation</w:t>
        </w:r>
      </w:ins>
      <w:r w:rsidR="006F7A12">
        <w:t xml:space="preserve">. </w:t>
      </w:r>
      <w:r w:rsidR="008E4E1D">
        <w:t>Additionally,</w:t>
      </w:r>
      <w:r w:rsidR="006F7A12">
        <w:t xml:space="preserve"> the material the plugin provides can be used as the solid component of a multiphasic material.</w:t>
      </w:r>
      <w:r w:rsidR="008E4E1D">
        <w:t xml:space="preserve"> Currently the following element types are supported: Hex8</w:t>
      </w:r>
      <w:del w:id="1372" w:author="Steven" w:date="2022-03-29T10:51:00Z">
        <w:r w:rsidR="008E4E1D" w:rsidDel="0056196A">
          <w:delText>,</w:delText>
        </w:r>
      </w:del>
      <w:r w:rsidR="008E4E1D">
        <w:t xml:space="preserve"> </w:t>
      </w:r>
      <w:ins w:id="1373" w:author="Steven" w:date="2022-03-29T10:51:00Z">
        <w:r w:rsidR="0056196A">
          <w:t xml:space="preserve">and </w:t>
        </w:r>
      </w:ins>
      <w:r w:rsidR="008E4E1D">
        <w:t>Hex20</w:t>
      </w:r>
      <w:ins w:id="1374" w:author="Steven" w:date="2022-03-29T10:51:00Z">
        <w:r w:rsidR="0056196A">
          <w:t xml:space="preserve">. Support for </w:t>
        </w:r>
      </w:ins>
      <w:del w:id="1375" w:author="Steven" w:date="2022-03-29T10:51:00Z">
        <w:r w:rsidR="008E4E1D" w:rsidDel="0056196A">
          <w:delText xml:space="preserve">, </w:delText>
        </w:r>
      </w:del>
      <w:r w:rsidR="008E4E1D">
        <w:t>Tet4</w:t>
      </w:r>
      <w:del w:id="1376" w:author="Steven" w:date="2022-03-29T10:51:00Z">
        <w:r w:rsidR="008E4E1D" w:rsidDel="0056196A">
          <w:delText>,</w:delText>
        </w:r>
      </w:del>
      <w:r w:rsidR="008E4E1D">
        <w:t xml:space="preserve"> and Tet10</w:t>
      </w:r>
      <w:ins w:id="1377" w:author="Steven" w:date="2022-03-29T10:51:00Z">
        <w:r w:rsidR="0056196A">
          <w:t xml:space="preserve"> </w:t>
        </w:r>
      </w:ins>
      <w:ins w:id="1378" w:author="Steven" w:date="2022-03-29T10:52:00Z">
        <w:r w:rsidR="0056196A">
          <w:t xml:space="preserve">is </w:t>
        </w:r>
      </w:ins>
      <w:ins w:id="1379" w:author="Steven" w:date="2022-03-29T10:51:00Z">
        <w:r w:rsidR="0056196A">
          <w:t>in development</w:t>
        </w:r>
      </w:ins>
      <w:r w:rsidR="008E4E1D">
        <w:t>.</w:t>
      </w:r>
      <w:ins w:id="1380" w:author="mp4" w:date="2018-12-03T12:18:00Z">
        <w:r w:rsidR="00462323">
          <w:t xml:space="preserve"> </w:t>
        </w:r>
        <w:del w:id="1381" w:author="Steven" w:date="2022-03-29T11:05:00Z">
          <w:r w:rsidR="00462323" w:rsidDel="00691F03">
            <w:delText>AngioFE3</w:delText>
          </w:r>
        </w:del>
      </w:ins>
      <w:ins w:id="1382" w:author="Steven" w:date="2022-03-29T11:05:00Z">
        <w:r w:rsidR="00691F03">
          <w:t>AngioFE</w:t>
        </w:r>
      </w:ins>
      <w:ins w:id="1383" w:author="mp4" w:date="2018-12-03T12:18:00Z">
        <w:r w:rsidR="00462323">
          <w:t xml:space="preserve"> generates an .ang2 </w:t>
        </w:r>
        <w:proofErr w:type="gramStart"/>
        <w:r w:rsidR="00462323">
          <w:t>file which</w:t>
        </w:r>
        <w:proofErr w:type="gramEnd"/>
        <w:r w:rsidR="00462323">
          <w:t xml:space="preserve"> can be imported into PostView to visualize the vascular network within the model over time.</w:t>
        </w:r>
      </w:ins>
    </w:p>
    <w:p w14:paraId="4612E27C" w14:textId="7E1E2214" w:rsidR="009360AC" w:rsidRDefault="009360AC" w:rsidP="009360AC">
      <w:pPr>
        <w:pStyle w:val="Heading3"/>
      </w:pPr>
      <w:bookmarkStart w:id="1384" w:name="_Toc99726074"/>
      <w:r>
        <w:t>Usage as a Standalone Material</w:t>
      </w:r>
      <w:bookmarkEnd w:id="1384"/>
    </w:p>
    <w:p w14:paraId="650E5186" w14:textId="0FBBB885" w:rsidR="009360AC" w:rsidRPr="009360AC" w:rsidRDefault="009360AC" w:rsidP="009360AC">
      <w:r>
        <w:t xml:space="preserve">The </w:t>
      </w:r>
      <w:proofErr w:type="spellStart"/>
      <w:r>
        <w:t>angio</w:t>
      </w:r>
      <w:proofErr w:type="spellEnd"/>
      <w:r>
        <w:t xml:space="preserve"> material supplied by this plugin may be used a material for a finite element domain in a mechanical analysis.</w:t>
      </w:r>
      <w:ins w:id="1385" w:author="Steven LaBelle" w:date="2018-08-21T10:42:00Z">
        <w:r w:rsidR="00CA3246">
          <w:t xml:space="preserve"> This material </w:t>
        </w:r>
      </w:ins>
      <w:ins w:id="1386" w:author="Steven LaBelle" w:date="2018-08-21T10:43:00Z">
        <w:r w:rsidR="00CA3246">
          <w:t xml:space="preserve">can theoretically be used as a parent material for any non-rigid material in FEBio. The </w:t>
        </w:r>
        <w:proofErr w:type="spellStart"/>
        <w:r w:rsidR="00CA3246">
          <w:t>angio</w:t>
        </w:r>
        <w:proofErr w:type="spellEnd"/>
        <w:r w:rsidR="00CA3246">
          <w:t xml:space="preserve"> material must be the head material for any domain in which neovessel growth is to be simulated. In the absence of an </w:t>
        </w:r>
        <w:proofErr w:type="spellStart"/>
        <w:r w:rsidR="00CA3246">
          <w:t>angio</w:t>
        </w:r>
        <w:proofErr w:type="spellEnd"/>
        <w:r w:rsidR="00CA3246">
          <w:t xml:space="preserve"> material, AngioFE will perform similarly to a model in FEBio.</w:t>
        </w:r>
      </w:ins>
    </w:p>
    <w:p w14:paraId="6AFBB837" w14:textId="3AE354B5" w:rsidR="009360AC" w:rsidRDefault="009360AC" w:rsidP="005A265C"/>
    <w:p w14:paraId="3E357281" w14:textId="325C2D58" w:rsidR="009360AC" w:rsidDel="00280000" w:rsidRDefault="009360AC" w:rsidP="009360AC">
      <w:pPr>
        <w:pStyle w:val="Heading3"/>
        <w:rPr>
          <w:del w:id="1387" w:author="Steven" w:date="2022-03-29T10:52:00Z"/>
        </w:rPr>
      </w:pPr>
      <w:del w:id="1388" w:author="Steven" w:date="2022-03-29T10:52:00Z">
        <w:r w:rsidDel="00280000">
          <w:delText>Usage in Multiphasic Materials</w:delText>
        </w:r>
        <w:bookmarkStart w:id="1389" w:name="_Toc99718728"/>
        <w:bookmarkStart w:id="1390" w:name="_Toc99726075"/>
        <w:bookmarkEnd w:id="1389"/>
        <w:bookmarkEnd w:id="1390"/>
      </w:del>
    </w:p>
    <w:p w14:paraId="6BB3CB42" w14:textId="78844364" w:rsidR="009360AC" w:rsidDel="00280000" w:rsidRDefault="009360AC" w:rsidP="009360AC">
      <w:pPr>
        <w:rPr>
          <w:ins w:id="1391" w:author="mp4" w:date="2018-11-26T11:27:00Z"/>
          <w:del w:id="1392" w:author="Steven" w:date="2022-03-29T10:52:00Z"/>
        </w:rPr>
      </w:pPr>
      <w:del w:id="1393" w:author="Steven" w:date="2022-03-29T10:52:00Z">
        <w:r w:rsidDel="00280000">
          <w:delText>The angio material can be used the solid component of a multiphasic material. In this context the angio material has the potential to both</w:delText>
        </w:r>
        <w:r w:rsidR="00D1270F" w:rsidDel="00280000">
          <w:delText>:</w:delText>
        </w:r>
        <w:r w:rsidDel="00280000">
          <w:delText xml:space="preserve"> </w:delText>
        </w:r>
        <w:r w:rsidR="00D1270F" w:rsidDel="00280000">
          <w:delText>alter vascular topology based on chemical conditions, and alter the chemical conditions around active tips.(</w:delText>
        </w:r>
      </w:del>
      <w:ins w:id="1394" w:author="mp4" w:date="2018-08-24T11:35:00Z">
        <w:del w:id="1395" w:author="Steven" w:date="2022-03-29T10:52:00Z">
          <w:r w:rsidR="00FF3697" w:rsidDel="00280000">
            <w:delText xml:space="preserve">tips </w:delText>
          </w:r>
        </w:del>
      </w:ins>
      <w:del w:id="1396" w:author="Steven" w:date="2022-03-29T10:52:00Z">
        <w:r w:rsidR="00D1270F" w:rsidDel="00280000">
          <w:delText>altering chemical conditions is not implemented)</w:delText>
        </w:r>
      </w:del>
      <w:bookmarkStart w:id="1397" w:name="_Toc99718729"/>
      <w:bookmarkStart w:id="1398" w:name="_Toc99726076"/>
      <w:bookmarkEnd w:id="1397"/>
      <w:bookmarkEnd w:id="1398"/>
    </w:p>
    <w:p w14:paraId="6E4CA9D2" w14:textId="51CBFB22" w:rsidR="00916967" w:rsidDel="00280000" w:rsidRDefault="00916967" w:rsidP="009360AC">
      <w:pPr>
        <w:rPr>
          <w:ins w:id="1399" w:author="mp4" w:date="2018-11-26T11:27:00Z"/>
          <w:del w:id="1400" w:author="Steven" w:date="2022-03-29T10:52:00Z"/>
        </w:rPr>
      </w:pPr>
      <w:bookmarkStart w:id="1401" w:name="_Toc99718730"/>
      <w:bookmarkStart w:id="1402" w:name="_Toc99726077"/>
      <w:bookmarkEnd w:id="1401"/>
      <w:bookmarkEnd w:id="1402"/>
    </w:p>
    <w:p w14:paraId="708740C4" w14:textId="0794DE34" w:rsidR="00916967" w:rsidRDefault="00916967">
      <w:pPr>
        <w:pStyle w:val="Heading3"/>
        <w:rPr>
          <w:ins w:id="1403" w:author="mp4" w:date="2018-11-26T11:27:00Z"/>
        </w:rPr>
        <w:pPrChange w:id="1404" w:author="mp4" w:date="2018-11-26T11:27:00Z">
          <w:pPr/>
        </w:pPrChange>
      </w:pPr>
      <w:bookmarkStart w:id="1405" w:name="_Toc99726078"/>
      <w:proofErr w:type="spellStart"/>
      <w:ins w:id="1406" w:author="mp4" w:date="2018-11-26T11:27:00Z">
        <w:r>
          <w:t>Doxygen</w:t>
        </w:r>
        <w:proofErr w:type="spellEnd"/>
        <w:r>
          <w:t xml:space="preserve"> Documentation</w:t>
        </w:r>
        <w:bookmarkEnd w:id="1405"/>
      </w:ins>
    </w:p>
    <w:p w14:paraId="751D27BC" w14:textId="3AB1CE63" w:rsidR="00916967" w:rsidRDefault="00916967">
      <w:pPr>
        <w:rPr>
          <w:ins w:id="1407" w:author="mp4" w:date="2018-12-03T12:13:00Z"/>
        </w:rPr>
      </w:pPr>
      <w:ins w:id="1408" w:author="mp4" w:date="2018-11-26T11:27:00Z">
        <w:r>
          <w:t xml:space="preserve">The </w:t>
        </w:r>
        <w:proofErr w:type="spellStart"/>
        <w:r>
          <w:t>doxygen</w:t>
        </w:r>
        <w:proofErr w:type="spellEnd"/>
        <w:r>
          <w:t xml:space="preserve"> documentation may be generated from the source code and the </w:t>
        </w:r>
        <w:proofErr w:type="spellStart"/>
        <w:r>
          <w:t>doxygen</w:t>
        </w:r>
        <w:proofErr w:type="spellEnd"/>
        <w:r>
          <w:t xml:space="preserve"> </w:t>
        </w:r>
      </w:ins>
      <w:proofErr w:type="spellStart"/>
      <w:ins w:id="1409" w:author="mp4" w:date="2018-11-26T11:29:00Z">
        <w:r w:rsidR="00C4198A">
          <w:t>config</w:t>
        </w:r>
        <w:proofErr w:type="spellEnd"/>
        <w:r w:rsidR="00C4198A">
          <w:t xml:space="preserve"> file.</w:t>
        </w:r>
      </w:ins>
      <w:ins w:id="1410" w:author="mp4" w:date="2018-12-03T12:14:00Z">
        <w:r w:rsidR="0058310B">
          <w:t xml:space="preserve"> All classes and public members of the plugin are commented with comments that can be read with </w:t>
        </w:r>
        <w:proofErr w:type="spellStart"/>
        <w:r w:rsidR="0058310B">
          <w:t>doxygen</w:t>
        </w:r>
        <w:proofErr w:type="spellEnd"/>
        <w:r w:rsidR="0058310B">
          <w:t>.</w:t>
        </w:r>
      </w:ins>
    </w:p>
    <w:p w14:paraId="789EAC1F" w14:textId="68C6830D" w:rsidR="009C637A" w:rsidRPr="00BE5A55" w:rsidDel="00733CC8" w:rsidRDefault="009C637A" w:rsidP="00195D31">
      <w:pPr>
        <w:pStyle w:val="Code0"/>
        <w:rPr>
          <w:ins w:id="1411" w:author="mp4" w:date="2018-12-03T12:13:00Z"/>
          <w:del w:id="1412" w:author="Steven" w:date="2022-03-29T16:07:00Z"/>
          <w:szCs w:val="20"/>
          <w:rPrChange w:id="1413" w:author="Steven" w:date="2022-04-18T14:11:00Z">
            <w:rPr>
              <w:ins w:id="1414" w:author="mp4" w:date="2018-12-03T12:13:00Z"/>
              <w:del w:id="1415" w:author="Steven" w:date="2022-03-29T16:07:00Z"/>
            </w:rPr>
          </w:rPrChange>
        </w:rPr>
        <w:pPrChange w:id="1416" w:author="Steven" w:date="2022-04-18T14:06:00Z">
          <w:pPr/>
        </w:pPrChange>
      </w:pPr>
      <w:ins w:id="1417" w:author="mp4" w:date="2018-12-03T12:14:00Z">
        <w:del w:id="1418" w:author="Steven" w:date="2022-03-29T16:07:00Z">
          <w:r w:rsidRPr="00BE5A55" w:rsidDel="00733CC8">
            <w:rPr>
              <w:szCs w:val="20"/>
              <w:rPrChange w:id="1419" w:author="Steven" w:date="2022-04-18T14:11:00Z">
                <w:rPr/>
              </w:rPrChange>
            </w:rPr>
            <w:delText>e.g.</w:delText>
          </w:r>
        </w:del>
      </w:ins>
    </w:p>
    <w:p w14:paraId="4B4CA680" w14:textId="03E07FBF" w:rsidR="009C637A" w:rsidRPr="00BE5A55" w:rsidRDefault="009C637A" w:rsidP="00195D31">
      <w:pPr>
        <w:pStyle w:val="Code0"/>
        <w:rPr>
          <w:ins w:id="1420" w:author="mp4" w:date="2018-11-26T12:00:00Z"/>
          <w:szCs w:val="20"/>
          <w:rPrChange w:id="1421" w:author="Steven" w:date="2022-04-18T14:11:00Z">
            <w:rPr>
              <w:ins w:id="1422" w:author="mp4" w:date="2018-11-26T12:00:00Z"/>
            </w:rPr>
          </w:rPrChange>
        </w:rPr>
        <w:pPrChange w:id="1423" w:author="Steven" w:date="2022-04-18T14:06:00Z">
          <w:pPr/>
        </w:pPrChange>
      </w:pPr>
      <w:ins w:id="1424" w:author="mp4" w:date="2018-12-03T12:14:00Z">
        <w:r w:rsidRPr="00BE5A55">
          <w:rPr>
            <w:szCs w:val="20"/>
            <w:rPrChange w:id="1425" w:author="Steven" w:date="2022-04-18T14:11:00Z">
              <w:rPr/>
            </w:rPrChange>
          </w:rPr>
          <w:t>&gt;</w:t>
        </w:r>
      </w:ins>
      <w:ins w:id="1426" w:author="mp4" w:date="2018-12-03T12:13:00Z">
        <w:r w:rsidRPr="00BE5A55">
          <w:rPr>
            <w:szCs w:val="20"/>
            <w:rPrChange w:id="1427" w:author="Steven" w:date="2022-04-18T14:11:00Z">
              <w:rPr/>
            </w:rPrChange>
          </w:rPr>
          <w:t>Doxygen.exe doxyconfig.txt</w:t>
        </w:r>
      </w:ins>
    </w:p>
    <w:p w14:paraId="2B89A60E" w14:textId="699CC12B" w:rsidR="00B13B2A" w:rsidDel="00733CC8" w:rsidRDefault="00B13B2A">
      <w:pPr>
        <w:rPr>
          <w:ins w:id="1428" w:author="mp4" w:date="2018-11-26T12:01:00Z"/>
          <w:del w:id="1429" w:author="Steven" w:date="2022-03-29T16:07:00Z"/>
        </w:rPr>
      </w:pPr>
      <w:bookmarkStart w:id="1430" w:name="_Toc99718732"/>
      <w:bookmarkStart w:id="1431" w:name="_Toc99726079"/>
      <w:bookmarkEnd w:id="1430"/>
      <w:bookmarkEnd w:id="1431"/>
    </w:p>
    <w:p w14:paraId="479F7E12" w14:textId="7B172D39" w:rsidR="00B13B2A" w:rsidDel="00280000" w:rsidRDefault="00B13B2A">
      <w:pPr>
        <w:pStyle w:val="Heading2"/>
        <w:rPr>
          <w:ins w:id="1432" w:author="mp4" w:date="2018-11-26T12:01:00Z"/>
          <w:del w:id="1433" w:author="Steven" w:date="2022-03-29T10:53:00Z"/>
        </w:rPr>
        <w:pPrChange w:id="1434" w:author="Steven" w:date="2022-03-29T16:04:00Z">
          <w:pPr/>
        </w:pPrChange>
      </w:pPr>
      <w:ins w:id="1435" w:author="mp4" w:date="2018-11-26T12:01:00Z">
        <w:del w:id="1436" w:author="Steven" w:date="2022-03-29T10:53:00Z">
          <w:r w:rsidDel="00280000">
            <w:delText>CppCheck Static Analysis</w:delText>
          </w:r>
          <w:bookmarkStart w:id="1437" w:name="_Toc99718733"/>
          <w:bookmarkStart w:id="1438" w:name="_Toc99726080"/>
          <w:bookmarkEnd w:id="1437"/>
          <w:bookmarkEnd w:id="1438"/>
        </w:del>
      </w:ins>
    </w:p>
    <w:p w14:paraId="790BB391" w14:textId="7D0D4EF7" w:rsidR="00B13B2A" w:rsidRPr="00B13B2A" w:rsidDel="00280000" w:rsidRDefault="00B13B2A">
      <w:pPr>
        <w:pStyle w:val="Heading2"/>
        <w:rPr>
          <w:del w:id="1439" w:author="Steven" w:date="2022-03-29T10:53:00Z"/>
        </w:rPr>
        <w:pPrChange w:id="1440" w:author="Steven" w:date="2022-03-29T16:04:00Z">
          <w:pPr/>
        </w:pPrChange>
      </w:pPr>
      <w:ins w:id="1441" w:author="mp4" w:date="2018-11-26T12:01:00Z">
        <w:del w:id="1442" w:author="Steven" w:date="2022-03-29T10:53:00Z">
          <w:r w:rsidDel="00280000">
            <w:delText xml:space="preserve">The svn </w:delText>
          </w:r>
        </w:del>
      </w:ins>
      <w:ins w:id="1443" w:author="mp4" w:date="2018-11-26T12:03:00Z">
        <w:del w:id="1444" w:author="Steven" w:date="2022-03-29T10:53:00Z">
          <w:r w:rsidDel="00280000">
            <w:delText>repository</w:delText>
          </w:r>
        </w:del>
      </w:ins>
      <w:ins w:id="1445" w:author="mp4" w:date="2018-11-26T12:02:00Z">
        <w:del w:id="1446" w:author="Steven" w:date="2022-03-29T10:53:00Z">
          <w:r w:rsidDel="00280000">
            <w:delText xml:space="preserve"> </w:delText>
          </w:r>
        </w:del>
      </w:ins>
      <w:ins w:id="1447" w:author="mp4" w:date="2018-11-26T12:01:00Z">
        <w:del w:id="1448" w:author="Steven" w:date="2022-03-29T10:53:00Z">
          <w:r w:rsidDel="00280000">
            <w:delText xml:space="preserve">contains a config file </w:delText>
          </w:r>
        </w:del>
      </w:ins>
      <w:ins w:id="1449" w:author="mp4" w:date="2018-11-26T12:03:00Z">
        <w:del w:id="1450" w:author="Steven" w:date="2022-03-29T10:53:00Z">
          <w:r w:rsidDel="00280000">
            <w:delText>that allows cppcheck to perform static analysis on the source files of the plugin.</w:delText>
          </w:r>
        </w:del>
      </w:ins>
      <w:bookmarkStart w:id="1451" w:name="_Toc99718734"/>
      <w:bookmarkStart w:id="1452" w:name="_Toc99726081"/>
      <w:bookmarkEnd w:id="1451"/>
      <w:bookmarkEnd w:id="1452"/>
    </w:p>
    <w:p w14:paraId="707F7476" w14:textId="203B506F" w:rsidR="005A265C" w:rsidRDefault="008E4E1D">
      <w:pPr>
        <w:pStyle w:val="Heading2"/>
      </w:pPr>
      <w:bookmarkStart w:id="1453" w:name="_Toc99726082"/>
      <w:r>
        <w:t>Structure of this Document</w:t>
      </w:r>
      <w:bookmarkEnd w:id="1453"/>
    </w:p>
    <w:p w14:paraId="1E898007" w14:textId="691436FD" w:rsidR="00691F03" w:rsidRDefault="005E5B55" w:rsidP="005E5B55">
      <w:pPr>
        <w:rPr>
          <w:ins w:id="1454" w:author="Steven" w:date="2022-03-29T10:59:00Z"/>
        </w:rPr>
      </w:pPr>
      <w:r>
        <w:t xml:space="preserve">The structure of this document is meant to mirror the structure the </w:t>
      </w:r>
      <w:proofErr w:type="spellStart"/>
      <w:r>
        <w:t>angio</w:t>
      </w:r>
      <w:proofErr w:type="spellEnd"/>
      <w:r>
        <w:t xml:space="preserve"> material in the .</w:t>
      </w:r>
      <w:proofErr w:type="spellStart"/>
      <w:r>
        <w:t>feb.</w:t>
      </w:r>
      <w:proofErr w:type="spellEnd"/>
      <w:r>
        <w:t xml:space="preserve"> If a section is a subsection of another within this document this means </w:t>
      </w:r>
      <w:proofErr w:type="gramStart"/>
      <w:r>
        <w:t>that</w:t>
      </w:r>
      <w:proofErr w:type="gramEnd"/>
      <w:r>
        <w:t xml:space="preserve"> the tag for this subsection can be put in the section that it is contained in.</w:t>
      </w:r>
      <w:r w:rsidR="00EC534E">
        <w:t xml:space="preserve"> The only exception to this is probability </w:t>
      </w:r>
      <w:proofErr w:type="gramStart"/>
      <w:r w:rsidR="00EC534E">
        <w:t>distributions which</w:t>
      </w:r>
      <w:proofErr w:type="gramEnd"/>
      <w:r w:rsidR="00EC534E">
        <w:t xml:space="preserve"> are used as inputs to multiple other sections.</w:t>
      </w:r>
    </w:p>
    <w:p w14:paraId="478E6BF0" w14:textId="061BED69" w:rsidR="00691F03" w:rsidRDefault="00691F03">
      <w:pPr>
        <w:jc w:val="left"/>
        <w:rPr>
          <w:ins w:id="1455" w:author="Steven" w:date="2022-03-29T10:59:00Z"/>
        </w:rPr>
      </w:pPr>
    </w:p>
    <w:p w14:paraId="5FFF8813" w14:textId="1EE5C92B" w:rsidR="005E5B55" w:rsidRPr="005E5B55" w:rsidDel="00691F03" w:rsidRDefault="005E5B55" w:rsidP="005E5B55">
      <w:pPr>
        <w:rPr>
          <w:del w:id="1456" w:author="Steven" w:date="2022-03-29T10:59:00Z"/>
        </w:rPr>
      </w:pPr>
      <w:bookmarkStart w:id="1457" w:name="_Toc99718736"/>
      <w:bookmarkStart w:id="1458" w:name="_Toc99726083"/>
      <w:bookmarkEnd w:id="1457"/>
      <w:bookmarkEnd w:id="1458"/>
    </w:p>
    <w:p w14:paraId="0807C98D" w14:textId="0E081003" w:rsidR="00070B9B" w:rsidRDefault="00070B9B" w:rsidP="00070B9B">
      <w:pPr>
        <w:pStyle w:val="Heading1"/>
      </w:pPr>
      <w:bookmarkStart w:id="1459" w:name="_Toc99726084"/>
      <w:r>
        <w:lastRenderedPageBreak/>
        <w:t>Terminology</w:t>
      </w:r>
      <w:bookmarkEnd w:id="1459"/>
    </w:p>
    <w:p w14:paraId="665B028D" w14:textId="1ECB32AD" w:rsidR="001C1097" w:rsidRPr="001C1097" w:rsidRDefault="001C1097" w:rsidP="001C1097">
      <w:r>
        <w:t xml:space="preserve">This </w:t>
      </w:r>
      <w:del w:id="1460" w:author="Steven" w:date="2022-03-29T14:27:00Z">
        <w:r w:rsidDel="008B2432">
          <w:delText>is the terminology that</w:delText>
        </w:r>
      </w:del>
      <w:ins w:id="1461" w:author="Steven" w:date="2022-03-29T14:27:00Z">
        <w:r w:rsidR="008B2432">
          <w:t>terminology</w:t>
        </w:r>
      </w:ins>
      <w:r>
        <w:t xml:space="preserve"> will be used throughout the plugin. Some of the objects for which definitions are given include the mathematical properties of object in the way they are simulated by the plugin. These terms are what the user is expected to know and will not fully cover the internal implementation of the plugin.</w:t>
      </w:r>
    </w:p>
    <w:p w14:paraId="1A6ED6AD" w14:textId="79CF08DC" w:rsidR="001C1097" w:rsidRDefault="001C1097" w:rsidP="00942B71">
      <w:pPr>
        <w:pStyle w:val="Heading2"/>
        <w:rPr>
          <w:ins w:id="1462" w:author="mp4" w:date="2018-12-03T12:20:00Z"/>
        </w:rPr>
      </w:pPr>
      <w:bookmarkStart w:id="1463" w:name="_Toc99726085"/>
      <w:r>
        <w:t>General</w:t>
      </w:r>
      <w:ins w:id="1464" w:author="Steven" w:date="2022-03-29T14:28:00Z">
        <w:r w:rsidR="008B2432">
          <w:t xml:space="preserve"> terms</w:t>
        </w:r>
      </w:ins>
      <w:bookmarkEnd w:id="1463"/>
    </w:p>
    <w:p w14:paraId="621AA347" w14:textId="1480F1A4" w:rsidR="009F06C2" w:rsidRPr="00294085" w:rsidRDefault="009F06C2">
      <w:pPr>
        <w:pPrChange w:id="1465" w:author="mp4" w:date="2018-12-03T12:20:00Z">
          <w:pPr>
            <w:pStyle w:val="Heading2"/>
          </w:pPr>
        </w:pPrChange>
      </w:pPr>
      <w:proofErr w:type="gramStart"/>
      <w:ins w:id="1466" w:author="mp4" w:date="2018-12-03T12:20:00Z">
        <w:r>
          <w:t>General purpose</w:t>
        </w:r>
        <w:proofErr w:type="gramEnd"/>
        <w:r>
          <w:t xml:space="preserve"> terminology.</w:t>
        </w:r>
      </w:ins>
    </w:p>
    <w:p w14:paraId="33B88671" w14:textId="75984F65" w:rsidR="001C1097" w:rsidRDefault="001C1097" w:rsidP="001C1097">
      <w:pPr>
        <w:pStyle w:val="Heading3"/>
      </w:pPr>
      <w:del w:id="1467" w:author="Steven LaBelle" w:date="2018-08-21T10:47:00Z">
        <w:r w:rsidDel="00CA3246">
          <w:delText>ECM(Extra Cellular Matrix)</w:delText>
        </w:r>
      </w:del>
      <w:bookmarkStart w:id="1468" w:name="_Toc99726086"/>
      <w:ins w:id="1469" w:author="Steven LaBelle" w:date="2018-08-21T10:47:00Z">
        <w:r w:rsidR="00CA3246">
          <w:t>Extracellular Matrix (ECM</w:t>
        </w:r>
      </w:ins>
      <w:ins w:id="1470" w:author="Steven" w:date="2022-03-29T14:28:00Z">
        <w:r w:rsidR="008B2432">
          <w:t>, matrix</w:t>
        </w:r>
      </w:ins>
      <w:ins w:id="1471" w:author="Steven LaBelle" w:date="2018-08-21T10:47:00Z">
        <w:r w:rsidR="00CA3246">
          <w:t>)</w:t>
        </w:r>
      </w:ins>
      <w:bookmarkEnd w:id="1468"/>
    </w:p>
    <w:p w14:paraId="5085A6F3" w14:textId="4EA03902" w:rsidR="001C1097" w:rsidRDefault="001C1097" w:rsidP="001C1097">
      <w:r>
        <w:t xml:space="preserve">The extra cellular matrix is </w:t>
      </w:r>
      <w:ins w:id="1472" w:author="Steven LaBelle" w:date="2018-08-21T10:47:00Z">
        <w:r w:rsidR="00CA3246">
          <w:t xml:space="preserve">the </w:t>
        </w:r>
        <w:proofErr w:type="spellStart"/>
        <w:r w:rsidR="00CA3246">
          <w:t>angio</w:t>
        </w:r>
        <w:proofErr w:type="spellEnd"/>
        <w:r w:rsidR="00CA3246">
          <w:t xml:space="preserve"> material that neovessels may grow </w:t>
        </w:r>
        <w:proofErr w:type="gramStart"/>
        <w:r w:rsidR="00CA3246">
          <w:t>in</w:t>
        </w:r>
        <w:proofErr w:type="gramEnd"/>
        <w:del w:id="1473" w:author="Steven" w:date="2022-03-29T14:28:00Z">
          <w:r w:rsidR="00CA3246" w:rsidDel="008B2432">
            <w:delText>.</w:delText>
          </w:r>
        </w:del>
      </w:ins>
      <w:del w:id="1474" w:author="Steven LaBelle" w:date="2018-08-21T10:47:00Z">
        <w:r w:rsidDel="00CA3246">
          <w:delText xml:space="preserve">a </w:delText>
        </w:r>
        <w:commentRangeStart w:id="1475"/>
        <w:r w:rsidDel="00CA3246">
          <w:delText>hydrogel</w:delText>
        </w:r>
      </w:del>
      <w:commentRangeEnd w:id="1475"/>
      <w:r w:rsidR="00CA3246">
        <w:rPr>
          <w:rStyle w:val="CommentReference"/>
        </w:rPr>
        <w:commentReference w:id="1475"/>
      </w:r>
      <w:del w:id="1476" w:author="Steven LaBelle" w:date="2018-08-21T10:47:00Z">
        <w:r w:rsidDel="00CA3246">
          <w:delText xml:space="preserve"> in which it is possible to grow microvessels fragments</w:delText>
        </w:r>
      </w:del>
      <w:r>
        <w:t xml:space="preserve">. In the </w:t>
      </w:r>
      <w:proofErr w:type="gramStart"/>
      <w:r>
        <w:t>plugin</w:t>
      </w:r>
      <w:proofErr w:type="gramEnd"/>
      <w:r>
        <w:t xml:space="preserve"> this is represented by the </w:t>
      </w:r>
      <w:del w:id="1477" w:author="Steven" w:date="2022-03-29T14:28:00Z">
        <w:r w:rsidDel="008B2432">
          <w:delText>A</w:delText>
        </w:r>
      </w:del>
      <w:proofErr w:type="spellStart"/>
      <w:ins w:id="1478" w:author="Steven" w:date="2022-03-29T14:28:00Z">
        <w:r w:rsidR="008B2432">
          <w:t>a</w:t>
        </w:r>
      </w:ins>
      <w:r>
        <w:t>ngio</w:t>
      </w:r>
      <w:proofErr w:type="spellEnd"/>
      <w:ins w:id="1479" w:author="Steven" w:date="2022-03-29T14:28:00Z">
        <w:r w:rsidR="008B2432">
          <w:t xml:space="preserve"> </w:t>
        </w:r>
      </w:ins>
      <w:del w:id="1480" w:author="Steven" w:date="2022-03-29T14:28:00Z">
        <w:r w:rsidDel="008B2432">
          <w:delText>M</w:delText>
        </w:r>
      </w:del>
      <w:ins w:id="1481" w:author="Steven" w:date="2022-03-29T14:28:00Z">
        <w:r w:rsidR="008B2432">
          <w:t>m</w:t>
        </w:r>
      </w:ins>
      <w:r>
        <w:t>aterial class.</w:t>
      </w:r>
    </w:p>
    <w:p w14:paraId="7E7C6971" w14:textId="78A290D8" w:rsidR="001C1097" w:rsidRDefault="001C1097" w:rsidP="001C1097"/>
    <w:p w14:paraId="0F9BA3A9" w14:textId="34E382AF" w:rsidR="001C1097" w:rsidRDefault="001C1097" w:rsidP="001C1097">
      <w:pPr>
        <w:pStyle w:val="Heading3"/>
      </w:pPr>
      <w:bookmarkStart w:id="1482" w:name="_Toc99726087"/>
      <w:r>
        <w:t>Linear Elements</w:t>
      </w:r>
      <w:bookmarkEnd w:id="1482"/>
    </w:p>
    <w:p w14:paraId="171954AF" w14:textId="7889022E" w:rsidR="001C1097" w:rsidRDefault="001C1097" w:rsidP="001C1097">
      <w:pPr>
        <w:rPr>
          <w:ins w:id="1483" w:author="mp4" w:date="2018-08-24T11:35:00Z"/>
        </w:rPr>
      </w:pPr>
      <w:r>
        <w:t xml:space="preserve">Linear elements are </w:t>
      </w:r>
      <w:del w:id="1484" w:author="Steven LaBelle" w:date="2018-08-21T10:49:00Z">
        <w:r w:rsidDel="00CA3246">
          <w:delText xml:space="preserve">any </w:delText>
        </w:r>
      </w:del>
      <w:r>
        <w:t xml:space="preserve">finite element </w:t>
      </w:r>
      <w:ins w:id="1485" w:author="Steven LaBelle" w:date="2018-08-21T10:49:00Z">
        <w:r w:rsidR="00CA3246">
          <w:t>with linear</w:t>
        </w:r>
      </w:ins>
      <w:del w:id="1486" w:author="Steven LaBelle" w:date="2018-08-21T10:49:00Z">
        <w:r w:rsidDel="00CA3246">
          <w:delText>where the</w:delText>
        </w:r>
      </w:del>
      <w:r>
        <w:t xml:space="preserve"> shape functions</w:t>
      </w:r>
      <w:del w:id="1487" w:author="Steven LaBelle" w:date="2018-08-21T10:49:00Z">
        <w:r w:rsidDel="00CA3246">
          <w:delText xml:space="preserve"> are linear</w:delText>
        </w:r>
      </w:del>
      <w:r>
        <w:t xml:space="preserve">. </w:t>
      </w:r>
      <w:ins w:id="1488" w:author="Steven LaBelle" w:date="2018-08-21T10:50:00Z">
        <w:r w:rsidR="00CA3246">
          <w:t>Linear elements available in AngioFE include</w:t>
        </w:r>
      </w:ins>
      <w:del w:id="1489" w:author="Steven LaBelle" w:date="2018-08-21T10:50:00Z">
        <w:r w:rsidDel="00CA3246">
          <w:delText>In practice this means</w:delText>
        </w:r>
      </w:del>
      <w:r>
        <w:t xml:space="preserve"> </w:t>
      </w:r>
      <w:del w:id="1490" w:author="Steven" w:date="2022-03-29T10:53:00Z">
        <w:r w:rsidDel="00280000">
          <w:delText xml:space="preserve">TET4 and </w:delText>
        </w:r>
      </w:del>
      <w:r>
        <w:t>HEX8</w:t>
      </w:r>
      <w:del w:id="1491" w:author="Steven" w:date="2022-03-29T10:53:00Z">
        <w:r w:rsidDel="00AB22F0">
          <w:delText xml:space="preserve"> elements</w:delText>
        </w:r>
      </w:del>
      <w:ins w:id="1492" w:author="Steven" w:date="2022-03-29T10:53:00Z">
        <w:r w:rsidR="00AB22F0">
          <w:t xml:space="preserve"> </w:t>
        </w:r>
        <w:proofErr w:type="spellStart"/>
        <w:r w:rsidR="00AB22F0">
          <w:t>elemnts</w:t>
        </w:r>
      </w:ins>
      <w:proofErr w:type="spellEnd"/>
      <w:r>
        <w:t>.</w:t>
      </w:r>
    </w:p>
    <w:p w14:paraId="79CA0663" w14:textId="6115D450" w:rsidR="001902F0" w:rsidRDefault="001902F0">
      <w:pPr>
        <w:pStyle w:val="Heading3"/>
        <w:rPr>
          <w:ins w:id="1493" w:author="mp4" w:date="2018-08-24T11:35:00Z"/>
        </w:rPr>
        <w:pPrChange w:id="1494" w:author="mp4" w:date="2018-08-24T11:35:00Z">
          <w:pPr/>
        </w:pPrChange>
      </w:pPr>
      <w:bookmarkStart w:id="1495" w:name="_Toc99726088"/>
      <w:ins w:id="1496" w:author="mp4" w:date="2018-08-24T11:35:00Z">
        <w:r>
          <w:t>Higher Order Elements</w:t>
        </w:r>
        <w:bookmarkEnd w:id="1495"/>
      </w:ins>
    </w:p>
    <w:p w14:paraId="1D7EE3E5" w14:textId="598EDDFF" w:rsidR="001902F0" w:rsidRPr="001902F0" w:rsidRDefault="001902F0">
      <w:ins w:id="1497" w:author="mp4" w:date="2018-08-24T11:35:00Z">
        <w:r>
          <w:t xml:space="preserve">Any finite element that </w:t>
        </w:r>
      </w:ins>
      <w:ins w:id="1498" w:author="mp4" w:date="2018-08-24T11:36:00Z">
        <w:r>
          <w:t xml:space="preserve">does not have linear shape functions. </w:t>
        </w:r>
        <w:del w:id="1499" w:author="Steven" w:date="2022-03-29T10:53:00Z">
          <w:r w:rsidDel="00AB22F0">
            <w:delText>These include the TET10 and</w:delText>
          </w:r>
        </w:del>
      </w:ins>
      <w:ins w:id="1500" w:author="Steven" w:date="2022-03-29T10:53:00Z">
        <w:r w:rsidR="00AB22F0">
          <w:t xml:space="preserve">Currently this is the </w:t>
        </w:r>
      </w:ins>
      <w:ins w:id="1501" w:author="mp4" w:date="2018-08-24T11:36:00Z">
        <w:del w:id="1502" w:author="Steven" w:date="2022-03-29T10:53:00Z">
          <w:r w:rsidDel="00AB22F0">
            <w:delText xml:space="preserve"> </w:delText>
          </w:r>
        </w:del>
        <w:r>
          <w:t>HEX20 element</w:t>
        </w:r>
        <w:del w:id="1503" w:author="Steven" w:date="2022-03-29T10:53:00Z">
          <w:r w:rsidDel="00AB22F0">
            <w:delText>s</w:delText>
          </w:r>
        </w:del>
        <w:r>
          <w:t>.</w:t>
        </w:r>
      </w:ins>
    </w:p>
    <w:p w14:paraId="463AF476" w14:textId="7A155F97" w:rsidR="001C1097" w:rsidRDefault="001C1097" w:rsidP="00942B71">
      <w:pPr>
        <w:pStyle w:val="Heading2"/>
      </w:pPr>
      <w:bookmarkStart w:id="1504" w:name="_Toc99726089"/>
      <w:r>
        <w:t>Vascular Network</w:t>
      </w:r>
      <w:bookmarkEnd w:id="1504"/>
    </w:p>
    <w:p w14:paraId="210129E8" w14:textId="020D410F" w:rsidR="001C1097" w:rsidRDefault="00AB22F0" w:rsidP="001C1097">
      <w:ins w:id="1505" w:author="Steven" w:date="2022-03-29T10:54:00Z">
        <w:r w:rsidRPr="00AB22F0">
          <w:rPr>
            <w:noProof/>
          </w:rPr>
          <w:drawing>
            <wp:inline distT="0" distB="0" distL="0" distR="0" wp14:anchorId="518593E5" wp14:editId="0C87A1EC">
              <wp:extent cx="2478221" cy="2682097"/>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2478221" cy="2682097"/>
                      </a:xfrm>
                      <a:prstGeom prst="rect">
                        <a:avLst/>
                      </a:prstGeom>
                    </pic:spPr>
                  </pic:pic>
                </a:graphicData>
              </a:graphic>
            </wp:inline>
          </w:drawing>
        </w:r>
      </w:ins>
      <w:commentRangeStart w:id="1506"/>
      <w:del w:id="1507" w:author="Steven" w:date="2022-03-29T10:54:00Z">
        <w:r w:rsidR="001C1097" w:rsidDel="00AB22F0">
          <w:rPr>
            <w:noProof/>
          </w:rPr>
          <w:drawing>
            <wp:inline distT="0" distB="0" distL="0" distR="0" wp14:anchorId="1B31AF5F" wp14:editId="629ACA9A">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scular_networ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del>
      <w:commentRangeEnd w:id="1506"/>
      <w:r w:rsidR="00732F8D">
        <w:rPr>
          <w:rStyle w:val="CommentReference"/>
        </w:rPr>
        <w:commentReference w:id="1506"/>
      </w:r>
    </w:p>
    <w:p w14:paraId="61DDD79A" w14:textId="15E3B719" w:rsidR="001C1097" w:rsidRPr="001C1097" w:rsidRDefault="001C1097" w:rsidP="001C1097">
      <w:r>
        <w:t>The vascular network is the microvessels that are contained within the ECM. The plugin represents each portion of the vessel as a line segment*</w:t>
      </w:r>
    </w:p>
    <w:p w14:paraId="60CD28E4" w14:textId="38B92778" w:rsidR="006C49B3" w:rsidRDefault="006C49B3" w:rsidP="006C49B3">
      <w:pPr>
        <w:pStyle w:val="Heading3"/>
      </w:pPr>
      <w:bookmarkStart w:id="1508" w:name="_Toc99726090"/>
      <w:r w:rsidRPr="006C49B3">
        <w:lastRenderedPageBreak/>
        <w:t>Initial Fragment</w:t>
      </w:r>
      <w:bookmarkEnd w:id="1508"/>
    </w:p>
    <w:p w14:paraId="322BE9E1" w14:textId="532788F5" w:rsidR="006C49B3" w:rsidRPr="006C49B3" w:rsidRDefault="006C49B3" w:rsidP="006C49B3">
      <w:proofErr w:type="gramStart"/>
      <w:r>
        <w:t xml:space="preserve">The </w:t>
      </w:r>
      <w:ins w:id="1509" w:author="Steven" w:date="2022-03-29T10:54:00Z">
        <w:r w:rsidR="00AB22F0">
          <w:t xml:space="preserve">parent </w:t>
        </w:r>
      </w:ins>
      <w:r>
        <w:t>microvessel</w:t>
      </w:r>
      <w:ins w:id="1510" w:author="Steven" w:date="2022-03-29T10:54:00Z">
        <w:r w:rsidR="00AB22F0">
          <w:t>s</w:t>
        </w:r>
      </w:ins>
      <w:r>
        <w:t xml:space="preserve"> that </w:t>
      </w:r>
      <w:del w:id="1511" w:author="Steven" w:date="2022-03-29T10:55:00Z">
        <w:r w:rsidDel="00AB22F0">
          <w:delText xml:space="preserve">is </w:delText>
        </w:r>
      </w:del>
      <w:ins w:id="1512" w:author="Steven" w:date="2022-03-29T10:55:00Z">
        <w:r w:rsidR="00AB22F0">
          <w:t xml:space="preserve">are </w:t>
        </w:r>
      </w:ins>
      <w:r>
        <w:t xml:space="preserve">seeded by </w:t>
      </w:r>
      <w:del w:id="1513" w:author="Steven" w:date="2022-03-29T10:55:00Z">
        <w:r w:rsidDel="00AB22F0">
          <w:delText xml:space="preserve">a </w:delText>
        </w:r>
      </w:del>
      <w:ins w:id="1514" w:author="Steven" w:date="2022-03-29T10:55:00Z">
        <w:r w:rsidR="00AB22F0">
          <w:t xml:space="preserve">the </w:t>
        </w:r>
      </w:ins>
      <w:r>
        <w:t>fragment seeder.</w:t>
      </w:r>
      <w:proofErr w:type="gramEnd"/>
      <w:r>
        <w:t xml:space="preserve"> </w:t>
      </w:r>
      <w:del w:id="1515" w:author="Steven" w:date="2022-03-29T10:55:00Z">
        <w:r w:rsidDel="00AB22F0">
          <w:delText xml:space="preserve">This </w:delText>
        </w:r>
      </w:del>
      <w:ins w:id="1516" w:author="Steven" w:date="2022-03-29T10:55:00Z">
        <w:r w:rsidR="00AB22F0">
          <w:t xml:space="preserve">These are generated during the initialization step before </w:t>
        </w:r>
      </w:ins>
      <w:del w:id="1517" w:author="Steven" w:date="2022-03-29T10:55:00Z">
        <w:r w:rsidDel="00AB22F0">
          <w:delText xml:space="preserve">represents the microvessels that are mixed in the hydrogels </w:delText>
        </w:r>
      </w:del>
      <w:ins w:id="1518" w:author="Steven LaBelle" w:date="2018-08-21T10:53:00Z">
        <w:del w:id="1519" w:author="Steven" w:date="2022-03-29T10:55:00Z">
          <w:r w:rsidR="00732F8D" w:rsidDel="00AB22F0">
            <w:delText xml:space="preserve">ECM at </w:delText>
          </w:r>
        </w:del>
        <w:r w:rsidR="00732F8D">
          <w:t xml:space="preserve">time </w:t>
        </w:r>
        <w:r w:rsidR="00732F8D" w:rsidRPr="00AB22F0">
          <w:rPr>
            <w:i/>
            <w:rPrChange w:id="1520" w:author="Steven" w:date="2022-03-29T10:55:00Z">
              <w:rPr/>
            </w:rPrChange>
          </w:rPr>
          <w:t>t</w:t>
        </w:r>
      </w:ins>
      <w:ins w:id="1521" w:author="Steven" w:date="2022-03-29T10:55:00Z">
        <w:r w:rsidR="00AB22F0">
          <w:rPr>
            <w:i/>
          </w:rPr>
          <w:t xml:space="preserve"> </w:t>
        </w:r>
      </w:ins>
      <w:ins w:id="1522" w:author="Steven LaBelle" w:date="2018-08-21T10:53:00Z">
        <w:r w:rsidR="00732F8D">
          <w:t>=</w:t>
        </w:r>
      </w:ins>
      <w:ins w:id="1523" w:author="Steven" w:date="2022-03-29T10:55:00Z">
        <w:r w:rsidR="00AB22F0">
          <w:t xml:space="preserve"> </w:t>
        </w:r>
      </w:ins>
      <w:proofErr w:type="gramStart"/>
      <w:ins w:id="1524" w:author="Steven LaBelle" w:date="2018-08-21T10:53:00Z">
        <w:r w:rsidR="00732F8D">
          <w:t>0</w:t>
        </w:r>
      </w:ins>
      <w:proofErr w:type="gramEnd"/>
      <w:del w:id="1525" w:author="Steven LaBelle" w:date="2018-08-21T10:53:00Z">
        <w:r w:rsidDel="00732F8D">
          <w:delText>before they are polymerized</w:delText>
        </w:r>
      </w:del>
      <w:r>
        <w:t>.</w:t>
      </w:r>
    </w:p>
    <w:p w14:paraId="2947292D" w14:textId="6F7B1B24" w:rsidR="001C1097" w:rsidRPr="006C49B3" w:rsidRDefault="001C1097" w:rsidP="006C49B3">
      <w:pPr>
        <w:pStyle w:val="Heading3"/>
      </w:pPr>
      <w:bookmarkStart w:id="1526" w:name="_Toc99726091"/>
      <w:r w:rsidRPr="006C49B3">
        <w:t>Tip</w:t>
      </w:r>
      <w:bookmarkEnd w:id="1526"/>
    </w:p>
    <w:p w14:paraId="3E25777B" w14:textId="4EAD8568" w:rsidR="006C49B3" w:rsidRDefault="005D24F9" w:rsidP="006C49B3">
      <w:pPr>
        <w:rPr>
          <w:ins w:id="1527" w:author="mp4" w:date="2018-08-24T13:39:00Z"/>
        </w:rPr>
      </w:pPr>
      <w:ins w:id="1528" w:author="Steven" w:date="2022-03-29T10:55:00Z">
        <w:r>
          <w:t xml:space="preserve">The ends of the vessels are the tips. </w:t>
        </w:r>
      </w:ins>
      <w:del w:id="1529" w:author="Steven" w:date="2022-03-29T10:55:00Z">
        <w:r w:rsidR="006C49B3" w:rsidDel="005D24F9">
          <w:delText xml:space="preserve">An infinitesimal site where </w:delText>
        </w:r>
      </w:del>
      <w:ins w:id="1530" w:author="Steven" w:date="2022-03-29T10:55:00Z">
        <w:r>
          <w:t xml:space="preserve">These are where </w:t>
        </w:r>
      </w:ins>
      <w:r w:rsidR="006C49B3">
        <w:t xml:space="preserve">vascular growth </w:t>
      </w:r>
      <w:del w:id="1531" w:author="Steven" w:date="2022-03-29T10:55:00Z">
        <w:r w:rsidR="006C49B3" w:rsidDel="005D24F9">
          <w:delText>can potentially occur</w:delText>
        </w:r>
      </w:del>
      <w:ins w:id="1532" w:author="Steven" w:date="2022-03-29T10:55:00Z">
        <w:r>
          <w:t>occurs</w:t>
        </w:r>
      </w:ins>
      <w:r w:rsidR="006C49B3">
        <w:t xml:space="preserve">. The tips have a: position, direction, </w:t>
      </w:r>
      <w:del w:id="1533" w:author="Steven" w:date="2022-03-29T10:56:00Z">
        <w:r w:rsidR="006C49B3" w:rsidDel="005D24F9">
          <w:delText>and velocity</w:delText>
        </w:r>
      </w:del>
      <w:ins w:id="1534" w:author="Steven" w:date="2022-03-29T10:56:00Z">
        <w:r>
          <w:t>growth rate, and traction</w:t>
        </w:r>
      </w:ins>
      <w:r w:rsidR="006C49B3">
        <w:t xml:space="preserve">. </w:t>
      </w:r>
      <w:del w:id="1535" w:author="Steven" w:date="2022-03-29T10:56:00Z">
        <w:r w:rsidR="006C49B3" w:rsidDel="005D24F9">
          <w:delText>Tips may be used to calculate the stress that the ECM experiences as vessel growth occurs.</w:delText>
        </w:r>
      </w:del>
      <w:ins w:id="1536" w:author="mp4" w:date="2018-12-03T12:16:00Z">
        <w:del w:id="1537" w:author="Steven" w:date="2022-03-29T10:56:00Z">
          <w:r w:rsidR="0058310B" w:rsidDel="005D24F9">
            <w:delText xml:space="preserve"> </w:delText>
          </w:r>
        </w:del>
      </w:ins>
    </w:p>
    <w:p w14:paraId="5331041A" w14:textId="5B35CF22" w:rsidR="00684D64" w:rsidRDefault="00684D64">
      <w:pPr>
        <w:pStyle w:val="Heading3"/>
        <w:rPr>
          <w:ins w:id="1538" w:author="mp4" w:date="2018-08-24T13:39:00Z"/>
        </w:rPr>
        <w:pPrChange w:id="1539" w:author="mp4" w:date="2018-08-24T13:39:00Z">
          <w:pPr/>
        </w:pPrChange>
      </w:pPr>
      <w:bookmarkStart w:id="1540" w:name="_Toc99726092"/>
      <w:ins w:id="1541" w:author="mp4" w:date="2018-08-24T13:39:00Z">
        <w:r>
          <w:t>Stalk</w:t>
        </w:r>
        <w:bookmarkEnd w:id="1540"/>
      </w:ins>
    </w:p>
    <w:p w14:paraId="29178123" w14:textId="02FD42AC" w:rsidR="00684D64" w:rsidRPr="00684D64" w:rsidRDefault="00F402F8">
      <w:ins w:id="1542" w:author="mp4" w:date="2018-08-24T13:39:00Z">
        <w:r>
          <w:t>Any tip</w:t>
        </w:r>
        <w:r w:rsidR="00684D64">
          <w:t xml:space="preserve"> that has previously grown becomes a stalk, the stalk retains the position and stores the </w:t>
        </w:r>
        <w:del w:id="1543" w:author="Steven" w:date="2022-03-29T10:57:00Z">
          <w:r w:rsidR="00684D64" w:rsidDel="005D24F9">
            <w:delText xml:space="preserve">velocity </w:delText>
          </w:r>
        </w:del>
      </w:ins>
      <w:ins w:id="1544" w:author="mp4" w:date="2018-08-24T13:41:00Z">
        <w:del w:id="1545" w:author="Steven" w:date="2022-03-29T10:57:00Z">
          <w:r w:rsidR="00684D64" w:rsidDel="005D24F9">
            <w:delText xml:space="preserve">of </w:delText>
          </w:r>
        </w:del>
      </w:ins>
      <w:ins w:id="1546" w:author="mp4" w:date="2018-08-24T13:39:00Z">
        <w:del w:id="1547" w:author="Steven" w:date="2022-03-29T10:57:00Z">
          <w:r w:rsidR="00684D64" w:rsidDel="005D24F9">
            <w:delText>the tip that generated this point</w:delText>
          </w:r>
        </w:del>
      </w:ins>
      <w:ins w:id="1548" w:author="mp4" w:date="2018-08-24T13:41:00Z">
        <w:del w:id="1549" w:author="Steven" w:date="2022-03-29T10:57:00Z">
          <w:r w:rsidR="00684D64" w:rsidDel="005D24F9">
            <w:delText>.</w:delText>
          </w:r>
        </w:del>
      </w:ins>
      <w:ins w:id="1550" w:author="mp4" w:date="2018-12-03T12:16:00Z">
        <w:del w:id="1551" w:author="Steven" w:date="2022-03-29T10:57:00Z">
          <w:r w:rsidR="00CB665F" w:rsidDel="005D24F9">
            <w:delText xml:space="preserve"> The velocity</w:delText>
          </w:r>
        </w:del>
      </w:ins>
      <w:ins w:id="1552" w:author="mp4" w:date="2018-12-03T12:17:00Z">
        <w:del w:id="1553" w:author="Steven" w:date="2022-03-29T10:57:00Z">
          <w:r w:rsidR="00737D9E" w:rsidDel="005D24F9">
            <w:delText xml:space="preserve"> </w:delText>
          </w:r>
        </w:del>
      </w:ins>
      <w:ins w:id="1554" w:author="Steven" w:date="2022-03-29T10:57:00Z">
        <w:r w:rsidR="005D24F9">
          <w:t xml:space="preserve">growth rate </w:t>
        </w:r>
      </w:ins>
      <w:ins w:id="1555" w:author="mp4" w:date="2018-12-03T12:17:00Z">
        <w:r w:rsidR="00737D9E">
          <w:t>of the stalk</w:t>
        </w:r>
      </w:ins>
      <w:ins w:id="1556" w:author="mp4" w:date="2018-12-03T12:16:00Z">
        <w:r w:rsidR="00CB665F">
          <w:t xml:space="preserve"> is recorded at the time at which the tip grew.</w:t>
        </w:r>
      </w:ins>
    </w:p>
    <w:p w14:paraId="50C4A029" w14:textId="77D914AB" w:rsidR="001C1097" w:rsidRDefault="001C1097" w:rsidP="001C1097">
      <w:pPr>
        <w:pStyle w:val="Heading3"/>
      </w:pPr>
      <w:bookmarkStart w:id="1557" w:name="_Toc99726093"/>
      <w:r>
        <w:t>Segment</w:t>
      </w:r>
      <w:bookmarkEnd w:id="1557"/>
    </w:p>
    <w:p w14:paraId="5DFAE825" w14:textId="446C36B9" w:rsidR="006C49B3" w:rsidRPr="006C49B3" w:rsidRDefault="006C49B3" w:rsidP="006C49B3">
      <w:r>
        <w:t>A discretized portion of a vessel this is represented by the plugin as a line segment with respect to the natural coordinate system of the element that contains it. A segment is contained entirely within a single finite element</w:t>
      </w:r>
      <w:ins w:id="1558" w:author="Steven LaBelle" w:date="2018-08-21T10:53:00Z">
        <w:r w:rsidR="00732F8D">
          <w:t xml:space="preserve"> </w:t>
        </w:r>
      </w:ins>
      <w:r>
        <w:t xml:space="preserve">(multiple segments will be used if a vessel crosses between elements). Multiple segments may be used in the growth of a single tip in the growth process </w:t>
      </w:r>
      <w:ins w:id="1559" w:author="Steven LaBelle" w:date="2018-08-21T10:54:00Z">
        <w:r w:rsidR="00732F8D">
          <w:t>during</w:t>
        </w:r>
      </w:ins>
      <w:del w:id="1560" w:author="Steven LaBelle" w:date="2018-08-21T10:54:00Z">
        <w:r w:rsidDel="00732F8D">
          <w:delText xml:space="preserve">within </w:delText>
        </w:r>
      </w:del>
      <w:ins w:id="1561" w:author="Steven LaBelle" w:date="2018-08-21T10:54:00Z">
        <w:r w:rsidR="00732F8D">
          <w:t xml:space="preserve"> </w:t>
        </w:r>
      </w:ins>
      <w:r>
        <w:t xml:space="preserve">a single </w:t>
      </w:r>
      <w:proofErr w:type="spellStart"/>
      <w:r>
        <w:t>timestep</w:t>
      </w:r>
      <w:proofErr w:type="spellEnd"/>
      <w:r>
        <w:t xml:space="preserve">. </w:t>
      </w:r>
      <w:ins w:id="1562" w:author="Steven LaBelle" w:date="2018-08-21T10:56:00Z">
        <w:r w:rsidR="00732F8D">
          <w:t xml:space="preserve">The neovascular network is rendered as connected segments </w:t>
        </w:r>
      </w:ins>
      <w:del w:id="1563" w:author="Steven LaBelle" w:date="2018-08-21T10:56:00Z">
        <w:r w:rsidDel="00732F8D">
          <w:delText xml:space="preserve">This is what actually gets visualized when loading lines </w:delText>
        </w:r>
      </w:del>
      <w:r>
        <w:t>in PostView.</w:t>
      </w:r>
    </w:p>
    <w:p w14:paraId="512748B5" w14:textId="5CA08FA0" w:rsidR="001C1097" w:rsidRDefault="001C1097" w:rsidP="001C1097">
      <w:pPr>
        <w:pStyle w:val="Heading3"/>
      </w:pPr>
      <w:bookmarkStart w:id="1564" w:name="_Toc99726094"/>
      <w:r>
        <w:t>Vessel</w:t>
      </w:r>
      <w:bookmarkEnd w:id="1564"/>
    </w:p>
    <w:p w14:paraId="16B2D8A6" w14:textId="7A5EFEE7" w:rsidR="006C49B3" w:rsidRDefault="006C49B3" w:rsidP="006C49B3">
      <w:proofErr w:type="gramStart"/>
      <w:r>
        <w:t>A collection of segments that originate from a single initial fragment.</w:t>
      </w:r>
      <w:proofErr w:type="gramEnd"/>
    </w:p>
    <w:p w14:paraId="16DD260E" w14:textId="77777777" w:rsidR="006C49B3" w:rsidRPr="006C49B3" w:rsidRDefault="006C49B3" w:rsidP="006C49B3"/>
    <w:p w14:paraId="7EED0360" w14:textId="6CB77235" w:rsidR="001C1097" w:rsidRPr="001C1097" w:rsidDel="00691F03" w:rsidRDefault="001C1097">
      <w:pPr>
        <w:pStyle w:val="Heading2"/>
        <w:rPr>
          <w:del w:id="1565" w:author="Steven" w:date="2022-03-29T10:57:00Z"/>
        </w:rPr>
        <w:pPrChange w:id="1566" w:author="Steven" w:date="2022-03-29T16:04:00Z">
          <w:pPr/>
        </w:pPrChange>
      </w:pPr>
      <w:commentRangeStart w:id="1567"/>
      <w:del w:id="1568" w:author="Steven" w:date="2022-03-29T10:57:00Z">
        <w:r w:rsidDel="00691F03">
          <w:delText xml:space="preserve">*the segments are line segments with respect to natural coordinates of the element that contains them. In </w:delText>
        </w:r>
        <w:r w:rsidR="006C49B3" w:rsidDel="00691F03">
          <w:delText>non</w:delText>
        </w:r>
        <w:r w:rsidDel="00691F03">
          <w:delText xml:space="preserve">linear elements </w:delText>
        </w:r>
        <w:r w:rsidR="006C49B3" w:rsidDel="00691F03">
          <w:delText>this is not a line segment when viewed in the global coordinate system.</w:delText>
        </w:r>
      </w:del>
      <w:ins w:id="1569" w:author="mp4" w:date="2018-12-03T12:22:00Z">
        <w:del w:id="1570" w:author="Steven" w:date="2022-03-29T10:57:00Z">
          <w:r w:rsidR="000D3927" w:rsidDel="00691F03">
            <w:delText xml:space="preserve"> The plugin assumes that the error in performing calculations as if all segments are line segments is minimal.</w:delText>
          </w:r>
        </w:del>
      </w:ins>
      <w:bookmarkStart w:id="1571" w:name="_Toc99718748"/>
      <w:bookmarkStart w:id="1572" w:name="_Toc99726095"/>
      <w:bookmarkEnd w:id="1571"/>
      <w:bookmarkEnd w:id="1572"/>
    </w:p>
    <w:p w14:paraId="2C625A00" w14:textId="301B720C" w:rsidR="001C1097" w:rsidRDefault="001C1097">
      <w:pPr>
        <w:pStyle w:val="Heading2"/>
      </w:pPr>
      <w:bookmarkStart w:id="1573" w:name="_Toc99726096"/>
      <w:bookmarkStart w:id="1574" w:name="_Ref99726550"/>
      <w:r>
        <w:t>Branching</w:t>
      </w:r>
      <w:commentRangeEnd w:id="1567"/>
      <w:r w:rsidR="00F2104F">
        <w:rPr>
          <w:rStyle w:val="CommentReference"/>
          <w:rFonts w:cs="Times New Roman"/>
          <w:b w:val="0"/>
          <w:bCs w:val="0"/>
          <w:iCs w:val="0"/>
        </w:rPr>
        <w:commentReference w:id="1567"/>
      </w:r>
      <w:bookmarkEnd w:id="1573"/>
      <w:bookmarkEnd w:id="1574"/>
    </w:p>
    <w:p w14:paraId="27F2F4A0" w14:textId="51C10670" w:rsidR="0063500B" w:rsidRPr="0063500B" w:rsidRDefault="0063500B" w:rsidP="0063500B">
      <w:r>
        <w:t>The angles and the frame</w:t>
      </w:r>
      <w:r w:rsidR="0034656E">
        <w:t xml:space="preserve"> of reference</w:t>
      </w:r>
      <w:r>
        <w:t xml:space="preserve"> that they are based on </w:t>
      </w:r>
      <w:del w:id="1575" w:author="Steven LaBelle" w:date="2018-08-21T10:56:00Z">
        <w:r w:rsidDel="00732F8D">
          <w:delText>is</w:delText>
        </w:r>
      </w:del>
      <w:ins w:id="1576" w:author="Steven LaBelle" w:date="2018-08-21T10:56:00Z">
        <w:r w:rsidR="00732F8D">
          <w:t>are</w:t>
        </w:r>
      </w:ins>
      <w:r>
        <w:t xml:space="preserve"> important for understanding </w:t>
      </w:r>
      <w:del w:id="1577" w:author="Steven LaBelle" w:date="2018-08-21T10:56:00Z">
        <w:r w:rsidDel="00732F8D">
          <w:delText xml:space="preserve">how </w:delText>
        </w:r>
      </w:del>
      <w:r>
        <w:t xml:space="preserve">branching </w:t>
      </w:r>
      <w:del w:id="1578" w:author="Steven LaBelle" w:date="2018-08-21T10:57:00Z">
        <w:r w:rsidDel="00732F8D">
          <w:delText xml:space="preserve">functions </w:delText>
        </w:r>
      </w:del>
      <w:r>
        <w:t xml:space="preserve">within </w:t>
      </w:r>
      <w:del w:id="1579" w:author="Steven" w:date="2022-03-29T11:05:00Z">
        <w:r w:rsidDel="00691F03">
          <w:delText>AngioFE3</w:delText>
        </w:r>
      </w:del>
      <w:ins w:id="1580" w:author="Steven" w:date="2022-03-29T11:05:00Z">
        <w:r w:rsidR="00691F03">
          <w:t>AngioFE</w:t>
        </w:r>
      </w:ins>
      <w:r>
        <w:t>.</w:t>
      </w:r>
      <w:ins w:id="1581" w:author="mp4" w:date="2018-12-03T12:23:00Z">
        <w:r w:rsidR="008C442D">
          <w:t xml:space="preserve"> The three primary directions in this diagram: branch direction, parent segmen</w:t>
        </w:r>
      </w:ins>
      <w:ins w:id="1582" w:author="mp4" w:date="2018-12-03T12:24:00Z">
        <w:r w:rsidR="008C442D">
          <w:t>t</w:t>
        </w:r>
      </w:ins>
      <w:ins w:id="1583" w:author="mp4" w:date="2018-12-03T12:23:00Z">
        <w:r w:rsidR="008C442D">
          <w:t xml:space="preserve"> direction, </w:t>
        </w:r>
      </w:ins>
      <w:ins w:id="1584" w:author="mp4" w:date="2018-12-03T12:24:00Z">
        <w:r w:rsidR="008C442D">
          <w:t xml:space="preserve">and fiber direction, form a basis </w:t>
        </w:r>
        <w:del w:id="1585" w:author="Steven" w:date="2022-03-29T10:58:00Z">
          <w:r w:rsidR="008C442D" w:rsidDel="00691F03">
            <w:delText xml:space="preserve">which </w:delText>
          </w:r>
        </w:del>
      </w:ins>
      <w:ins w:id="1586" w:author="Steven" w:date="2022-03-29T10:58:00Z">
        <w:r w:rsidR="00691F03">
          <w:t xml:space="preserve">that </w:t>
        </w:r>
      </w:ins>
      <w:ins w:id="1587" w:author="mp4" w:date="2018-12-03T12:24:00Z">
        <w:r w:rsidR="008C442D">
          <w:t>is used to orient any newly created branches.</w:t>
        </w:r>
      </w:ins>
    </w:p>
    <w:p w14:paraId="077397C7" w14:textId="6B7AF6E9" w:rsidR="001F31B6" w:rsidRPr="001F31B6" w:rsidRDefault="00F402F8" w:rsidP="001F31B6">
      <w:ins w:id="1588" w:author="mp4" w:date="2018-08-24T13:42:00Z">
        <w:r>
          <w:rPr>
            <w:noProof/>
          </w:rPr>
          <w:lastRenderedPageBreak/>
          <w:drawing>
            <wp:inline distT="0" distB="0" distL="0" distR="0" wp14:anchorId="675F471F" wp14:editId="2396C476">
              <wp:extent cx="5352381" cy="5333333"/>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_diagram.png"/>
                      <pic:cNvPicPr/>
                    </pic:nvPicPr>
                    <pic:blipFill>
                      <a:blip r:embed="rId19">
                        <a:extLst>
                          <a:ext uri="{28A0092B-C50C-407E-A947-70E740481C1C}">
                            <a14:useLocalDpi xmlns:a14="http://schemas.microsoft.com/office/drawing/2010/main" val="0"/>
                          </a:ext>
                        </a:extLst>
                      </a:blip>
                      <a:stretch>
                        <a:fillRect/>
                      </a:stretch>
                    </pic:blipFill>
                    <pic:spPr>
                      <a:xfrm>
                        <a:off x="0" y="0"/>
                        <a:ext cx="5352381" cy="5333333"/>
                      </a:xfrm>
                      <a:prstGeom prst="rect">
                        <a:avLst/>
                      </a:prstGeom>
                    </pic:spPr>
                  </pic:pic>
                </a:graphicData>
              </a:graphic>
            </wp:inline>
          </w:drawing>
        </w:r>
      </w:ins>
      <w:commentRangeStart w:id="1589"/>
      <w:del w:id="1590" w:author="mp4" w:date="2018-08-24T13:42:00Z">
        <w:r w:rsidR="001F31B6" w:rsidRPr="001F31B6" w:rsidDel="00F402F8">
          <w:rPr>
            <w:noProof/>
          </w:rPr>
          <w:drawing>
            <wp:inline distT="0" distB="0" distL="0" distR="0" wp14:anchorId="71F1960F" wp14:editId="74C72842">
              <wp:extent cx="4703187" cy="3752483"/>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03187" cy="3752483"/>
                      </a:xfrm>
                      <a:prstGeom prst="rect">
                        <a:avLst/>
                      </a:prstGeom>
                    </pic:spPr>
                  </pic:pic>
                </a:graphicData>
              </a:graphic>
            </wp:inline>
          </w:drawing>
        </w:r>
      </w:del>
      <w:commentRangeEnd w:id="1589"/>
      <w:r w:rsidR="00245D34">
        <w:rPr>
          <w:rStyle w:val="CommentReference"/>
        </w:rPr>
        <w:commentReference w:id="1589"/>
      </w:r>
    </w:p>
    <w:p w14:paraId="5E4540DA" w14:textId="512887A3" w:rsidR="001C1097" w:rsidRDefault="001C1097" w:rsidP="001C1097">
      <w:pPr>
        <w:pStyle w:val="Heading3"/>
      </w:pPr>
      <w:bookmarkStart w:id="1591" w:name="_Toc99726097"/>
      <w:r>
        <w:t>Branch Point</w:t>
      </w:r>
      <w:bookmarkEnd w:id="1591"/>
    </w:p>
    <w:p w14:paraId="1AE8623E" w14:textId="1FCC209B" w:rsidR="00846C62" w:rsidRPr="00846C62" w:rsidRDefault="00846C62" w:rsidP="00846C62">
      <w:r>
        <w:t>A point from whi</w:t>
      </w:r>
      <w:r w:rsidR="001D2FD3">
        <w:t>ch a branch will start growing at some point in time.</w:t>
      </w:r>
      <w:ins w:id="1592" w:author="Steven" w:date="2022-03-29T10:58:00Z">
        <w:r w:rsidR="00691F03">
          <w:t xml:space="preserve"> These are generated along growing vessels based on user-input rules.</w:t>
        </w:r>
      </w:ins>
    </w:p>
    <w:p w14:paraId="281F411D" w14:textId="2DC66288" w:rsidR="001C1097" w:rsidRDefault="001C1097" w:rsidP="001C1097">
      <w:pPr>
        <w:pStyle w:val="Heading3"/>
      </w:pPr>
      <w:bookmarkStart w:id="1593" w:name="_Toc99726098"/>
      <w:r>
        <w:t>Zenith Angle</w:t>
      </w:r>
      <w:bookmarkEnd w:id="1593"/>
    </w:p>
    <w:p w14:paraId="2EBEC716" w14:textId="0F85EC1E" w:rsidR="00846C62" w:rsidRPr="00846C62" w:rsidRDefault="00846C62" w:rsidP="00846C62">
      <w:proofErr w:type="gramStart"/>
      <w:r>
        <w:t>The angle of departure from the parent segment.</w:t>
      </w:r>
      <w:proofErr w:type="gramEnd"/>
    </w:p>
    <w:p w14:paraId="7DED41C6" w14:textId="3C6496ED" w:rsidR="001C1097" w:rsidRDefault="001C1097" w:rsidP="001C1097">
      <w:pPr>
        <w:pStyle w:val="Heading3"/>
      </w:pPr>
      <w:bookmarkStart w:id="1594" w:name="_Toc99726099"/>
      <w:r>
        <w:t>Az</w:t>
      </w:r>
      <w:ins w:id="1595" w:author="Steven LaBelle" w:date="2018-08-21T10:22:00Z">
        <w:r w:rsidR="00245D34">
          <w:t>i</w:t>
        </w:r>
      </w:ins>
      <w:r>
        <w:t>muth Angle</w:t>
      </w:r>
      <w:bookmarkEnd w:id="1594"/>
    </w:p>
    <w:p w14:paraId="48B4DE22" w14:textId="01DFF0A4" w:rsidR="00846C62" w:rsidRDefault="00846C62" w:rsidP="00846C62">
      <w:pPr>
        <w:rPr>
          <w:ins w:id="1596" w:author="Steven" w:date="2022-03-29T12:48:00Z"/>
        </w:rPr>
      </w:pPr>
      <w:proofErr w:type="gramStart"/>
      <w:r>
        <w:t xml:space="preserve">The </w:t>
      </w:r>
      <w:ins w:id="1597" w:author="Steven" w:date="2022-03-29T10:58:00Z">
        <w:r w:rsidR="00691F03">
          <w:t xml:space="preserve">rotation of the branch </w:t>
        </w:r>
      </w:ins>
      <w:ins w:id="1598" w:author="Steven" w:date="2022-03-29T10:59:00Z">
        <w:r w:rsidR="00691F03">
          <w:t xml:space="preserve">about the axis of the </w:t>
        </w:r>
      </w:ins>
      <w:del w:id="1599" w:author="Steven" w:date="2022-03-29T10:59:00Z">
        <w:r w:rsidDel="00691F03">
          <w:delText>angle of branch departure relative to the</w:delText>
        </w:r>
      </w:del>
      <w:ins w:id="1600" w:author="mp4" w:date="2018-08-24T13:32:00Z">
        <w:del w:id="1601" w:author="Steven" w:date="2022-03-29T10:59:00Z">
          <w:r w:rsidR="00684D64" w:rsidDel="00691F03">
            <w:delText xml:space="preserve"> basis formed from</w:delText>
          </w:r>
        </w:del>
      </w:ins>
      <w:del w:id="1602" w:author="Steven" w:date="2022-03-29T10:59:00Z">
        <w:r w:rsidDel="00691F03">
          <w:delText xml:space="preserve"> fiber direction and </w:delText>
        </w:r>
      </w:del>
      <w:r>
        <w:t>parent segment</w:t>
      </w:r>
      <w:del w:id="1603" w:author="Steven" w:date="2022-03-29T10:59:00Z">
        <w:r w:rsidDel="00691F03">
          <w:delText xml:space="preserve"> direction</w:delText>
        </w:r>
      </w:del>
      <w:r>
        <w:t>.</w:t>
      </w:r>
      <w:proofErr w:type="gramEnd"/>
    </w:p>
    <w:p w14:paraId="071F6C6B" w14:textId="1C12CE9F" w:rsidR="006A1E0D" w:rsidRDefault="006A1E0D" w:rsidP="00846C62">
      <w:pPr>
        <w:rPr>
          <w:ins w:id="1604" w:author="Steven" w:date="2022-03-29T12:48:00Z"/>
        </w:rPr>
      </w:pPr>
    </w:p>
    <w:p w14:paraId="2E969D88" w14:textId="77777777" w:rsidR="006A1E0D" w:rsidRDefault="006A1E0D">
      <w:pPr>
        <w:pStyle w:val="Heading2"/>
        <w:rPr>
          <w:ins w:id="1605" w:author="Steven" w:date="2022-03-29T12:48:00Z"/>
        </w:rPr>
        <w:pPrChange w:id="1606" w:author="Steven" w:date="2022-03-29T16:04:00Z">
          <w:pPr>
            <w:pStyle w:val="Heading3"/>
          </w:pPr>
        </w:pPrChange>
      </w:pPr>
      <w:bookmarkStart w:id="1607" w:name="_Toc99726100"/>
      <w:commentRangeStart w:id="1608"/>
      <w:proofErr w:type="spellStart"/>
      <w:ins w:id="1609" w:author="Steven" w:date="2022-03-29T12:48:00Z">
        <w:r>
          <w:lastRenderedPageBreak/>
          <w:t>Anastamosis</w:t>
        </w:r>
      </w:ins>
      <w:commentRangeEnd w:id="1608"/>
      <w:proofErr w:type="spellEnd"/>
      <w:ins w:id="1610" w:author="Steven" w:date="2022-03-29T14:55:00Z">
        <w:r w:rsidR="00F2104F">
          <w:rPr>
            <w:rStyle w:val="CommentReference"/>
            <w:rFonts w:cs="Times New Roman"/>
            <w:b w:val="0"/>
            <w:bCs w:val="0"/>
            <w:iCs w:val="0"/>
          </w:rPr>
          <w:commentReference w:id="1608"/>
        </w:r>
      </w:ins>
      <w:bookmarkEnd w:id="1607"/>
    </w:p>
    <w:p w14:paraId="63262F57" w14:textId="6DB8963A" w:rsidR="006A1E0D" w:rsidRDefault="00D33AB9" w:rsidP="006A1E0D">
      <w:pPr>
        <w:rPr>
          <w:ins w:id="1611" w:author="Steven" w:date="2022-03-29T12:48:00Z"/>
        </w:rPr>
      </w:pPr>
      <w:ins w:id="1612" w:author="Steven" w:date="2022-03-29T13:27:00Z">
        <w:r>
          <w:t>When two or more vessels grow close to each other</w:t>
        </w:r>
      </w:ins>
      <w:ins w:id="1613" w:author="Steven" w:date="2022-03-29T13:30:00Z">
        <w:r w:rsidR="00B606F1">
          <w:t>,</w:t>
        </w:r>
      </w:ins>
      <w:ins w:id="1614" w:author="Steven" w:date="2022-03-29T13:27:00Z">
        <w:r>
          <w:t xml:space="preserve"> they can sometimes fuse via a phenomenon called anastomosis. </w:t>
        </w:r>
      </w:ins>
      <w:ins w:id="1615" w:author="Steven" w:date="2022-03-29T12:48:00Z">
        <w:r w:rsidR="006A1E0D">
          <w:t xml:space="preserve">Within AngioFE, </w:t>
        </w:r>
      </w:ins>
      <w:ins w:id="1616" w:author="Steven" w:date="2022-03-29T13:28:00Z">
        <w:r w:rsidR="00A00F38">
          <w:t xml:space="preserve">users can choose to simulate </w:t>
        </w:r>
      </w:ins>
      <w:proofErr w:type="spellStart"/>
      <w:ins w:id="1617" w:author="Steven" w:date="2022-03-29T12:48:00Z">
        <w:r w:rsidR="006A1E0D">
          <w:t>anastamosis</w:t>
        </w:r>
        <w:proofErr w:type="spellEnd"/>
        <w:r w:rsidR="006A1E0D">
          <w:t xml:space="preserve"> when two </w:t>
        </w:r>
      </w:ins>
      <w:ins w:id="1618" w:author="Steven" w:date="2022-03-29T13:28:00Z">
        <w:r w:rsidR="00A00F38">
          <w:t xml:space="preserve">vessel </w:t>
        </w:r>
      </w:ins>
      <w:ins w:id="1619" w:author="Steven" w:date="2022-03-29T12:48:00Z">
        <w:r w:rsidR="006A1E0D">
          <w:t xml:space="preserve">tips </w:t>
        </w:r>
      </w:ins>
      <w:ins w:id="1620" w:author="Steven" w:date="2022-03-29T13:28:00Z">
        <w:r w:rsidR="00A00F38">
          <w:t>grow towards each other</w:t>
        </w:r>
      </w:ins>
      <w:ins w:id="1621" w:author="Steven" w:date="2022-03-29T12:48:00Z">
        <w:r w:rsidR="006A1E0D">
          <w:t xml:space="preserve">. </w:t>
        </w:r>
      </w:ins>
      <w:ins w:id="1622" w:author="Steven" w:date="2022-03-29T13:29:00Z">
        <w:r w:rsidR="00A00F38">
          <w:t xml:space="preserve">When anastomosis is selected AngioFE the growth model checks if there are </w:t>
        </w:r>
      </w:ins>
      <w:ins w:id="1623" w:author="Steven" w:date="2022-03-29T12:48:00Z">
        <w:r w:rsidR="006A1E0D">
          <w:t xml:space="preserve">any active tips </w:t>
        </w:r>
      </w:ins>
      <w:ins w:id="1624" w:author="Steven" w:date="2022-03-29T13:29:00Z">
        <w:r w:rsidR="00A00F38">
          <w:t xml:space="preserve">near a vessel </w:t>
        </w:r>
      </w:ins>
      <w:ins w:id="1625" w:author="Steven" w:date="2022-03-29T12:48:00Z">
        <w:r w:rsidR="006A1E0D">
          <w:t xml:space="preserve">that do not </w:t>
        </w:r>
      </w:ins>
      <w:ins w:id="1626" w:author="Steven" w:date="2022-03-29T13:30:00Z">
        <w:r w:rsidR="00A00F38">
          <w:t xml:space="preserve">come from </w:t>
        </w:r>
      </w:ins>
      <w:ins w:id="1627" w:author="Steven" w:date="2022-03-29T12:48:00Z">
        <w:r w:rsidR="006A1E0D">
          <w:t xml:space="preserve">the same initial </w:t>
        </w:r>
      </w:ins>
      <w:ins w:id="1628" w:author="Steven" w:date="2022-03-29T13:30:00Z">
        <w:r w:rsidR="00A00F38">
          <w:t>parent microvessel</w:t>
        </w:r>
      </w:ins>
      <w:ins w:id="1629" w:author="Steven" w:date="2022-03-29T12:48:00Z">
        <w:r w:rsidR="006A1E0D">
          <w:t xml:space="preserve">. If an active tip is found </w:t>
        </w:r>
      </w:ins>
      <w:ins w:id="1630" w:author="Steven" w:date="2022-03-29T13:30:00Z">
        <w:r w:rsidR="00A00F38">
          <w:t xml:space="preserve">then the segments will grow towards each other and fuse. </w:t>
        </w:r>
      </w:ins>
    </w:p>
    <w:p w14:paraId="188D6508" w14:textId="77777777" w:rsidR="006A1E0D" w:rsidRPr="00846C62" w:rsidRDefault="006A1E0D" w:rsidP="00846C62"/>
    <w:p w14:paraId="13214B88" w14:textId="77777777" w:rsidR="00691F03" w:rsidRDefault="00691F03">
      <w:pPr>
        <w:jc w:val="left"/>
        <w:rPr>
          <w:ins w:id="1631" w:author="Steven" w:date="2022-03-29T10:59:00Z"/>
          <w:rFonts w:cs="Arial"/>
          <w:b/>
          <w:bCs/>
          <w:kern w:val="32"/>
          <w:sz w:val="40"/>
          <w:szCs w:val="32"/>
        </w:rPr>
      </w:pPr>
      <w:ins w:id="1632" w:author="Steven" w:date="2022-03-29T10:59:00Z">
        <w:r>
          <w:br w:type="page"/>
        </w:r>
      </w:ins>
    </w:p>
    <w:p w14:paraId="066AABD8" w14:textId="3F40091E" w:rsidR="009674C5" w:rsidRDefault="009674C5" w:rsidP="009674C5">
      <w:pPr>
        <w:pStyle w:val="Heading1"/>
        <w:rPr>
          <w:ins w:id="1633" w:author="mp4" w:date="2018-12-03T12:25:00Z"/>
        </w:rPr>
      </w:pPr>
      <w:bookmarkStart w:id="1634" w:name="_Toc99726101"/>
      <w:r>
        <w:lastRenderedPageBreak/>
        <w:t>Theory</w:t>
      </w:r>
      <w:ins w:id="1635" w:author="Steven" w:date="2022-03-29T13:26:00Z">
        <w:r w:rsidR="00D33AB9">
          <w:t xml:space="preserve"> &amp; Implementation Details</w:t>
        </w:r>
      </w:ins>
      <w:r w:rsidR="00CA5347">
        <w:t xml:space="preserve"> </w:t>
      </w:r>
      <w:r w:rsidR="001364AA">
        <w:fldChar w:fldCharType="begin"/>
      </w:r>
      <w:r w:rsidR="001364AA">
        <w:instrText xml:space="preserve"> MACROBUTTON MTEditEquationSection2 </w:instrText>
      </w:r>
      <w:r w:rsidR="001364AA" w:rsidRPr="001364AA">
        <w:rPr>
          <w:rStyle w:val="MTEquationSection"/>
        </w:rPr>
        <w:instrText>Equation Chapter (Next) Section 1</w:instrText>
      </w:r>
      <w:r w:rsidR="001364AA">
        <w:fldChar w:fldCharType="begin"/>
      </w:r>
      <w:r w:rsidR="001364AA">
        <w:instrText xml:space="preserve"> SEQ MTEqn \r \h \* MERGEFORMAT </w:instrText>
      </w:r>
      <w:r w:rsidR="001364AA">
        <w:fldChar w:fldCharType="end"/>
      </w:r>
      <w:r w:rsidR="001364AA">
        <w:fldChar w:fldCharType="begin"/>
      </w:r>
      <w:r w:rsidR="001364AA">
        <w:instrText xml:space="preserve"> SEQ MTSec \r 1 \h \* MERGEFORMAT </w:instrText>
      </w:r>
      <w:r w:rsidR="001364AA">
        <w:fldChar w:fldCharType="end"/>
      </w:r>
      <w:r w:rsidR="001364AA">
        <w:fldChar w:fldCharType="begin"/>
      </w:r>
      <w:r w:rsidR="001364AA">
        <w:instrText xml:space="preserve"> SEQ MTChap \h \* MERGEFORMAT </w:instrText>
      </w:r>
      <w:r w:rsidR="001364AA">
        <w:fldChar w:fldCharType="end"/>
      </w:r>
      <w:r w:rsidR="001364AA">
        <w:fldChar w:fldCharType="end"/>
      </w:r>
      <w:bookmarkEnd w:id="1634"/>
    </w:p>
    <w:p w14:paraId="1F041FF3" w14:textId="10B00F20" w:rsidR="009C4722" w:rsidRPr="00294085" w:rsidRDefault="009C4722">
      <w:pPr>
        <w:pPrChange w:id="1636" w:author="mp4" w:date="2018-12-03T12:25:00Z">
          <w:pPr>
            <w:pStyle w:val="Heading1"/>
          </w:pPr>
        </w:pPrChange>
      </w:pPr>
      <w:ins w:id="1637" w:author="mp4" w:date="2018-12-03T12:25:00Z">
        <w:r>
          <w:t xml:space="preserve">Theoretical concepts that are needed to understand how </w:t>
        </w:r>
        <w:del w:id="1638" w:author="Steven" w:date="2022-03-29T11:05:00Z">
          <w:r w:rsidDel="00691F03">
            <w:delText>AngioFE3</w:delText>
          </w:r>
        </w:del>
      </w:ins>
      <w:ins w:id="1639" w:author="Steven" w:date="2022-03-29T11:05:00Z">
        <w:r w:rsidR="00691F03">
          <w:t>AngioFE</w:t>
        </w:r>
      </w:ins>
      <w:ins w:id="1640" w:author="mp4" w:date="2018-12-03T12:25:00Z">
        <w:r>
          <w:t xml:space="preserve"> performs vascular growth. These concepts </w:t>
        </w:r>
      </w:ins>
      <w:ins w:id="1641" w:author="Steven" w:date="2022-03-29T11:04:00Z">
        <w:r w:rsidR="00691F03">
          <w:t xml:space="preserve">are fundamental to proper usage of </w:t>
        </w:r>
      </w:ins>
      <w:ins w:id="1642" w:author="mp4" w:date="2018-12-03T12:25:00Z">
        <w:del w:id="1643" w:author="Steven" w:date="2022-03-29T11:04:00Z">
          <w:r w:rsidDel="00691F03">
            <w:delText xml:space="preserve">need to be understood in order to use </w:delText>
          </w:r>
        </w:del>
        <w:r>
          <w:t>AngioFE</w:t>
        </w:r>
        <w:del w:id="1644" w:author="Steven" w:date="2022-03-29T11:04:00Z">
          <w:r w:rsidDel="00691F03">
            <w:delText>3 effectivly</w:delText>
          </w:r>
        </w:del>
        <w:r>
          <w:t>.</w:t>
        </w:r>
      </w:ins>
      <w:ins w:id="1645" w:author="Steven" w:date="2022-03-29T11:08:00Z">
        <w:r w:rsidR="006423A7">
          <w:t xml:space="preserve"> Users are referred to our recent publications for detailed examples of the capabilities of the plugin.</w:t>
        </w:r>
      </w:ins>
    </w:p>
    <w:p w14:paraId="03C2222A" w14:textId="75E354AB" w:rsidR="00D524C5" w:rsidRDefault="00D524C5" w:rsidP="00942B71">
      <w:pPr>
        <w:pStyle w:val="Heading2"/>
      </w:pPr>
      <w:bookmarkStart w:id="1646" w:name="_Toc99726102"/>
      <w:r>
        <w:t>Segment Growth</w:t>
      </w:r>
      <w:ins w:id="1647" w:author="Steven" w:date="2022-03-29T13:25:00Z">
        <w:r w:rsidR="00D33AB9">
          <w:t xml:space="preserve"> Theory</w:t>
        </w:r>
      </w:ins>
      <w:bookmarkEnd w:id="1646"/>
    </w:p>
    <w:p w14:paraId="06FDDE30" w14:textId="0F747130" w:rsidR="00D524C5" w:rsidDel="00AF42AE" w:rsidRDefault="00D524C5" w:rsidP="00D524C5">
      <w:pPr>
        <w:rPr>
          <w:moveFrom w:id="1648" w:author="Steven LaBelle" w:date="2018-08-21T11:03:00Z"/>
        </w:rPr>
      </w:pPr>
      <w:moveFromRangeStart w:id="1649" w:author="Steven LaBelle" w:date="2018-08-21T11:03:00Z" w:name="move522612732"/>
      <w:moveFrom w:id="1650" w:author="Steven LaBelle" w:date="2018-08-21T11:03:00Z">
        <w:r w:rsidDel="00AF42AE">
          <w:t>The formula for determining the direction a tip will grow is:</w:t>
        </w:r>
      </w:moveFrom>
    </w:p>
    <w:p w14:paraId="3B5261FA" w14:textId="3FDFF9A5" w:rsidR="00D524C5" w:rsidDel="00AF42AE" w:rsidRDefault="00D524C5" w:rsidP="00D524C5">
      <w:pPr>
        <w:rPr>
          <w:moveFrom w:id="1651" w:author="Steven LaBelle" w:date="2018-08-21T11:03:00Z"/>
        </w:rPr>
      </w:pPr>
      <w:moveFrom w:id="1652" w:author="Steven LaBelle" w:date="2018-08-21T11:03:00Z">
        <w:r w:rsidDel="00AF42AE">
          <w:tab/>
          <w:t>TipDirection = (1- alpha</w:t>
        </w:r>
        <w:r w:rsidR="009632E4" w:rsidDel="00AF42AE">
          <w:t>*dt</w:t>
        </w:r>
        <w:r w:rsidDel="00AF42AE">
          <w:t>)</w:t>
        </w:r>
        <w:r w:rsidR="003B12B3" w:rsidDel="00AF42AE">
          <w:t xml:space="preserve">* </w:t>
        </w:r>
        <w:r w:rsidR="009632E4" w:rsidDel="00AF42AE">
          <w:t>psc + alpha*dt * pdd</w:t>
        </w:r>
      </w:moveFrom>
    </w:p>
    <w:p w14:paraId="1EB7B6DE" w14:textId="0E78FDEB" w:rsidR="00101966" w:rsidDel="00AF42AE" w:rsidRDefault="00101966" w:rsidP="00D524C5">
      <w:pPr>
        <w:rPr>
          <w:moveFrom w:id="1653" w:author="Steven LaBelle" w:date="2018-08-21T11:03:00Z"/>
        </w:rPr>
      </w:pPr>
      <w:moveFrom w:id="1654" w:author="Steven LaBelle" w:date="2018-08-21T11:03:00Z">
        <w:r w:rsidDel="00AF42AE">
          <w:t>The formula for determining the amount a segment grows is:</w:t>
        </w:r>
      </w:moveFrom>
    </w:p>
    <w:p w14:paraId="099EC91C" w14:textId="52B1E514" w:rsidR="00101966" w:rsidDel="00AF42AE" w:rsidRDefault="00101966" w:rsidP="00D524C5">
      <w:pPr>
        <w:rPr>
          <w:moveFrom w:id="1655" w:author="Steven LaBelle" w:date="2018-08-21T11:03:00Z"/>
        </w:rPr>
      </w:pPr>
      <w:moveFrom w:id="1656" w:author="Steven LaBelle" w:date="2018-08-21T11:03:00Z">
        <w:r w:rsidDel="00AF42AE">
          <w:tab/>
          <w:t>GrowthLength = SegmentVelocity *dt</w:t>
        </w:r>
      </w:moveFrom>
    </w:p>
    <w:moveFromRangeEnd w:id="1649"/>
    <w:p w14:paraId="21F04B61" w14:textId="1FFD390B" w:rsidR="00101966" w:rsidDel="006423A7" w:rsidRDefault="00AF42AE" w:rsidP="00D524C5">
      <w:pPr>
        <w:rPr>
          <w:del w:id="1657" w:author="Steven" w:date="2022-03-29T11:06:00Z"/>
        </w:rPr>
      </w:pPr>
      <w:ins w:id="1658" w:author="Steven LaBelle" w:date="2018-08-21T11:01:00Z">
        <w:del w:id="1659" w:author="Steven" w:date="2022-03-29T11:06:00Z">
          <w:r w:rsidDel="006423A7">
            <w:delText xml:space="preserve">Segment growth is determined in a manner that </w:delText>
          </w:r>
        </w:del>
      </w:ins>
      <w:del w:id="1660" w:author="Steven" w:date="2022-03-29T11:06:00Z">
        <w:r w:rsidR="00101966" w:rsidDel="006423A7">
          <w:delText>These formulas ensure</w:delText>
        </w:r>
      </w:del>
      <w:ins w:id="1661" w:author="Steven LaBelle" w:date="2018-08-21T11:02:00Z">
        <w:del w:id="1662" w:author="Steven" w:date="2022-03-29T11:06:00Z">
          <w:r w:rsidDel="006423A7">
            <w:delText>s</w:delText>
          </w:r>
        </w:del>
      </w:ins>
      <w:del w:id="1663" w:author="Steven" w:date="2022-03-29T11:06:00Z">
        <w:r w:rsidR="00101966" w:rsidDel="006423A7">
          <w:delText xml:space="preserve"> that </w:delText>
        </w:r>
      </w:del>
      <w:ins w:id="1664" w:author="Steven LaBelle" w:date="2018-08-21T11:01:00Z">
        <w:del w:id="1665" w:author="Steven" w:date="2022-03-29T11:06:00Z">
          <w:r w:rsidR="00732F8D" w:rsidDel="006423A7">
            <w:delText>th</w:delText>
          </w:r>
          <w:r w:rsidDel="006423A7">
            <w:delText>e predicted neovascular network morphologies</w:delText>
          </w:r>
          <w:r w:rsidR="00732F8D" w:rsidDel="006423A7">
            <w:delText xml:space="preserve"> </w:delText>
          </w:r>
          <w:r w:rsidDel="006423A7">
            <w:delText>are independent of the chosen timestep.</w:delText>
          </w:r>
        </w:del>
      </w:ins>
      <w:del w:id="1666" w:author="Steven" w:date="2022-03-29T11:06:00Z">
        <w:r w:rsidR="00101966" w:rsidDel="006423A7">
          <w:delText xml:space="preserve">regardless of the size of dt; the </w:delText>
        </w:r>
        <w:r w:rsidR="000B4F19" w:rsidDel="006423A7">
          <w:delText>vascular network generated are approximately the same.(the smaller the dt used the closer the vascular networks will be)</w:delText>
        </w:r>
      </w:del>
    </w:p>
    <w:p w14:paraId="06DBE8C7" w14:textId="31825073" w:rsidR="005E5753" w:rsidRDefault="005E5753" w:rsidP="00D524C5">
      <w:pPr>
        <w:rPr>
          <w:ins w:id="1667" w:author="Steven" w:date="2022-03-29T11:32:00Z"/>
        </w:rPr>
      </w:pPr>
      <w:del w:id="1668" w:author="Steven" w:date="2022-03-29T11:06:00Z">
        <w:r w:rsidDel="006423A7">
          <w:delText xml:space="preserve">Each component of growth listed below can be composed of multiple sub components. This allows </w:delText>
        </w:r>
        <w:r w:rsidR="00214C80" w:rsidDel="006423A7">
          <w:delText xml:space="preserve">for complex interactions between the factors that determine </w:delText>
        </w:r>
      </w:del>
      <w:ins w:id="1669" w:author="mp4" w:date="2018-12-03T12:27:00Z">
        <w:del w:id="1670" w:author="Steven" w:date="2022-03-29T11:06:00Z">
          <w:r w:rsidR="0087594C" w:rsidDel="006423A7">
            <w:delText>each</w:delText>
          </w:r>
        </w:del>
      </w:ins>
      <w:del w:id="1671" w:author="Steven" w:date="2022-03-29T11:06:00Z">
        <w:r w:rsidR="00214C80" w:rsidDel="006423A7">
          <w:delText>this portion of growth.</w:delText>
        </w:r>
      </w:del>
      <w:ins w:id="1672" w:author="Steven" w:date="2022-03-29T11:06:00Z">
        <w:r w:rsidR="006423A7">
          <w:t xml:space="preserve">AngioFE simulate sprouting angiogenesis from parent microvessel fragments. Each simulation begins with an initialization step that produces the initial parent microvessel fragments.  New segments are sequentially added to the tips of the parent microvessel fragments. The growth rate and direction of the segments can be tied to local features of the matrix structure or mechanics. </w:t>
        </w:r>
      </w:ins>
      <w:ins w:id="1673" w:author="Steven" w:date="2022-03-29T11:11:00Z">
        <w:r w:rsidR="00BF0461">
          <w:t xml:space="preserve">Growth rate and direction are </w:t>
        </w:r>
      </w:ins>
      <w:ins w:id="1674" w:author="Steven" w:date="2022-03-29T11:29:00Z">
        <w:r w:rsidR="00136BC1">
          <w:t xml:space="preserve">controlled by managers that </w:t>
        </w:r>
      </w:ins>
      <w:ins w:id="1675" w:author="Steven" w:date="2022-03-29T11:12:00Z">
        <w:r w:rsidR="00BF0461">
          <w:t>a</w:t>
        </w:r>
        <w:r w:rsidR="00136BC1">
          <w:t>pply each modifier</w:t>
        </w:r>
        <w:r w:rsidR="00BF0461">
          <w:t xml:space="preserve"> in the sequence that they are listed by the user in the input file.</w:t>
        </w:r>
      </w:ins>
      <w:ins w:id="1676" w:author="Steven" w:date="2022-03-29T11:28:00Z">
        <w:r w:rsidR="00136BC1">
          <w:t xml:space="preserve"> </w:t>
        </w:r>
      </w:ins>
    </w:p>
    <w:p w14:paraId="6F550CF7" w14:textId="56740CF9" w:rsidR="00136BC1" w:rsidRDefault="00136BC1" w:rsidP="00D524C5">
      <w:pPr>
        <w:rPr>
          <w:ins w:id="1677" w:author="Steven" w:date="2022-03-29T11:32:00Z"/>
        </w:rPr>
      </w:pPr>
    </w:p>
    <w:p w14:paraId="3D228985" w14:textId="4ACA519A" w:rsidR="00136BC1" w:rsidRPr="006D3030" w:rsidRDefault="00136BC1" w:rsidP="00D524C5">
      <w:ins w:id="1678" w:author="Steven" w:date="2022-03-29T11:32:00Z">
        <w:r>
          <w:t xml:space="preserve">The direction a vessel tip grows is determined by a combination of persistence </w:t>
        </w:r>
      </w:ins>
      <w:ins w:id="1679" w:author="Steven" w:date="2022-03-29T11:33:00Z">
        <w:r>
          <w:t xml:space="preserve">and </w:t>
        </w:r>
      </w:ins>
      <w:ins w:id="1680" w:author="Steven" w:date="2022-03-29T11:32:00Z">
        <w:r>
          <w:t xml:space="preserve">guidance. The persistence </w:t>
        </w:r>
      </w:ins>
      <w:ins w:id="1681" w:author="Steven" w:date="2022-03-29T11:33:00Z">
        <w:r>
          <w:t xml:space="preserve">direction </w:t>
        </w:r>
        <w:r w:rsidRPr="00136BC1">
          <w:rPr>
            <w:b/>
            <w:i/>
            <w:rPrChange w:id="1682" w:author="Steven" w:date="2022-03-29T11:34:00Z">
              <w:rPr/>
            </w:rPrChange>
          </w:rPr>
          <w:t>ψ</w:t>
        </w:r>
      </w:ins>
      <w:ins w:id="1683" w:author="Steven" w:date="2022-03-29T11:34:00Z">
        <w:r>
          <w:t xml:space="preserve"> is the direction that the vessel grew on the prior growth step. The guidance direction is currently only affected by the local </w:t>
        </w:r>
        <w:proofErr w:type="gramStart"/>
        <w:r>
          <w:t xml:space="preserve">collagen orientation direction </w:t>
        </w:r>
      </w:ins>
      <w:ins w:id="1684" w:author="Steven" w:date="2022-03-29T11:38:00Z">
        <w:r w:rsidR="006D3030" w:rsidRPr="006D3030">
          <w:rPr>
            <w:b/>
            <w:i/>
            <w:rPrChange w:id="1685" w:author="Steven" w:date="2022-03-29T11:38:00Z">
              <w:rPr/>
            </w:rPrChange>
          </w:rPr>
          <w:t>θ</w:t>
        </w:r>
        <w:proofErr w:type="gramEnd"/>
        <w:r w:rsidR="006D3030">
          <w:t xml:space="preserve">. During each time step the new direction </w:t>
        </w:r>
        <w:proofErr w:type="spellStart"/>
        <w:r w:rsidR="006D3030" w:rsidRPr="006D3030">
          <w:rPr>
            <w:b/>
            <w:i/>
            <w:rPrChange w:id="1686" w:author="Steven" w:date="2022-03-29T11:38:00Z">
              <w:rPr/>
            </w:rPrChange>
          </w:rPr>
          <w:t>ψ</w:t>
        </w:r>
      </w:ins>
      <w:ins w:id="1687" w:author="Steven" w:date="2022-03-29T11:39:00Z">
        <w:r w:rsidR="006D3030" w:rsidRPr="006D3030">
          <w:rPr>
            <w:i/>
            <w:vertAlign w:val="subscript"/>
            <w:rPrChange w:id="1688" w:author="Steven" w:date="2022-03-29T11:39:00Z">
              <w:rPr/>
            </w:rPrChange>
          </w:rPr>
          <w:t>new</w:t>
        </w:r>
        <w:proofErr w:type="spellEnd"/>
        <w:r w:rsidR="006D3030">
          <w:t xml:space="preserve"> is calculate by partially rotating </w:t>
        </w:r>
        <w:r w:rsidR="006D3030" w:rsidRPr="006D3030">
          <w:rPr>
            <w:b/>
            <w:i/>
            <w:rPrChange w:id="1689" w:author="Steven" w:date="2022-03-29T11:39:00Z">
              <w:rPr/>
            </w:rPrChange>
          </w:rPr>
          <w:t>ψ</w:t>
        </w:r>
        <w:r w:rsidR="006D3030">
          <w:t xml:space="preserve"> to </w:t>
        </w:r>
        <w:r w:rsidR="006D3030" w:rsidRPr="006D3030">
          <w:rPr>
            <w:b/>
            <w:i/>
            <w:rPrChange w:id="1690" w:author="Steven" w:date="2022-03-29T11:39:00Z">
              <w:rPr/>
            </w:rPrChange>
          </w:rPr>
          <w:t>θ</w:t>
        </w:r>
        <w:r w:rsidR="006D3030">
          <w:t xml:space="preserve">. </w:t>
        </w:r>
      </w:ins>
      <w:ins w:id="1691" w:author="Steven" w:date="2022-03-29T11:40:00Z">
        <w:r w:rsidR="006D3030">
          <w:t xml:space="preserve">The rotation between the directions is scaled by the contribution mix </w:t>
        </w:r>
        <w:commentRangeStart w:id="1692"/>
        <w:r w:rsidR="006D3030" w:rsidRPr="006D3030">
          <w:rPr>
            <w:i/>
            <w:rPrChange w:id="1693" w:author="Steven" w:date="2022-03-29T11:40:00Z">
              <w:rPr/>
            </w:rPrChange>
          </w:rPr>
          <w:t>α</w:t>
        </w:r>
        <w:commentRangeEnd w:id="1692"/>
        <w:r w:rsidR="006D3030">
          <w:rPr>
            <w:rStyle w:val="CommentReference"/>
          </w:rPr>
          <w:commentReference w:id="1692"/>
        </w:r>
        <w:r w:rsidR="006D3030">
          <w:rPr>
            <w:i/>
          </w:rPr>
          <w:t xml:space="preserve">. </w:t>
        </w:r>
      </w:ins>
    </w:p>
    <w:p w14:paraId="6DB4FABC" w14:textId="2527B04F" w:rsidR="00D524C5" w:rsidRDefault="00D524C5" w:rsidP="00D524C5">
      <w:pPr>
        <w:pStyle w:val="Heading3"/>
      </w:pPr>
      <w:bookmarkStart w:id="1694" w:name="_Toc99726103"/>
      <w:r>
        <w:t>Growth Velocity</w:t>
      </w:r>
      <w:bookmarkEnd w:id="1694"/>
    </w:p>
    <w:p w14:paraId="7EA37C7F" w14:textId="21D56EB6" w:rsidR="005E5753" w:rsidRPr="005E5753" w:rsidRDefault="00AF42AE" w:rsidP="005E5753">
      <w:ins w:id="1695" w:author="Steven LaBelle" w:date="2018-08-21T11:04:00Z">
        <w:r>
          <w:t xml:space="preserve">The </w:t>
        </w:r>
      </w:ins>
      <w:ins w:id="1696" w:author="Steven" w:date="2022-03-29T11:38:00Z">
        <w:r w:rsidR="006D3030">
          <w:t xml:space="preserve">growth velocity manager determines the </w:t>
        </w:r>
      </w:ins>
      <w:ins w:id="1697" w:author="Steven LaBelle" w:date="2018-08-21T11:04:00Z">
        <w:r>
          <w:t xml:space="preserve">magnitude </w:t>
        </w:r>
      </w:ins>
      <w:ins w:id="1698" w:author="Steven" w:date="2022-03-29T11:12:00Z">
        <w:r w:rsidR="00BF0461">
          <w:t xml:space="preserve">of the growth </w:t>
        </w:r>
      </w:ins>
      <w:ins w:id="1699" w:author="Steven" w:date="2022-03-29T11:37:00Z">
        <w:r w:rsidR="00136BC1">
          <w:t>velocity (i.e., the growth rate)</w:t>
        </w:r>
      </w:ins>
      <w:ins w:id="1700" w:author="mp4" w:date="2018-12-03T12:27:00Z">
        <w:del w:id="1701" w:author="Steven" w:date="2022-03-29T11:13:00Z">
          <w:r w:rsidR="00886013" w:rsidDel="00BF0461">
            <w:delText>at which</w:delText>
          </w:r>
        </w:del>
      </w:ins>
      <w:ins w:id="1702" w:author="Steven LaBelle" w:date="2018-08-21T11:04:00Z">
        <w:del w:id="1703" w:author="Steven" w:date="2022-03-29T11:13:00Z">
          <w:r w:rsidDel="00BF0461">
            <w:delText>and direction that a tip grows</w:delText>
          </w:r>
        </w:del>
        <w:r>
          <w:t>.</w:t>
        </w:r>
      </w:ins>
      <w:ins w:id="1704" w:author="Steven" w:date="2022-03-29T11:30:00Z">
        <w:r w:rsidR="00136BC1">
          <w:t xml:space="preserve"> The </w:t>
        </w:r>
      </w:ins>
      <w:ins w:id="1705" w:author="Steven" w:date="2022-03-29T11:31:00Z">
        <w:r w:rsidR="00136BC1">
          <w:t xml:space="preserve">effective </w:t>
        </w:r>
      </w:ins>
      <w:ins w:id="1706" w:author="Steven" w:date="2022-03-29T11:30:00Z">
        <w:r w:rsidR="00136BC1">
          <w:t xml:space="preserve">growth rate is the </w:t>
        </w:r>
      </w:ins>
      <w:ins w:id="1707" w:author="Steven" w:date="2022-03-29T11:31:00Z">
        <w:r w:rsidR="00136BC1">
          <w:t xml:space="preserve">product of </w:t>
        </w:r>
      </w:ins>
      <w:ins w:id="1708" w:author="Steven LaBelle" w:date="2018-08-21T11:04:00Z">
        <w:del w:id="1709" w:author="Steven" w:date="2022-03-29T11:30:00Z">
          <w:r w:rsidDel="00136BC1">
            <w:delText xml:space="preserve"> </w:delText>
          </w:r>
        </w:del>
      </w:ins>
      <w:del w:id="1710" w:author="Steven" w:date="2022-03-29T11:13:00Z">
        <w:r w:rsidR="005E5753" w:rsidDel="00BF0461">
          <w:delText>Growth velocity is a function of: position, and time. This is used both in determining the timestep size to use and in vascular growth.</w:delText>
        </w:r>
      </w:del>
      <w:ins w:id="1711" w:author="Steven" w:date="2022-03-29T11:31:00Z">
        <w:r w:rsidR="00136BC1">
          <w:t xml:space="preserve">each individual growth rate modifier. Each modifier can scale the effective growth rate based on either the current simulation time or local state variables e.g. matrix density, anisotropy, strain, </w:t>
        </w:r>
      </w:ins>
      <w:ins w:id="1712" w:author="Steven" w:date="2022-03-29T11:41:00Z">
        <w:r w:rsidR="006D3030">
          <w:t xml:space="preserve">local vessel volume fraction, </w:t>
        </w:r>
      </w:ins>
      <w:ins w:id="1713" w:author="Steven" w:date="2022-03-29T11:31:00Z">
        <w:r w:rsidR="00136BC1">
          <w:t>etc.</w:t>
        </w:r>
      </w:ins>
    </w:p>
    <w:p w14:paraId="28E56144" w14:textId="290C5F2F" w:rsidR="00D524C5" w:rsidRDefault="00D524C5" w:rsidP="00D524C5">
      <w:pPr>
        <w:pStyle w:val="Heading3"/>
      </w:pPr>
      <w:bookmarkStart w:id="1714" w:name="_Toc99726104"/>
      <w:r>
        <w:t>Position Dependent Direction</w:t>
      </w:r>
      <w:ins w:id="1715" w:author="Steven" w:date="2022-03-29T11:45:00Z">
        <w:r w:rsidR="001D2F20">
          <w:t xml:space="preserve"> </w:t>
        </w:r>
      </w:ins>
      <w:r w:rsidR="003B12B3">
        <w:t>(PDD)</w:t>
      </w:r>
      <w:bookmarkEnd w:id="1714"/>
    </w:p>
    <w:p w14:paraId="40CE4546" w14:textId="0924D696" w:rsidR="00501D27" w:rsidRPr="00501D27" w:rsidRDefault="001D2F20" w:rsidP="00501D27">
      <w:ins w:id="1716" w:author="Steven" w:date="2022-03-29T11:42:00Z">
        <w:r>
          <w:t xml:space="preserve">The position dependent direction determines the direction that a vessel will grow due to local stimuli </w:t>
        </w:r>
      </w:ins>
      <w:ins w:id="1717" w:author="Steven" w:date="2022-03-29T11:43:00Z">
        <w:r>
          <w:t>(</w:t>
        </w:r>
      </w:ins>
      <w:ins w:id="1718" w:author="Steven LaBelle" w:date="2018-08-21T11:05:00Z">
        <w:del w:id="1719" w:author="Steven" w:date="2022-03-29T11:43:00Z">
          <w:r w:rsidR="00AF42AE" w:rsidDel="001D2F20">
            <w:delText>Numerous local field variables (</w:delText>
          </w:r>
        </w:del>
        <w:r w:rsidR="00AF42AE">
          <w:t>e.g.</w:t>
        </w:r>
      </w:ins>
      <w:ins w:id="1720" w:author="Steven" w:date="2022-03-29T11:43:00Z">
        <w:r>
          <w:t>,</w:t>
        </w:r>
      </w:ins>
      <w:ins w:id="1721" w:author="Steven LaBelle" w:date="2018-08-21T11:05:00Z">
        <w:r w:rsidR="00AF42AE">
          <w:t xml:space="preserve"> </w:t>
        </w:r>
        <w:del w:id="1722" w:author="Steven" w:date="2022-03-29T11:43:00Z">
          <w:r w:rsidR="00AF42AE" w:rsidDel="001D2F20">
            <w:delText xml:space="preserve">ECM fiber </w:delText>
          </w:r>
        </w:del>
      </w:ins>
      <w:ins w:id="1723" w:author="Steven" w:date="2022-03-29T11:43:00Z">
        <w:r>
          <w:t xml:space="preserve">matrix </w:t>
        </w:r>
      </w:ins>
      <w:ins w:id="1724" w:author="Steven LaBelle" w:date="2018-08-21T11:05:00Z">
        <w:r w:rsidR="00AF42AE">
          <w:t xml:space="preserve">anisotropy, </w:t>
        </w:r>
        <w:del w:id="1725" w:author="Steven" w:date="2022-03-29T11:43:00Z">
          <w:r w:rsidR="00AF42AE" w:rsidDel="001D2F20">
            <w:delText xml:space="preserve">cytokine gradients, </w:delText>
          </w:r>
        </w:del>
        <w:r w:rsidR="00AF42AE">
          <w:t>strain fields</w:t>
        </w:r>
      </w:ins>
      <w:ins w:id="1726" w:author="Steven" w:date="2022-03-29T11:43:00Z">
        <w:r>
          <w:t>, etc.</w:t>
        </w:r>
      </w:ins>
      <w:ins w:id="1727" w:author="Steven LaBelle" w:date="2018-08-21T11:05:00Z">
        <w:del w:id="1728" w:author="Steven" w:date="2022-03-29T11:43:00Z">
          <w:r w:rsidR="00AF42AE" w:rsidDel="001D2F20">
            <w:delText>)</w:delText>
          </w:r>
        </w:del>
      </w:ins>
      <w:ins w:id="1729" w:author="Steven" w:date="2022-03-29T11:43:00Z">
        <w:r>
          <w:t>).</w:t>
        </w:r>
      </w:ins>
      <w:ins w:id="1730" w:author="Steven LaBelle" w:date="2018-08-21T11:05:00Z">
        <w:r w:rsidR="00AF42AE">
          <w:t xml:space="preserve"> </w:t>
        </w:r>
        <w:del w:id="1731" w:author="Steven" w:date="2022-03-29T11:43:00Z">
          <w:r w:rsidR="00AF42AE" w:rsidDel="001D2F20">
            <w:delText>can influence the direction a neovessel grows</w:delText>
          </w:r>
        </w:del>
      </w:ins>
      <w:ins w:id="1732" w:author="Steven LaBelle" w:date="2018-08-21T11:06:00Z">
        <w:del w:id="1733" w:author="Steven" w:date="2022-03-29T11:43:00Z">
          <w:r w:rsidR="00AF42AE" w:rsidDel="001D2F20">
            <w:delText>.</w:delText>
          </w:r>
        </w:del>
      </w:ins>
      <w:ins w:id="1734" w:author="Steven LaBelle" w:date="2018-08-21T11:05:00Z">
        <w:del w:id="1735" w:author="Steven" w:date="2022-03-29T11:43:00Z">
          <w:r w:rsidR="00AF42AE" w:rsidDel="001D2F20">
            <w:delText xml:space="preserve"> </w:delText>
          </w:r>
        </w:del>
      </w:ins>
      <w:del w:id="1736" w:author="Steven" w:date="2022-03-29T11:43:00Z">
        <w:r w:rsidR="00501D27" w:rsidDel="001D2F20">
          <w:delText>Position Dependent Direction is a function of: position, and time</w:delText>
        </w:r>
      </w:del>
      <w:ins w:id="1737" w:author="Steven LaBelle" w:date="2018-08-21T11:06:00Z">
        <w:del w:id="1738" w:author="Steven" w:date="2022-03-29T11:43:00Z">
          <w:r w:rsidR="00AF42AE" w:rsidDel="001D2F20">
            <w:delText xml:space="preserve"> that accounts for the field variables that a user would like to influence growth</w:delText>
          </w:r>
        </w:del>
      </w:ins>
      <w:ins w:id="1739" w:author="mp4" w:date="2018-12-03T12:28:00Z">
        <w:del w:id="1740" w:author="Steven" w:date="2022-03-29T11:43:00Z">
          <w:r w:rsidR="0045690A" w:rsidDel="001D2F20">
            <w:delText xml:space="preserve"> direction</w:delText>
          </w:r>
        </w:del>
      </w:ins>
      <w:del w:id="1741" w:author="Steven" w:date="2022-03-29T11:43:00Z">
        <w:r w:rsidR="00501D27" w:rsidDel="001D2F20">
          <w:delText>.</w:delText>
        </w:r>
      </w:del>
      <w:ins w:id="1742" w:author="Steven" w:date="2022-03-29T11:43:00Z">
        <w:r>
          <w:t xml:space="preserve">Currently, only the </w:t>
        </w:r>
        <w:proofErr w:type="gramStart"/>
        <w:r>
          <w:t xml:space="preserve">collagen orientation direction </w:t>
        </w:r>
      </w:ins>
      <w:ins w:id="1743" w:author="Steven" w:date="2022-03-29T11:44:00Z">
        <w:r w:rsidRPr="001D2F20">
          <w:rPr>
            <w:b/>
            <w:i/>
            <w:rPrChange w:id="1744" w:author="Steven" w:date="2022-03-29T11:44:00Z">
              <w:rPr/>
            </w:rPrChange>
          </w:rPr>
          <w:t>θ</w:t>
        </w:r>
        <w:proofErr w:type="gramEnd"/>
        <w:r>
          <w:t xml:space="preserve"> </w:t>
        </w:r>
      </w:ins>
      <w:ins w:id="1745" w:author="Steven" w:date="2022-03-29T11:43:00Z">
        <w:r>
          <w:t xml:space="preserve">has been tested although there is support for guidance by other state variables. </w:t>
        </w:r>
      </w:ins>
    </w:p>
    <w:p w14:paraId="46B19B22" w14:textId="62AE9604" w:rsidR="00D524C5" w:rsidRDefault="00D524C5" w:rsidP="00D524C5">
      <w:pPr>
        <w:pStyle w:val="Heading3"/>
      </w:pPr>
      <w:bookmarkStart w:id="1746" w:name="_Toc99726105"/>
      <w:r>
        <w:t>Previous Segment Contribution</w:t>
      </w:r>
      <w:ins w:id="1747" w:author="Steven" w:date="2022-03-29T11:45:00Z">
        <w:r w:rsidR="001D2F20">
          <w:t xml:space="preserve"> </w:t>
        </w:r>
      </w:ins>
      <w:r w:rsidR="003B12B3">
        <w:t>(PSC)</w:t>
      </w:r>
      <w:bookmarkEnd w:id="1746"/>
    </w:p>
    <w:p w14:paraId="04B329B5" w14:textId="4F75D2F8" w:rsidR="00501D27" w:rsidRPr="00501D27" w:rsidRDefault="001D2F20">
      <w:ins w:id="1748" w:author="Steven" w:date="2022-03-29T11:44:00Z">
        <w:r>
          <w:t xml:space="preserve">The previous segment contribution accounts for the </w:t>
        </w:r>
      </w:ins>
      <w:ins w:id="1749" w:author="Steven" w:date="2022-03-29T11:45:00Z">
        <w:r>
          <w:t xml:space="preserve">persistence direction </w:t>
        </w:r>
        <w:r w:rsidRPr="001D2F20">
          <w:rPr>
            <w:b/>
            <w:i/>
            <w:rPrChange w:id="1750" w:author="Steven" w:date="2022-03-29T11:45:00Z">
              <w:rPr/>
            </w:rPrChange>
          </w:rPr>
          <w:t>ψ</w:t>
        </w:r>
        <w:r>
          <w:t xml:space="preserve"> of a vessel along the direction it grew in the last growth step.</w:t>
        </w:r>
      </w:ins>
      <w:ins w:id="1751" w:author="Steven LaBelle" w:date="2018-08-21T11:06:00Z">
        <w:del w:id="1752" w:author="Steven" w:date="2022-03-29T11:45:00Z">
          <w:r w:rsidR="00AF42AE" w:rsidDel="001D2F20">
            <w:delText xml:space="preserve">Persistance, i.e. </w:delText>
          </w:r>
        </w:del>
      </w:ins>
      <w:ins w:id="1753" w:author="Steven LaBelle" w:date="2018-08-21T11:07:00Z">
        <w:del w:id="1754" w:author="Steven" w:date="2022-03-29T11:45:00Z">
          <w:r w:rsidR="00AF42AE" w:rsidDel="001D2F20">
            <w:delText xml:space="preserve">growth in a direction over time is represented by the previous segment contribution. The </w:delText>
          </w:r>
        </w:del>
      </w:ins>
      <w:del w:id="1755" w:author="Steven" w:date="2022-03-29T11:45:00Z">
        <w:r w:rsidR="00501D27" w:rsidDel="001D2F20">
          <w:delText xml:space="preserve">Previous Segment Contribution </w:delText>
        </w:r>
      </w:del>
      <w:ins w:id="1756" w:author="Steven LaBelle" w:date="2018-08-21T11:07:00Z">
        <w:del w:id="1757" w:author="Steven" w:date="2022-03-29T11:45:00Z">
          <w:r w:rsidR="00AF42AE" w:rsidDel="001D2F20">
            <w:delText xml:space="preserve">PSC </w:delText>
          </w:r>
        </w:del>
      </w:ins>
      <w:del w:id="1758" w:author="Steven" w:date="2022-03-29T11:45:00Z">
        <w:r w:rsidR="00501D27" w:rsidDel="001D2F20">
          <w:delText xml:space="preserve">is a function of: </w:delText>
        </w:r>
        <w:r w:rsidR="00BA4535" w:rsidDel="001D2F20">
          <w:delText>time, and the previous segment</w:delText>
        </w:r>
      </w:del>
      <w:ins w:id="1759" w:author="Steven LaBelle" w:date="2018-08-21T11:08:00Z">
        <w:del w:id="1760" w:author="Steven" w:date="2022-03-29T11:45:00Z">
          <w:r w:rsidR="00AF42AE" w:rsidDel="001D2F20">
            <w:delText>’s orientation</w:delText>
          </w:r>
        </w:del>
      </w:ins>
      <w:del w:id="1761" w:author="Steven" w:date="2022-03-29T11:45:00Z">
        <w:r w:rsidR="00BA4535" w:rsidDel="001D2F20">
          <w:delText>.</w:delText>
        </w:r>
      </w:del>
    </w:p>
    <w:p w14:paraId="01DFEC3C" w14:textId="4F7C0FA3" w:rsidR="00D524C5" w:rsidRDefault="00D524C5" w:rsidP="00D524C5">
      <w:pPr>
        <w:pStyle w:val="Heading3"/>
      </w:pPr>
      <w:bookmarkStart w:id="1762" w:name="_Toc99726106"/>
      <w:r>
        <w:t>Alpha</w:t>
      </w:r>
      <w:ins w:id="1763" w:author="Steven" w:date="2022-03-29T11:45:00Z">
        <w:r w:rsidR="001D2F20">
          <w:t xml:space="preserve"> </w:t>
        </w:r>
      </w:ins>
      <w:r>
        <w:t>(Contribution Mix)</w:t>
      </w:r>
      <w:bookmarkEnd w:id="1762"/>
    </w:p>
    <w:p w14:paraId="25767578" w14:textId="01D21B39" w:rsidR="00AF42AE" w:rsidRDefault="00AF42AE" w:rsidP="00BA4535">
      <w:pPr>
        <w:rPr>
          <w:ins w:id="1764" w:author="Steven LaBelle" w:date="2018-08-21T11:02:00Z"/>
        </w:rPr>
      </w:pPr>
      <w:ins w:id="1765" w:author="Steven LaBelle" w:date="2018-08-21T11:08:00Z">
        <w:r>
          <w:t xml:space="preserve">The new direction that a segment grows is determined by a </w:t>
        </w:r>
        <w:del w:id="1766" w:author="Steven" w:date="2022-03-29T11:46:00Z">
          <w:r w:rsidDel="001D2F20">
            <w:delText>weighted sum of the PDD and PSC</w:delText>
          </w:r>
        </w:del>
      </w:ins>
      <w:ins w:id="1767" w:author="Steven" w:date="2022-03-29T11:46:00Z">
        <w:r w:rsidR="001D2F20">
          <w:t xml:space="preserve">partial rotation from the persistence direction </w:t>
        </w:r>
        <w:r w:rsidR="001D2F20" w:rsidRPr="001D2F20">
          <w:rPr>
            <w:b/>
            <w:i/>
            <w:rPrChange w:id="1768" w:author="Steven" w:date="2022-03-29T11:46:00Z">
              <w:rPr/>
            </w:rPrChange>
          </w:rPr>
          <w:t>ψ</w:t>
        </w:r>
        <w:r w:rsidR="001D2F20">
          <w:t xml:space="preserve"> to the position dependent direction (generally </w:t>
        </w:r>
        <w:r w:rsidR="001D2F20" w:rsidRPr="001D2F20">
          <w:rPr>
            <w:b/>
            <w:i/>
            <w:rPrChange w:id="1769" w:author="Steven" w:date="2022-03-29T11:46:00Z">
              <w:rPr/>
            </w:rPrChange>
          </w:rPr>
          <w:t>θ</w:t>
        </w:r>
        <w:r w:rsidR="001D2F20">
          <w:t>)</w:t>
        </w:r>
      </w:ins>
      <w:ins w:id="1770" w:author="Steven LaBelle" w:date="2018-08-21T11:08:00Z">
        <w:r>
          <w:t xml:space="preserve">. </w:t>
        </w:r>
      </w:ins>
      <w:ins w:id="1771" w:author="Steven" w:date="2022-03-29T11:46:00Z">
        <w:r w:rsidR="001D2F20">
          <w:t xml:space="preserve">The partial rotation is scaled by </w:t>
        </w:r>
        <w:r w:rsidR="001D2F20" w:rsidRPr="001D2F20">
          <w:rPr>
            <w:i/>
            <w:rPrChange w:id="1772" w:author="Steven" w:date="2022-03-29T11:46:00Z">
              <w:rPr/>
            </w:rPrChange>
          </w:rPr>
          <w:t>α</w:t>
        </w:r>
        <w:r w:rsidR="001D2F20">
          <w:t xml:space="preserve"> </w:t>
        </w:r>
      </w:ins>
      <w:ins w:id="1773" w:author="Steven LaBelle" w:date="2018-08-21T11:08:00Z">
        <w:del w:id="1774" w:author="Steven" w:date="2022-03-29T11:47:00Z">
          <w:r w:rsidDel="001D2F20">
            <w:delText xml:space="preserve">Alpha is a scalar in </w:delText>
          </w:r>
        </w:del>
      </w:ins>
      <w:ins w:id="1775" w:author="Steven" w:date="2022-03-29T11:47:00Z">
        <w:r w:rsidR="001D2F20">
          <w:t xml:space="preserve">which is in the range of </w:t>
        </w:r>
      </w:ins>
      <w:ins w:id="1776" w:author="Steven LaBelle" w:date="2018-08-21T11:08:00Z">
        <w:r>
          <w:t>[0-1</w:t>
        </w:r>
      </w:ins>
      <w:ins w:id="1777" w:author="Steven LaBelle" w:date="2018-08-21T11:09:00Z">
        <w:r>
          <w:t>]</w:t>
        </w:r>
      </w:ins>
      <w:ins w:id="1778" w:author="Steven" w:date="2022-03-29T11:47:00Z">
        <w:r w:rsidR="001D2F20">
          <w:t>. Alpha can be set as a constant or modified to change based on the matrix anisotropy</w:t>
        </w:r>
      </w:ins>
      <w:ins w:id="1779" w:author="Steven LaBelle" w:date="2018-08-21T11:09:00Z">
        <w:del w:id="1780" w:author="Steven" w:date="2022-03-29T11:47:00Z">
          <w:r w:rsidDel="001D2F20">
            <w:delText xml:space="preserve"> and is </w:delText>
          </w:r>
        </w:del>
      </w:ins>
      <w:del w:id="1781" w:author="Steven" w:date="2022-03-29T11:47:00Z">
        <w:r w:rsidR="00BA4535" w:rsidDel="001D2F20">
          <w:delText>A</w:delText>
        </w:r>
      </w:del>
      <w:ins w:id="1782" w:author="Steven LaBelle" w:date="2018-08-21T11:09:00Z">
        <w:del w:id="1783" w:author="Steven" w:date="2022-03-29T11:47:00Z">
          <w:r w:rsidDel="001D2F20">
            <w:delText>a</w:delText>
          </w:r>
        </w:del>
      </w:ins>
      <w:del w:id="1784" w:author="Steven" w:date="2022-03-29T11:47:00Z">
        <w:r w:rsidR="00BA4535" w:rsidDel="001D2F20">
          <w:delText xml:space="preserve"> function of: position, and time</w:delText>
        </w:r>
      </w:del>
      <w:r w:rsidR="00BA4535">
        <w:t>.</w:t>
      </w:r>
    </w:p>
    <w:p w14:paraId="38D3EE6C" w14:textId="7F33A9B2" w:rsidR="00AF42AE" w:rsidDel="00814389" w:rsidRDefault="00AF42AE">
      <w:pPr>
        <w:pStyle w:val="Heading2"/>
        <w:rPr>
          <w:ins w:id="1785" w:author="Steven LaBelle" w:date="2018-08-21T11:03:00Z"/>
          <w:del w:id="1786" w:author="Steven" w:date="2022-03-29T11:48:00Z"/>
        </w:rPr>
        <w:pPrChange w:id="1787" w:author="Steven" w:date="2022-03-29T16:04:00Z">
          <w:pPr/>
        </w:pPrChange>
      </w:pPr>
      <w:ins w:id="1788" w:author="Steven LaBelle" w:date="2018-08-21T11:03:00Z">
        <w:del w:id="1789" w:author="Steven" w:date="2022-03-29T11:48:00Z">
          <w:r w:rsidDel="00814389">
            <w:lastRenderedPageBreak/>
            <w:delText>Segment Growth Equation</w:delText>
          </w:r>
          <w:bookmarkStart w:id="1790" w:name="_Toc99718760"/>
          <w:bookmarkStart w:id="1791" w:name="_Toc99726107"/>
          <w:bookmarkEnd w:id="1790"/>
          <w:bookmarkEnd w:id="1791"/>
        </w:del>
      </w:ins>
    </w:p>
    <w:p w14:paraId="36FA46DB" w14:textId="556CD759" w:rsidR="00AF42AE" w:rsidDel="00814389" w:rsidRDefault="004B2907">
      <w:pPr>
        <w:pStyle w:val="Heading2"/>
        <w:rPr>
          <w:del w:id="1792" w:author="Steven" w:date="2022-03-29T11:48:00Z"/>
          <w:moveTo w:id="1793" w:author="Steven LaBelle" w:date="2018-08-21T11:03:00Z"/>
        </w:rPr>
        <w:pPrChange w:id="1794" w:author="Steven" w:date="2022-03-29T16:04:00Z">
          <w:pPr/>
        </w:pPrChange>
      </w:pPr>
      <w:ins w:id="1795" w:author="Steven LaBelle" w:date="2019-04-23T12:50:00Z">
        <w:del w:id="1796" w:author="Steven" w:date="2022-03-29T11:48:00Z">
          <w:r w:rsidDel="00814389">
            <w:delText>The formula</w:delText>
          </w:r>
        </w:del>
        <w:del w:id="1797" w:author="Steven" w:date="2022-03-29T11:47:00Z">
          <w:r w:rsidDel="00814389">
            <w:delText>t</w:delText>
          </w:r>
        </w:del>
        <w:del w:id="1798" w:author="Steven" w:date="2022-03-29T11:48:00Z">
          <w:r w:rsidDel="00814389">
            <w:delText xml:space="preserve"> for determining the direction a tip will grow depends on the user specified mixture method. This is either a linear interpolation between </w:delText>
          </w:r>
        </w:del>
      </w:ins>
      <w:ins w:id="1799" w:author="Steven LaBelle" w:date="2019-04-23T12:51:00Z">
        <w:del w:id="1800" w:author="Steven" w:date="2022-03-29T11:48:00Z">
          <w:r w:rsidDel="00814389">
            <w:delText>the</w:delText>
          </w:r>
        </w:del>
      </w:ins>
      <w:ins w:id="1801" w:author="Steven LaBelle" w:date="2019-04-23T12:50:00Z">
        <w:del w:id="1802" w:author="Steven" w:date="2022-03-29T11:48:00Z">
          <w:r w:rsidDel="00814389">
            <w:delText xml:space="preserve"> </w:delText>
          </w:r>
        </w:del>
      </w:ins>
      <w:ins w:id="1803" w:author="Steven LaBelle" w:date="2019-04-23T12:51:00Z">
        <w:del w:id="1804" w:author="Steven" w:date="2022-03-29T11:48:00Z">
          <w:r w:rsidDel="00814389">
            <w:delText xml:space="preserve">components of two vectors or a linearly scaled rotation from the initial vector to the second. More detail is covered in </w:delText>
          </w:r>
          <w:r w:rsidDel="00814389">
            <w:fldChar w:fldCharType="begin"/>
          </w:r>
          <w:r w:rsidDel="00814389">
            <w:delInstrText xml:space="preserve"> REF _Ref6916335 \r \h </w:delInstrText>
          </w:r>
        </w:del>
      </w:ins>
      <w:del w:id="1805" w:author="Steven" w:date="2022-03-29T11:48:00Z">
        <w:r w:rsidDel="00814389">
          <w:fldChar w:fldCharType="separate"/>
        </w:r>
      </w:del>
      <w:ins w:id="1806" w:author="Steven LaBelle" w:date="2019-04-23T12:51:00Z">
        <w:del w:id="1807" w:author="Steven" w:date="2022-03-29T11:48:00Z">
          <w:r w:rsidDel="00814389">
            <w:delText>5.6</w:delText>
          </w:r>
          <w:r w:rsidDel="00814389">
            <w:fldChar w:fldCharType="end"/>
          </w:r>
        </w:del>
      </w:ins>
      <w:ins w:id="1808" w:author="Steven LaBelle" w:date="2019-04-23T12:52:00Z">
        <w:del w:id="1809" w:author="Steven" w:date="2022-03-29T11:48:00Z">
          <w:r w:rsidDel="00814389">
            <w:delText>.</w:delText>
          </w:r>
        </w:del>
      </w:ins>
      <w:moveToRangeStart w:id="1810" w:author="Steven LaBelle" w:date="2018-08-21T11:03:00Z" w:name="move522612732"/>
      <w:moveTo w:id="1811" w:author="Steven LaBelle" w:date="2018-08-21T11:03:00Z">
        <w:del w:id="1812" w:author="Steven" w:date="2022-03-29T11:48:00Z">
          <w:r w:rsidR="00AF42AE" w:rsidDel="00814389">
            <w:delText>The formula for determining the direction a tip will grow is:</w:delText>
          </w:r>
          <w:bookmarkStart w:id="1813" w:name="_Toc99718761"/>
          <w:bookmarkStart w:id="1814" w:name="_Toc99726108"/>
          <w:bookmarkEnd w:id="1813"/>
          <w:bookmarkEnd w:id="1814"/>
        </w:del>
      </w:moveTo>
    </w:p>
    <w:p w14:paraId="03CF4E7B" w14:textId="2DEC3CE4" w:rsidR="00AF42AE" w:rsidDel="00814389" w:rsidRDefault="00AF42AE">
      <w:pPr>
        <w:pStyle w:val="Heading2"/>
        <w:rPr>
          <w:del w:id="1815" w:author="Steven" w:date="2022-03-29T11:48:00Z"/>
          <w:moveTo w:id="1816" w:author="Steven LaBelle" w:date="2018-08-21T11:03:00Z"/>
        </w:rPr>
        <w:pPrChange w:id="1817" w:author="Steven" w:date="2022-03-29T16:04:00Z">
          <w:pPr/>
        </w:pPrChange>
      </w:pPr>
      <w:moveTo w:id="1818" w:author="Steven LaBelle" w:date="2018-08-21T11:03:00Z">
        <w:del w:id="1819" w:author="Steven" w:date="2022-03-29T11:48:00Z">
          <w:r w:rsidDel="00814389">
            <w:tab/>
            <w:delText>TipDirection = (1- alpha*dt)* psc + alpha*dt * pdd</w:delText>
          </w:r>
          <w:bookmarkStart w:id="1820" w:name="_Toc99718762"/>
          <w:bookmarkStart w:id="1821" w:name="_Toc99726109"/>
          <w:bookmarkEnd w:id="1820"/>
          <w:bookmarkEnd w:id="1821"/>
        </w:del>
      </w:moveTo>
    </w:p>
    <w:p w14:paraId="6A8983A4" w14:textId="066AF034" w:rsidR="00AF42AE" w:rsidDel="00814389" w:rsidRDefault="00AF42AE">
      <w:pPr>
        <w:pStyle w:val="Heading2"/>
        <w:rPr>
          <w:del w:id="1822" w:author="Steven" w:date="2022-03-29T11:48:00Z"/>
          <w:moveTo w:id="1823" w:author="Steven LaBelle" w:date="2018-08-21T11:03:00Z"/>
        </w:rPr>
        <w:pPrChange w:id="1824" w:author="Steven" w:date="2022-03-29T16:04:00Z">
          <w:pPr/>
        </w:pPrChange>
      </w:pPr>
      <w:moveTo w:id="1825" w:author="Steven LaBelle" w:date="2018-08-21T11:03:00Z">
        <w:del w:id="1826" w:author="Steven" w:date="2022-03-29T11:48:00Z">
          <w:r w:rsidDel="00814389">
            <w:delText>The formula for determining the amount a segment grows is:</w:delText>
          </w:r>
          <w:bookmarkStart w:id="1827" w:name="_Toc99718763"/>
          <w:bookmarkStart w:id="1828" w:name="_Toc99726110"/>
          <w:bookmarkEnd w:id="1827"/>
          <w:bookmarkEnd w:id="1828"/>
        </w:del>
      </w:moveTo>
    </w:p>
    <w:p w14:paraId="388C18CC" w14:textId="08086D9A" w:rsidR="00AF42AE" w:rsidDel="00814389" w:rsidRDefault="00AF42AE">
      <w:pPr>
        <w:pStyle w:val="Heading2"/>
        <w:rPr>
          <w:del w:id="1829" w:author="Steven" w:date="2022-03-29T11:48:00Z"/>
          <w:moveTo w:id="1830" w:author="Steven LaBelle" w:date="2018-08-21T11:03:00Z"/>
        </w:rPr>
        <w:pPrChange w:id="1831" w:author="Steven" w:date="2022-03-29T16:04:00Z">
          <w:pPr/>
        </w:pPrChange>
      </w:pPr>
      <w:moveTo w:id="1832" w:author="Steven LaBelle" w:date="2018-08-21T11:03:00Z">
        <w:del w:id="1833" w:author="Steven" w:date="2022-03-29T11:48:00Z">
          <w:r w:rsidDel="00814389">
            <w:tab/>
            <w:delText>GrowthLength = SegmentVelocity *dt</w:delText>
          </w:r>
          <w:bookmarkStart w:id="1834" w:name="_Toc99718764"/>
          <w:bookmarkStart w:id="1835" w:name="_Toc99726111"/>
          <w:bookmarkEnd w:id="1834"/>
          <w:bookmarkEnd w:id="1835"/>
        </w:del>
      </w:moveTo>
    </w:p>
    <w:p w14:paraId="5AFF217E" w14:textId="46616404" w:rsidR="00AF42AE" w:rsidRPr="00AF42AE" w:rsidDel="00814389" w:rsidRDefault="00AF42AE">
      <w:pPr>
        <w:pStyle w:val="Heading2"/>
        <w:rPr>
          <w:del w:id="1836" w:author="Steven" w:date="2022-03-29T11:48:00Z"/>
        </w:rPr>
        <w:pPrChange w:id="1837" w:author="Steven" w:date="2022-03-29T16:04:00Z">
          <w:pPr/>
        </w:pPrChange>
      </w:pPr>
      <w:bookmarkStart w:id="1838" w:name="_Toc99718765"/>
      <w:bookmarkStart w:id="1839" w:name="_Toc99726112"/>
      <w:bookmarkEnd w:id="1838"/>
      <w:bookmarkEnd w:id="1839"/>
      <w:moveToRangeEnd w:id="1810"/>
    </w:p>
    <w:p w14:paraId="5D3123AB" w14:textId="69950661" w:rsidR="00101966" w:rsidRPr="00101966" w:rsidRDefault="00101966">
      <w:pPr>
        <w:pStyle w:val="Heading2"/>
      </w:pPr>
      <w:bookmarkStart w:id="1840" w:name="_Toc99726113"/>
      <w:r>
        <w:t>Auto</w:t>
      </w:r>
      <w:ins w:id="1841" w:author="Steven" w:date="2022-04-14T14:58:00Z">
        <w:r w:rsidR="003D4799">
          <w:t xml:space="preserve"> </w:t>
        </w:r>
      </w:ins>
      <w:proofErr w:type="spellStart"/>
      <w:r>
        <w:t>Timestep</w:t>
      </w:r>
      <w:proofErr w:type="spellEnd"/>
      <w:r>
        <w:t xml:space="preserve"> Adjustment</w:t>
      </w:r>
      <w:bookmarkEnd w:id="1840"/>
    </w:p>
    <w:p w14:paraId="56D83477" w14:textId="29140A45" w:rsidR="005A265C" w:rsidDel="00612A11" w:rsidRDefault="008B6E10" w:rsidP="005A265C">
      <w:pPr>
        <w:rPr>
          <w:del w:id="1842" w:author="Steven" w:date="2022-03-29T13:31:00Z"/>
        </w:rPr>
      </w:pPr>
      <w:r>
        <w:t>The plugin adjust</w:t>
      </w:r>
      <w:r w:rsidR="0047350B">
        <w:t>s</w:t>
      </w:r>
      <w:r>
        <w:t xml:space="preserve"> the </w:t>
      </w:r>
      <w:proofErr w:type="spellStart"/>
      <w:r>
        <w:t>timestep</w:t>
      </w:r>
      <w:proofErr w:type="spellEnd"/>
      <w:r>
        <w:t xml:space="preserve"> before it is take</w:t>
      </w:r>
      <w:r w:rsidR="00B14D35">
        <w:t>n</w:t>
      </w:r>
      <w:r>
        <w:t xml:space="preserve"> by </w:t>
      </w:r>
      <w:proofErr w:type="spellStart"/>
      <w:r>
        <w:t>febio</w:t>
      </w:r>
      <w:proofErr w:type="spellEnd"/>
      <w:r>
        <w:t xml:space="preserve"> to </w:t>
      </w:r>
      <w:r w:rsidR="00B14D35">
        <w:t xml:space="preserve">ensure the </w:t>
      </w:r>
      <w:proofErr w:type="spellStart"/>
      <w:r w:rsidR="00B14D35">
        <w:t>timestep</w:t>
      </w:r>
      <w:proofErr w:type="spellEnd"/>
      <w:r w:rsidR="00B14D35">
        <w:t xml:space="preserve"> is valid </w:t>
      </w:r>
      <w:r>
        <w:t xml:space="preserve">for vessel growth. </w:t>
      </w:r>
      <w:r w:rsidR="00C05D21">
        <w:t xml:space="preserve">This is to prevent vessels from growing through too many elements before the stress from those vessels is </w:t>
      </w:r>
      <w:del w:id="1843" w:author="Steven LaBelle" w:date="2018-08-21T11:15:00Z">
        <w:r w:rsidR="00C05D21" w:rsidDel="00697228">
          <w:delText>r</w:delText>
        </w:r>
      </w:del>
      <w:r w:rsidR="00C05D21">
        <w:t xml:space="preserve">evaluated. The adjustment of </w:t>
      </w:r>
      <w:proofErr w:type="spellStart"/>
      <w:r w:rsidR="00C05D21">
        <w:t>timestep</w:t>
      </w:r>
      <w:proofErr w:type="spellEnd"/>
      <w:r w:rsidR="00C05D21">
        <w:t xml:space="preserve"> size will only cut down the step size to </w:t>
      </w:r>
      <w:r w:rsidR="00D60B97">
        <w:t>the maximum step that can be taken safely.</w:t>
      </w:r>
      <w:ins w:id="1844" w:author="mp4" w:date="2018-08-24T13:33:00Z">
        <w:r w:rsidR="00684D64">
          <w:t xml:space="preserve"> </w:t>
        </w:r>
        <w:del w:id="1845" w:author="Steven" w:date="2022-03-29T11:48:00Z">
          <w:r w:rsidR="00684D64" w:rsidDel="00EB7751">
            <w:delText>Safe</w:delText>
          </w:r>
          <w:r w:rsidR="00684D64" w:rsidDel="00814389">
            <w:delText>l</w:delText>
          </w:r>
          <w:r w:rsidR="00684D64" w:rsidDel="00EB7751">
            <w:delText>y is defined as not taking a step that would cause the stress from a tip to skip being evaluated in an element that the tip would pass through.</w:delText>
          </w:r>
        </w:del>
      </w:ins>
      <w:del w:id="1846" w:author="Steven" w:date="2022-03-29T11:48:00Z">
        <w:r w:rsidR="00D60B97" w:rsidDel="00EB7751">
          <w:delText xml:space="preserve"> </w:delText>
        </w:r>
      </w:del>
      <w:r w:rsidR="00D60B97">
        <w:t xml:space="preserve">This allows the growth of vessels to limit </w:t>
      </w:r>
      <w:proofErr w:type="spellStart"/>
      <w:r w:rsidR="00D60B97">
        <w:t>timesteps</w:t>
      </w:r>
      <w:proofErr w:type="spellEnd"/>
      <w:r w:rsidR="00D60B97">
        <w:t xml:space="preserve"> size in most cases but if mechanics are a limiting </w:t>
      </w:r>
      <w:proofErr w:type="gramStart"/>
      <w:r w:rsidR="00D60B97">
        <w:t>factor</w:t>
      </w:r>
      <w:proofErr w:type="gramEnd"/>
      <w:r w:rsidR="00D60B97">
        <w:t xml:space="preserve"> the step size will remain unchanged. The plugin </w:t>
      </w:r>
      <w:proofErr w:type="gramStart"/>
      <w:r w:rsidR="00D60B97">
        <w:t>is meant to be used</w:t>
      </w:r>
      <w:proofErr w:type="gramEnd"/>
      <w:r w:rsidR="00D60B97">
        <w:t xml:space="preserve"> with </w:t>
      </w:r>
      <w:proofErr w:type="spellStart"/>
      <w:r w:rsidR="00D60B97">
        <w:t>FEBio’s</w:t>
      </w:r>
      <w:proofErr w:type="spellEnd"/>
      <w:r w:rsidR="00D60B97">
        <w:t xml:space="preserve"> </w:t>
      </w:r>
      <w:proofErr w:type="spellStart"/>
      <w:r w:rsidR="00D60B97">
        <w:t>autostepper</w:t>
      </w:r>
      <w:proofErr w:type="spellEnd"/>
      <w:r w:rsidR="00D60B97">
        <w:t xml:space="preserve">. </w:t>
      </w:r>
      <w:del w:id="1847" w:author="Steven" w:date="2022-03-29T11:50:00Z">
        <w:r w:rsidR="00D60B97" w:rsidDel="00EB7751">
          <w:delText>Setting dtmax to a load curve is the recommended way to limit timestep size where needed.</w:delText>
        </w:r>
      </w:del>
      <w:ins w:id="1848" w:author="Steven LaBelle" w:date="2019-04-23T12:53:00Z">
        <w:del w:id="1849" w:author="Steven" w:date="2022-03-29T11:50:00Z">
          <w:r w:rsidR="004B2907" w:rsidDel="00EB7751">
            <w:delText xml:space="preserve"> The </w:delText>
          </w:r>
        </w:del>
        <w:del w:id="1850" w:author="Steven" w:date="2022-03-29T11:49:00Z">
          <w:r w:rsidR="004B2907" w:rsidDel="00EB7751">
            <w:delText xml:space="preserve">angio </w:delText>
          </w:r>
          <w:r w:rsidR="004B2907" w:rsidRPr="00EB7751" w:rsidDel="00EB7751">
            <w:rPr>
              <w:rFonts w:ascii="Courier New" w:hAnsi="Courier New" w:cs="Courier New"/>
              <w:sz w:val="20"/>
              <w:szCs w:val="20"/>
              <w:rPrChange w:id="1851" w:author="Steven" w:date="2022-03-29T11:49:00Z">
                <w:rPr/>
              </w:rPrChange>
            </w:rPr>
            <w:delText>d</w:delText>
          </w:r>
        </w:del>
        <w:del w:id="1852" w:author="Steven" w:date="2022-03-29T11:50:00Z">
          <w:r w:rsidR="004B2907" w:rsidRPr="00EB7751" w:rsidDel="00EB7751">
            <w:rPr>
              <w:rFonts w:ascii="Courier New" w:hAnsi="Courier New" w:cs="Courier New"/>
              <w:sz w:val="20"/>
              <w:szCs w:val="20"/>
              <w:rPrChange w:id="1853" w:author="Steven" w:date="2022-03-29T11:49:00Z">
                <w:rPr/>
              </w:rPrChange>
            </w:rPr>
            <w:delText>t</w:delText>
          </w:r>
        </w:del>
        <w:del w:id="1854" w:author="Steven" w:date="2022-03-29T11:48:00Z">
          <w:r w:rsidR="004B2907" w:rsidRPr="00EB7751" w:rsidDel="00EB7751">
            <w:rPr>
              <w:rFonts w:ascii="Courier New" w:hAnsi="Courier New" w:cs="Courier New"/>
              <w:sz w:val="20"/>
              <w:szCs w:val="20"/>
              <w:rPrChange w:id="1855" w:author="Steven" w:date="2022-03-29T11:49:00Z">
                <w:rPr/>
              </w:rPrChange>
            </w:rPr>
            <w:delText xml:space="preserve"> </w:delText>
          </w:r>
        </w:del>
        <w:del w:id="1856" w:author="Steven" w:date="2022-03-29T11:50:00Z">
          <w:r w:rsidR="004B2907" w:rsidRPr="00EB7751" w:rsidDel="00EB7751">
            <w:rPr>
              <w:rFonts w:ascii="Courier New" w:hAnsi="Courier New" w:cs="Courier New"/>
              <w:sz w:val="20"/>
              <w:szCs w:val="20"/>
              <w:rPrChange w:id="1857" w:author="Steven" w:date="2022-03-29T11:49:00Z">
                <w:rPr/>
              </w:rPrChange>
            </w:rPr>
            <w:delText>max</w:delText>
          </w:r>
          <w:r w:rsidR="004B2907" w:rsidDel="00EB7751">
            <w:delText xml:space="preserve"> parameter specifies a limit on the maximum time between angio evaluations.</w:delText>
          </w:r>
        </w:del>
      </w:ins>
      <w:ins w:id="1858" w:author="mp4" w:date="2018-08-24T13:34:00Z">
        <w:del w:id="1859" w:author="Steven" w:date="2022-03-29T11:50:00Z">
          <w:r w:rsidR="00684D64" w:rsidDel="00EB7751">
            <w:delText xml:space="preserve"> </w:delText>
          </w:r>
        </w:del>
        <w:del w:id="1860" w:author="Steven" w:date="2022-03-29T11:49:00Z">
          <w:r w:rsidR="00684D64" w:rsidDel="00EB7751">
            <w:delText>If contact or external loading are likely cases when FEBio will limit the timestep.</w:delText>
          </w:r>
        </w:del>
      </w:ins>
    </w:p>
    <w:p w14:paraId="26EBA6D7" w14:textId="499E959B" w:rsidR="00547CDE" w:rsidDel="00612A11" w:rsidRDefault="00547CDE" w:rsidP="00547CDE">
      <w:pPr>
        <w:pStyle w:val="Heading2"/>
        <w:rPr>
          <w:del w:id="1861" w:author="Steven" w:date="2022-03-29T13:31:00Z"/>
        </w:rPr>
      </w:pPr>
      <w:del w:id="1862" w:author="Steven" w:date="2022-03-29T13:31:00Z">
        <w:r w:rsidDel="00612A11">
          <w:delText>Growth</w:delText>
        </w:r>
      </w:del>
    </w:p>
    <w:p w14:paraId="3B3D0BBD" w14:textId="34ABC3E3" w:rsidR="00E3554F" w:rsidDel="00612A11" w:rsidRDefault="00E3554F" w:rsidP="00E3554F">
      <w:pPr>
        <w:pStyle w:val="Heading3"/>
        <w:rPr>
          <w:del w:id="1863" w:author="Steven" w:date="2022-03-29T13:31:00Z"/>
        </w:rPr>
      </w:pPr>
      <w:del w:id="1864" w:author="Steven" w:date="2022-03-29T13:31:00Z">
        <w:r w:rsidDel="00612A11">
          <w:delText>Density</w:delText>
        </w:r>
      </w:del>
    </w:p>
    <w:p w14:paraId="174F1400" w14:textId="456B6E22" w:rsidR="00CE73D3" w:rsidRPr="00CE73D3" w:rsidDel="00B73AFC" w:rsidRDefault="006B5FD7" w:rsidP="00CE73D3">
      <w:pPr>
        <w:rPr>
          <w:del w:id="1865" w:author="Steven" w:date="2022-03-29T12:40:00Z"/>
        </w:rPr>
      </w:pPr>
      <w:del w:id="1866" w:author="Steven" w:date="2022-03-29T13:31:00Z">
        <w:r w:rsidDel="00612A11">
          <w:delText xml:space="preserve">The </w:delText>
        </w:r>
      </w:del>
      <w:ins w:id="1867" w:author="Steven LaBelle" w:date="2018-08-21T11:17:00Z">
        <w:del w:id="1868" w:author="Steven" w:date="2022-03-29T13:31:00Z">
          <w:r w:rsidR="00697228" w:rsidDel="00612A11">
            <w:delText xml:space="preserve">local ECM </w:delText>
          </w:r>
        </w:del>
      </w:ins>
      <w:del w:id="1869" w:author="Steven" w:date="2022-03-29T13:31:00Z">
        <w:r w:rsidDel="00612A11">
          <w:delText xml:space="preserve">density that </w:delText>
        </w:r>
      </w:del>
      <w:ins w:id="1870" w:author="Steven LaBelle" w:date="2018-08-21T11:18:00Z">
        <w:del w:id="1871" w:author="Steven" w:date="2022-03-29T13:31:00Z">
          <w:r w:rsidR="00697228" w:rsidDel="00612A11">
            <w:delText>affects vascular growth is initially prescribed by the user at the angio material level</w:delText>
          </w:r>
        </w:del>
      </w:ins>
      <w:ins w:id="1872" w:author="Steven LaBelle" w:date="2018-08-21T11:19:00Z">
        <w:del w:id="1873" w:author="Steven" w:date="2022-03-29T13:31:00Z">
          <w:r w:rsidR="00697228" w:rsidDel="00612A11">
            <w:delText xml:space="preserve">. This density is scaled by the Jacobian (determinant of the local deformation gradient) </w:delText>
          </w:r>
        </w:del>
      </w:ins>
      <w:ins w:id="1874" w:author="Steven LaBelle" w:date="2018-08-21T11:18:00Z">
        <w:del w:id="1875" w:author="Steven" w:date="2022-03-29T13:31:00Z">
          <w:r w:rsidR="00697228" w:rsidDel="00612A11">
            <w:delText>at each FEBio step</w:delText>
          </w:r>
        </w:del>
      </w:ins>
      <w:del w:id="1876" w:author="Steven" w:date="2022-03-29T13:31:00Z">
        <w:r w:rsidDel="00612A11">
          <w:delText>the vascular network sees is dependent on both the ecm density that is specified in the reference configuration of the material and the determinate of the deformation gradient.</w:delText>
        </w:r>
      </w:del>
      <w:ins w:id="1877" w:author="mp4" w:date="2018-12-03T12:30:00Z">
        <w:del w:id="1878" w:author="Steven" w:date="2022-03-29T13:31:00Z">
          <w:r w:rsidR="00894941" w:rsidDel="00612A11">
            <w:delText xml:space="preserve"> Density may be prescribed on a per node basis. This will allow the user to have explicit control in areas where density changes rapidly.</w:delText>
          </w:r>
        </w:del>
      </w:ins>
    </w:p>
    <w:p w14:paraId="1B0261ED" w14:textId="77777777" w:rsidR="005A265C" w:rsidRPr="005A265C" w:rsidDel="00B73AFC" w:rsidRDefault="005A265C" w:rsidP="005A265C">
      <w:pPr>
        <w:rPr>
          <w:del w:id="1879" w:author="Steven" w:date="2022-03-29T12:40:00Z"/>
        </w:rPr>
      </w:pPr>
    </w:p>
    <w:p w14:paraId="2B88AC77" w14:textId="456CECFC" w:rsidR="00547CDE" w:rsidDel="00612A11" w:rsidRDefault="00547CDE">
      <w:pPr>
        <w:rPr>
          <w:del w:id="1880" w:author="Steven" w:date="2022-03-29T13:31:00Z"/>
        </w:rPr>
        <w:pPrChange w:id="1881" w:author="Steven" w:date="2022-03-29T12:40:00Z">
          <w:pPr>
            <w:pStyle w:val="Heading3"/>
          </w:pPr>
        </w:pPrChange>
      </w:pPr>
      <w:del w:id="1882" w:author="Steven" w:date="2022-03-29T12:40:00Z">
        <w:r w:rsidDel="00B73AFC">
          <w:delText>Cell Proliferation</w:delText>
        </w:r>
      </w:del>
    </w:p>
    <w:p w14:paraId="54AFBE37" w14:textId="7063B6AB" w:rsidR="005A265C" w:rsidRPr="005A265C" w:rsidRDefault="005A265C" w:rsidP="005A265C"/>
    <w:p w14:paraId="3BF90399" w14:textId="2B8525E1" w:rsidR="00E3554F" w:rsidDel="006A1E0D" w:rsidRDefault="00547CDE" w:rsidP="00E3554F">
      <w:pPr>
        <w:pStyle w:val="Heading3"/>
        <w:rPr>
          <w:del w:id="1883" w:author="Steven" w:date="2022-03-29T12:48:00Z"/>
        </w:rPr>
      </w:pPr>
      <w:del w:id="1884" w:author="Steven" w:date="2022-03-29T12:48:00Z">
        <w:r w:rsidDel="006A1E0D">
          <w:delText>Anastamosis</w:delText>
        </w:r>
      </w:del>
    </w:p>
    <w:p w14:paraId="03AECEDC" w14:textId="46273307" w:rsidR="005A265C" w:rsidDel="006A1E0D" w:rsidRDefault="00697228" w:rsidP="005A265C">
      <w:pPr>
        <w:rPr>
          <w:del w:id="1885" w:author="Steven" w:date="2022-03-29T12:48:00Z"/>
        </w:rPr>
      </w:pPr>
      <w:ins w:id="1886" w:author="Steven LaBelle" w:date="2018-08-21T11:21:00Z">
        <w:del w:id="1887" w:author="Steven" w:date="2022-03-29T12:48:00Z">
          <w:r w:rsidDel="006A1E0D">
            <w:delText xml:space="preserve">Within </w:delText>
          </w:r>
        </w:del>
        <w:del w:id="1888" w:author="Steven" w:date="2022-03-29T11:05:00Z">
          <w:r w:rsidDel="00691F03">
            <w:delText>AngioFE3</w:delText>
          </w:r>
        </w:del>
        <w:del w:id="1889" w:author="Steven" w:date="2022-03-29T12:48:00Z">
          <w:r w:rsidDel="006A1E0D">
            <w:delText>, a</w:delText>
          </w:r>
        </w:del>
      </w:ins>
      <w:ins w:id="1890" w:author="Steven LaBelle" w:date="2018-08-21T11:20:00Z">
        <w:del w:id="1891" w:author="Steven" w:date="2022-03-29T12:48:00Z">
          <w:r w:rsidDel="006A1E0D">
            <w:delText>nastamosis occurs when two tip</w:delText>
          </w:r>
        </w:del>
      </w:ins>
      <w:ins w:id="1892" w:author="Steven LaBelle" w:date="2018-08-21T11:21:00Z">
        <w:del w:id="1893" w:author="Steven" w:date="2022-03-29T12:48:00Z">
          <w:r w:rsidDel="006A1E0D">
            <w:delText>s</w:delText>
          </w:r>
        </w:del>
      </w:ins>
      <w:ins w:id="1894" w:author="Steven LaBelle" w:date="2018-08-21T11:20:00Z">
        <w:del w:id="1895" w:author="Steven" w:date="2022-03-29T12:48:00Z">
          <w:r w:rsidDel="006A1E0D">
            <w:delText xml:space="preserve"> near each other fuse into a single tip. </w:delText>
          </w:r>
        </w:del>
      </w:ins>
      <w:del w:id="1896" w:author="Steven" w:date="2022-03-29T12:48:00Z">
        <w:r w:rsidR="00223A3F" w:rsidDel="006A1E0D">
          <w:delText>Anastamosis is simulated by checking a radius around a given tip to find any active tips that do not have the same initial fragment. If an active tip like this is found the current segment will grow towards the other segment.</w:delText>
        </w:r>
      </w:del>
      <w:ins w:id="1897" w:author="mp4" w:date="2018-12-03T12:31:00Z">
        <w:del w:id="1898" w:author="Steven" w:date="2022-03-29T12:48:00Z">
          <w:r w:rsidR="00FA0E4B" w:rsidDel="006A1E0D">
            <w:delText xml:space="preserve"> When two tips are within a user specified fuse radius the vessels will fuse together and the two tips involed in </w:delText>
          </w:r>
        </w:del>
      </w:ins>
      <w:ins w:id="1899" w:author="mp4" w:date="2018-12-03T12:32:00Z">
        <w:del w:id="1900" w:author="Steven" w:date="2022-03-29T12:48:00Z">
          <w:r w:rsidR="00FA0E4B" w:rsidDel="006A1E0D">
            <w:delText>anastomosis</w:delText>
          </w:r>
        </w:del>
      </w:ins>
      <w:ins w:id="1901" w:author="mp4" w:date="2018-12-03T12:31:00Z">
        <w:del w:id="1902" w:author="Steven" w:date="2022-03-29T12:48:00Z">
          <w:r w:rsidR="00FA0E4B" w:rsidDel="006A1E0D">
            <w:delText xml:space="preserve"> </w:delText>
          </w:r>
        </w:del>
      </w:ins>
      <w:ins w:id="1903" w:author="mp4" w:date="2018-12-03T12:32:00Z">
        <w:del w:id="1904" w:author="Steven" w:date="2022-03-29T12:48:00Z">
          <w:r w:rsidR="00FA0E4B" w:rsidDel="006A1E0D">
            <w:delText>will cease growing. Additionally</w:delText>
          </w:r>
        </w:del>
      </w:ins>
      <w:ins w:id="1905" w:author="mp4" w:date="2018-12-03T12:33:00Z">
        <w:del w:id="1906" w:author="Steven" w:date="2022-03-29T12:48:00Z">
          <w:r w:rsidR="00FA0E4B" w:rsidDel="006A1E0D">
            <w:delText>,</w:delText>
          </w:r>
        </w:del>
      </w:ins>
      <w:ins w:id="1907" w:author="mp4" w:date="2018-12-03T12:32:00Z">
        <w:del w:id="1908" w:author="Steven" w:date="2022-03-29T12:48:00Z">
          <w:r w:rsidR="00FA0E4B" w:rsidDel="006A1E0D">
            <w:delText xml:space="preserve"> the count of anasamoses in the element in which the tips fused will increase.</w:delText>
          </w:r>
        </w:del>
      </w:ins>
    </w:p>
    <w:p w14:paraId="7D0564F8" w14:textId="733308E0" w:rsidR="00275F94" w:rsidDel="006A1E0D" w:rsidRDefault="00275F94" w:rsidP="00275F94">
      <w:pPr>
        <w:pStyle w:val="Heading3"/>
        <w:rPr>
          <w:del w:id="1909" w:author="Steven" w:date="2022-03-29T12:48:00Z"/>
        </w:rPr>
      </w:pPr>
      <w:del w:id="1910" w:author="Steven" w:date="2022-03-29T12:48:00Z">
        <w:r w:rsidDel="006A1E0D">
          <w:delText>Segment Length</w:delText>
        </w:r>
      </w:del>
    </w:p>
    <w:p w14:paraId="396A8FF4" w14:textId="31DC994C" w:rsidR="00275F94" w:rsidDel="006A1E0D" w:rsidRDefault="00275F94" w:rsidP="00275F94">
      <w:pPr>
        <w:rPr>
          <w:ins w:id="1911" w:author="mp4" w:date="2018-12-03T12:46:00Z"/>
          <w:del w:id="1912" w:author="Steven" w:date="2022-03-29T12:48:00Z"/>
        </w:rPr>
      </w:pPr>
      <w:del w:id="1913" w:author="Steven" w:date="2022-03-29T12:48:00Z">
        <w:r w:rsidDel="006A1E0D">
          <w:delText>Segment length is measured in the global coordinate system, and is calculated</w:delText>
        </w:r>
      </w:del>
      <w:ins w:id="1914" w:author="Steven LaBelle" w:date="2018-08-21T11:23:00Z">
        <w:del w:id="1915" w:author="Steven" w:date="2022-03-29T12:48:00Z">
          <w:r w:rsidR="00697228" w:rsidDel="006A1E0D">
            <w:delText xml:space="preserve"> as a sum of the length of all line segments</w:delText>
          </w:r>
        </w:del>
      </w:ins>
      <w:del w:id="1916" w:author="Steven" w:date="2022-03-29T12:48:00Z">
        <w:r w:rsidDel="006A1E0D">
          <w:delText xml:space="preserve"> taking the length of the vector difference in the position of the two tips of each segment. The implication of this is that for nonlinear elements the calculated growth length may be different from the growth length of the underlying system due to the segments actually being curved if the elements the segment is in is deformed in certain ways. </w:delText>
        </w:r>
        <w:commentRangeStart w:id="1917"/>
        <w:r w:rsidDel="006A1E0D">
          <w:delText xml:space="preserve">In this case segment length may be considered a lower bound </w:delText>
        </w:r>
        <w:r w:rsidR="0027074C" w:rsidDel="006A1E0D">
          <w:delText>of the actual length of segments in the simulation</w:delText>
        </w:r>
        <w:commentRangeEnd w:id="1917"/>
        <w:r w:rsidR="00697228" w:rsidDel="006A1E0D">
          <w:rPr>
            <w:rStyle w:val="CommentReference"/>
          </w:rPr>
          <w:commentReference w:id="1917"/>
        </w:r>
        <w:r w:rsidR="0027074C" w:rsidDel="006A1E0D">
          <w:delText>.</w:delText>
        </w:r>
      </w:del>
    </w:p>
    <w:p w14:paraId="05E904F3" w14:textId="2B0FA434" w:rsidR="00FA0E4B" w:rsidRPr="00275F94" w:rsidRDefault="00FA0E4B" w:rsidP="00275F94">
      <w:ins w:id="1918" w:author="mp4" w:date="2018-12-03T12:48:00Z">
        <w:del w:id="1919" w:author="Steven" w:date="2022-03-29T12:48:00Z">
          <w:r w:rsidDel="006A1E0D">
            <w:rPr>
              <w:noProof/>
            </w:rPr>
            <w:drawing>
              <wp:inline distT="0" distB="0" distL="0" distR="0" wp14:anchorId="6EA1C39A" wp14:editId="121B1DC2">
                <wp:extent cx="581850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scular_length.png"/>
                        <pic:cNvPicPr/>
                      </pic:nvPicPr>
                      <pic:blipFill>
                        <a:blip r:embed="rId21">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del>
      </w:ins>
    </w:p>
    <w:p w14:paraId="14171476" w14:textId="109104A5" w:rsidR="00547CDE" w:rsidRDefault="00A26F45" w:rsidP="00942B71">
      <w:pPr>
        <w:pStyle w:val="Heading2"/>
        <w:rPr>
          <w:ins w:id="1920" w:author="Steven" w:date="2022-03-29T13:35:00Z"/>
        </w:rPr>
      </w:pPr>
      <w:bookmarkStart w:id="1921" w:name="_Toc99726114"/>
      <w:ins w:id="1922" w:author="Steven" w:date="2022-03-29T15:02:00Z">
        <w:r>
          <w:t xml:space="preserve">Active </w:t>
        </w:r>
      </w:ins>
      <w:ins w:id="1923" w:author="Steven LaBelle" w:date="2018-08-21T11:36:00Z">
        <w:del w:id="1924" w:author="Steven" w:date="2022-03-29T14:05:00Z">
          <w:r w:rsidR="001F3D22" w:rsidDel="003D4B9B">
            <w:delText xml:space="preserve">Neovessel </w:delText>
          </w:r>
        </w:del>
      </w:ins>
      <w:ins w:id="1925" w:author="Steven" w:date="2022-03-29T15:02:00Z">
        <w:r>
          <w:t>S</w:t>
        </w:r>
      </w:ins>
      <w:ins w:id="1926" w:author="Steven" w:date="2022-03-29T13:36:00Z">
        <w:r w:rsidR="003D4B9B">
          <w:t xml:space="preserve">tress due to </w:t>
        </w:r>
      </w:ins>
      <w:ins w:id="1927" w:author="Steven" w:date="2022-03-29T14:05:00Z">
        <w:r w:rsidR="003D4B9B">
          <w:t>V</w:t>
        </w:r>
      </w:ins>
      <w:ins w:id="1928" w:author="Steven" w:date="2022-03-29T13:36:00Z">
        <w:r w:rsidR="003D4B9B">
          <w:t xml:space="preserve">essel </w:t>
        </w:r>
      </w:ins>
      <w:ins w:id="1929" w:author="Steven" w:date="2022-03-29T14:05:00Z">
        <w:r w:rsidR="003D4B9B">
          <w:t>G</w:t>
        </w:r>
      </w:ins>
      <w:ins w:id="1930" w:author="Steven" w:date="2022-03-29T13:36:00Z">
        <w:r w:rsidR="003D4B9B">
          <w:t>rowth</w:t>
        </w:r>
      </w:ins>
      <w:bookmarkEnd w:id="1921"/>
      <w:del w:id="1931" w:author="Steven" w:date="2022-03-29T13:36:00Z">
        <w:r w:rsidR="00547CDE" w:rsidDel="006A5595">
          <w:delText>Mechanics</w:delText>
        </w:r>
      </w:del>
    </w:p>
    <w:p w14:paraId="76C6A44E" w14:textId="39645C59" w:rsidR="006A5595" w:rsidRPr="00AC3A87" w:rsidDel="006A5595" w:rsidRDefault="006A5595">
      <w:pPr>
        <w:rPr>
          <w:del w:id="1932" w:author="Steven" w:date="2022-03-29T13:36:00Z"/>
        </w:rPr>
        <w:pPrChange w:id="1933" w:author="Steven" w:date="2022-03-29T13:35:00Z">
          <w:pPr>
            <w:pStyle w:val="Heading2"/>
          </w:pPr>
        </w:pPrChange>
      </w:pPr>
      <w:ins w:id="1934" w:author="Steven" w:date="2022-03-29T13:35:00Z">
        <w:r>
          <w:t xml:space="preserve">This section details the traction stress policies that can be implemented. </w:t>
        </w:r>
      </w:ins>
    </w:p>
    <w:p w14:paraId="03033266" w14:textId="27150375" w:rsidR="00C95FA6" w:rsidDel="006A5595" w:rsidRDefault="00C95FA6">
      <w:pPr>
        <w:rPr>
          <w:del w:id="1935" w:author="Steven" w:date="2022-03-29T13:36:00Z"/>
        </w:rPr>
        <w:pPrChange w:id="1936" w:author="Steven" w:date="2022-03-29T13:36:00Z">
          <w:pPr>
            <w:pStyle w:val="Heading3"/>
          </w:pPr>
        </w:pPrChange>
      </w:pPr>
      <w:del w:id="1937" w:author="Steven" w:date="2022-03-29T13:36:00Z">
        <w:r w:rsidDel="006A5595">
          <w:delText>Stress Policy</w:delText>
        </w:r>
      </w:del>
    </w:p>
    <w:p w14:paraId="532C78E3" w14:textId="266BEC0F" w:rsidR="00AC3A87" w:rsidRDefault="00C95FA6" w:rsidP="00C95FA6">
      <w:pPr>
        <w:rPr>
          <w:ins w:id="1938" w:author="Steven" w:date="2022-03-29T13:57:00Z"/>
        </w:rPr>
      </w:pPr>
      <w:del w:id="1939" w:author="Steven" w:date="2022-03-29T13:35:00Z">
        <w:r w:rsidDel="006A5595">
          <w:delText>A stress policy determines how AngioFE calculates the</w:delText>
        </w:r>
      </w:del>
      <w:ins w:id="1940" w:author="mp4" w:date="2018-12-03T12:48:00Z">
        <w:del w:id="1941" w:author="Steven" w:date="2022-03-29T13:35:00Z">
          <w:r w:rsidR="00A86BF4" w:rsidDel="006A5595">
            <w:delText xml:space="preserve"> </w:delText>
          </w:r>
        </w:del>
      </w:ins>
      <w:del w:id="1942" w:author="Steven" w:date="2022-03-29T13:35:00Z">
        <w:r w:rsidDel="006A5595">
          <w:delText xml:space="preserve"> stress</w:delText>
        </w:r>
      </w:del>
      <w:ins w:id="1943" w:author="Steven LaBelle" w:date="2018-08-21T11:24:00Z">
        <w:del w:id="1944" w:author="Steven" w:date="2022-03-29T13:35:00Z">
          <w:r w:rsidR="00697228" w:rsidDel="006A5595">
            <w:delText>force generated at tips</w:delText>
          </w:r>
        </w:del>
      </w:ins>
      <w:del w:id="1945" w:author="Steven" w:date="2022-03-29T13:35:00Z">
        <w:r w:rsidDel="006A5595">
          <w:delText xml:space="preserve">. This can be changed to change the variables that are important to calculating vessels stresses. In the future it is possible to have a stress policy that </w:delText>
        </w:r>
      </w:del>
      <w:ins w:id="1946" w:author="Steven LaBelle" w:date="2018-08-21T11:24:00Z">
        <w:del w:id="1947" w:author="Steven" w:date="2022-03-29T13:35:00Z">
          <w:r w:rsidR="00697228" w:rsidDel="006A5595">
            <w:delText xml:space="preserve">includes segments </w:delText>
          </w:r>
          <w:r w:rsidR="009E1898" w:rsidDel="006A5595">
            <w:delText>in addition to active tip forces</w:delText>
          </w:r>
        </w:del>
      </w:ins>
      <w:del w:id="1948" w:author="Steven" w:date="2022-03-29T13:35:00Z">
        <w:r w:rsidDel="006A5595">
          <w:delText>calculates stress based on the segments rather than forces that are applied at active tips.</w:delText>
        </w:r>
      </w:del>
      <w:ins w:id="1949" w:author="Steven LaBelle" w:date="2018-08-21T11:29:00Z">
        <w:del w:id="1950" w:author="Steven" w:date="2022-03-29T13:35:00Z">
          <w:r w:rsidR="009E1898" w:rsidDel="006A5595">
            <w:delText xml:space="preserve"> </w:delText>
          </w:r>
        </w:del>
        <w:r w:rsidR="009E1898">
          <w:t xml:space="preserve">In general, the stress </w:t>
        </w:r>
      </w:ins>
      <w:ins w:id="1951" w:author="Steven" w:date="2022-03-29T13:55:00Z">
        <w:r w:rsidR="00AC3A87">
          <w:t xml:space="preserve">field </w:t>
        </w:r>
      </w:ins>
      <w:proofErr w:type="spellStart"/>
      <w:ins w:id="1952" w:author="Steven" w:date="2022-03-29T13:54:00Z">
        <w:r w:rsidR="00AC3A87" w:rsidRPr="00AC3A87">
          <w:rPr>
            <w:b/>
            <w:i/>
            <w:rPrChange w:id="1953" w:author="Steven" w:date="2022-03-29T13:54:00Z">
              <w:rPr/>
            </w:rPrChange>
          </w:rPr>
          <w:t>σ</w:t>
        </w:r>
        <w:r w:rsidR="00AC3A87" w:rsidRPr="00AC3A87">
          <w:rPr>
            <w:i/>
            <w:vertAlign w:val="subscript"/>
            <w:rPrChange w:id="1954" w:author="Steven" w:date="2022-03-29T13:54:00Z">
              <w:rPr>
                <w:b/>
                <w:i/>
              </w:rPr>
            </w:rPrChange>
          </w:rPr>
          <w:t>s</w:t>
        </w:r>
      </w:ins>
      <w:proofErr w:type="spellEnd"/>
      <w:ins w:id="1955" w:author="Steven" w:date="2022-03-29T13:55:00Z">
        <w:r w:rsidR="00AC3A87">
          <w:t>(</w:t>
        </w:r>
        <w:r w:rsidR="00AC3A87" w:rsidRPr="00AC3A87">
          <w:rPr>
            <w:b/>
            <w:i/>
            <w:rPrChange w:id="1956" w:author="Steven" w:date="2022-03-29T13:56:00Z">
              <w:rPr/>
            </w:rPrChange>
          </w:rPr>
          <w:t>x</w:t>
        </w:r>
        <w:r w:rsidR="00AC3A87">
          <w:t>)</w:t>
        </w:r>
      </w:ins>
      <w:ins w:id="1957" w:author="Steven" w:date="2022-03-29T13:53:00Z">
        <w:r w:rsidR="00AC3A87">
          <w:t xml:space="preserve"> </w:t>
        </w:r>
      </w:ins>
      <w:ins w:id="1958" w:author="Steven" w:date="2022-03-29T13:56:00Z">
        <w:r w:rsidR="00AC3A87">
          <w:t xml:space="preserve">at a position </w:t>
        </w:r>
      </w:ins>
      <w:ins w:id="1959" w:author="Steven LaBelle" w:date="2018-08-21T11:29:00Z">
        <w:del w:id="1960" w:author="Steven" w:date="2022-03-29T13:56:00Z">
          <w:r w:rsidR="009E1898" w:rsidDel="00AC3A87">
            <w:delText xml:space="preserve">is calculated at </w:delText>
          </w:r>
        </w:del>
      </w:ins>
      <w:ins w:id="1961" w:author="Steven" w:date="2022-03-29T13:55:00Z">
        <w:r w:rsidR="00AC3A87" w:rsidRPr="00AC3A87">
          <w:rPr>
            <w:b/>
            <w:i/>
            <w:rPrChange w:id="1962" w:author="Steven" w:date="2022-03-29T13:55:00Z">
              <w:rPr/>
            </w:rPrChange>
          </w:rPr>
          <w:t>x</w:t>
        </w:r>
        <w:r w:rsidR="00AC3A87">
          <w:t xml:space="preserve"> </w:t>
        </w:r>
      </w:ins>
      <w:ins w:id="1963" w:author="Steven" w:date="2022-03-29T13:56:00Z">
        <w:r w:rsidR="00AC3A87">
          <w:t xml:space="preserve">is calculated based on </w:t>
        </w:r>
      </w:ins>
      <w:ins w:id="1964" w:author="Steven" w:date="2022-03-29T13:57:00Z">
        <w:r w:rsidR="00AC3A87">
          <w:rPr>
            <w:b/>
            <w:i/>
          </w:rPr>
          <w:t>r</w:t>
        </w:r>
        <w:r w:rsidR="00AC3A87">
          <w:t xml:space="preserve"> </w:t>
        </w:r>
      </w:ins>
      <w:ins w:id="1965" w:author="Steven" w:date="2022-03-29T13:58:00Z">
        <w:r w:rsidR="00AC3A87">
          <w:t xml:space="preserve">which is defined as the </w:t>
        </w:r>
      </w:ins>
      <w:ins w:id="1966" w:author="Steven" w:date="2022-03-29T14:00:00Z">
        <w:r w:rsidR="00AC3A87">
          <w:t xml:space="preserve">distance </w:t>
        </w:r>
      </w:ins>
      <w:ins w:id="1967" w:author="Steven" w:date="2022-03-29T13:58:00Z">
        <w:r w:rsidR="00AC3A87">
          <w:t xml:space="preserve">vector </w:t>
        </w:r>
      </w:ins>
      <w:ins w:id="1968" w:author="Steven" w:date="2022-03-29T13:56:00Z">
        <w:r w:rsidR="00AC3A87">
          <w:t xml:space="preserve">between </w:t>
        </w:r>
        <w:r w:rsidR="00AC3A87">
          <w:rPr>
            <w:b/>
            <w:i/>
          </w:rPr>
          <w:t xml:space="preserve">x </w:t>
        </w:r>
        <w:r w:rsidR="00AC3A87">
          <w:t xml:space="preserve">and the location of the vessel tip </w:t>
        </w:r>
      </w:ins>
      <w:proofErr w:type="spellStart"/>
      <w:ins w:id="1969" w:author="Steven" w:date="2022-03-29T13:57:00Z">
        <w:r w:rsidR="00AC3A87">
          <w:rPr>
            <w:b/>
            <w:i/>
          </w:rPr>
          <w:t>x</w:t>
        </w:r>
        <w:r w:rsidR="00AC3A87" w:rsidRPr="00AC3A87">
          <w:rPr>
            <w:i/>
            <w:vertAlign w:val="subscript"/>
            <w:rPrChange w:id="1970" w:author="Steven" w:date="2022-03-29T13:57:00Z">
              <w:rPr>
                <w:b/>
                <w:i/>
              </w:rPr>
            </w:rPrChange>
          </w:rPr>
          <w:t>s</w:t>
        </w:r>
        <w:proofErr w:type="spellEnd"/>
      </w:ins>
    </w:p>
    <w:p w14:paraId="7D195EC9" w14:textId="008D0CD2" w:rsidR="00AC3A87" w:rsidRDefault="00AC3A87" w:rsidP="00C95FA6">
      <w:pPr>
        <w:rPr>
          <w:ins w:id="1971" w:author="Steven" w:date="2022-03-29T13:58:00Z"/>
        </w:rPr>
      </w:pPr>
    </w:p>
    <w:p w14:paraId="3E31752F" w14:textId="17C282D1" w:rsidR="00AC3A87" w:rsidRDefault="00AC3A87">
      <w:pPr>
        <w:pStyle w:val="MTDisplayEquation"/>
        <w:rPr>
          <w:ins w:id="1972" w:author="Steven" w:date="2022-03-29T13:58:00Z"/>
        </w:rPr>
        <w:pPrChange w:id="1973" w:author="Steven" w:date="2022-03-29T13:58:00Z">
          <w:pPr/>
        </w:pPrChange>
      </w:pPr>
      <w:ins w:id="1974" w:author="Steven" w:date="2022-03-29T13:58:00Z">
        <w:r>
          <w:tab/>
        </w:r>
      </w:ins>
      <w:ins w:id="1975" w:author="Steven" w:date="2022-03-29T13:58:00Z">
        <w:r w:rsidR="00504CEA" w:rsidRPr="00942B71">
          <w:rPr>
            <w:position w:val="-12"/>
          </w:rPr>
          <w:object w:dxaOrig="1020" w:dyaOrig="360" w14:anchorId="45722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19" type="#_x0000_t75" style="width:51pt;height:18pt" o:ole="">
              <v:imagedata r:id="rId22" o:title=""/>
            </v:shape>
            <o:OLEObject Type="Embed" ProgID="Equation.DSMT4" ShapeID="_x0000_i5219" DrawAspect="Content" ObjectID="_1711801298" r:id="rId23"/>
          </w:object>
        </w:r>
      </w:ins>
      <w:ins w:id="1976" w:author="Steven" w:date="2022-03-29T13:58: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1977" w:author="Steven" w:date="2022-04-01T17:21:00Z">
        <w:r w:rsidR="007C576C">
          <w:rPr>
            <w:noProof/>
          </w:rPr>
          <w:instrText>4</w:instrText>
        </w:r>
      </w:ins>
      <w:ins w:id="1978" w:author="Steven" w:date="2022-03-29T13:58:00Z">
        <w:r>
          <w:fldChar w:fldCharType="end"/>
        </w:r>
        <w:r>
          <w:instrText>.</w:instrText>
        </w:r>
        <w:r>
          <w:fldChar w:fldCharType="begin"/>
        </w:r>
        <w:r>
          <w:instrText xml:space="preserve"> SEQ MTEqn \c \* Arabic \* MERGEFORMAT </w:instrText>
        </w:r>
      </w:ins>
      <w:r>
        <w:fldChar w:fldCharType="separate"/>
      </w:r>
      <w:ins w:id="1979" w:author="Steven" w:date="2022-04-01T17:21:00Z">
        <w:r w:rsidR="007C576C">
          <w:rPr>
            <w:noProof/>
          </w:rPr>
          <w:instrText>1</w:instrText>
        </w:r>
      </w:ins>
      <w:ins w:id="1980" w:author="Steven" w:date="2022-03-29T13:58:00Z">
        <w:r>
          <w:fldChar w:fldCharType="end"/>
        </w:r>
        <w:r>
          <w:instrText>)</w:instrText>
        </w:r>
        <w:r>
          <w:fldChar w:fldCharType="end"/>
        </w:r>
      </w:ins>
    </w:p>
    <w:p w14:paraId="48938503" w14:textId="77777777" w:rsidR="00AC3A87" w:rsidRDefault="00AC3A87" w:rsidP="00C95FA6">
      <w:pPr>
        <w:rPr>
          <w:ins w:id="1981" w:author="Steven" w:date="2022-03-29T13:58:00Z"/>
        </w:rPr>
      </w:pPr>
    </w:p>
    <w:p w14:paraId="37B09556" w14:textId="5C42F4C8" w:rsidR="00C95FA6" w:rsidDel="006A5595" w:rsidRDefault="00F2104F" w:rsidP="00C95FA6">
      <w:pPr>
        <w:rPr>
          <w:ins w:id="1982" w:author="mp4" w:date="2018-09-27T15:49:00Z"/>
          <w:del w:id="1983" w:author="Steven" w:date="2022-03-29T13:40:00Z"/>
        </w:rPr>
      </w:pPr>
      <w:ins w:id="1984" w:author="Steven" w:date="2022-03-29T14:51:00Z">
        <w:r>
          <w:t xml:space="preserve">The angle between the vessel direction </w:t>
        </w:r>
      </w:ins>
      <w:ins w:id="1985" w:author="Steven" w:date="2022-03-29T14:52:00Z">
        <w:r w:rsidRPr="00F2104F">
          <w:rPr>
            <w:b/>
            <w:i/>
            <w:rPrChange w:id="1986" w:author="Steven" w:date="2022-03-29T14:53:00Z">
              <w:rPr/>
            </w:rPrChange>
          </w:rPr>
          <w:t>ψ</w:t>
        </w:r>
      </w:ins>
      <w:ins w:id="1987" w:author="Steven" w:date="2022-03-29T14:51:00Z">
        <w:r>
          <w:t xml:space="preserve"> </w:t>
        </w:r>
      </w:ins>
      <w:ins w:id="1988" w:author="Steven" w:date="2022-03-29T14:52:00Z">
        <w:r>
          <w:t xml:space="preserve">and the distance vector </w:t>
        </w:r>
        <w:r w:rsidRPr="00F2104F">
          <w:rPr>
            <w:b/>
            <w:i/>
            <w:rPrChange w:id="1989" w:author="Steven" w:date="2022-03-29T14:52:00Z">
              <w:rPr/>
            </w:rPrChange>
          </w:rPr>
          <w:t>r</w:t>
        </w:r>
        <w:r>
          <w:t xml:space="preserve"> is indicated by </w:t>
        </w:r>
        <w:r w:rsidRPr="00F2104F">
          <w:rPr>
            <w:i/>
            <w:rPrChange w:id="1990" w:author="Steven" w:date="2022-03-29T14:52:00Z">
              <w:rPr/>
            </w:rPrChange>
          </w:rPr>
          <w:t>φ</w:t>
        </w:r>
        <w:r>
          <w:t>.</w:t>
        </w:r>
      </w:ins>
      <w:ins w:id="1991" w:author="Steven" w:date="2022-03-29T14:53:00Z">
        <w:r>
          <w:t xml:space="preserve"> </w:t>
        </w:r>
      </w:ins>
      <w:ins w:id="1992" w:author="Steven LaBelle" w:date="2018-08-21T11:29:00Z">
        <w:del w:id="1993" w:author="Steven" w:date="2022-03-29T13:35:00Z">
          <w:r w:rsidR="009E1898" w:rsidDel="006A5595">
            <w:delText xml:space="preserve">the </w:delText>
          </w:r>
        </w:del>
        <w:del w:id="1994" w:author="Steven" w:date="2022-03-29T13:55:00Z">
          <w:r w:rsidR="009E1898" w:rsidDel="00AC3A87">
            <w:delText>tips</w:delText>
          </w:r>
        </w:del>
      </w:ins>
      <w:ins w:id="1995" w:author="Steven LaBelle" w:date="2018-08-21T11:31:00Z">
        <w:del w:id="1996" w:author="Steven" w:date="2022-03-29T13:57:00Z">
          <w:r w:rsidR="009E1898" w:rsidDel="00AC3A87">
            <w:delText xml:space="preserve">. </w:delText>
          </w:r>
        </w:del>
        <w:del w:id="1997" w:author="Steven" w:date="2022-03-29T13:59:00Z">
          <w:r w:rsidR="009E1898" w:rsidDel="00AC3A87">
            <w:delText xml:space="preserve">This stress </w:delText>
          </w:r>
        </w:del>
      </w:ins>
      <w:ins w:id="1998" w:author="Steven LaBelle" w:date="2018-08-21T11:29:00Z">
        <w:del w:id="1999" w:author="Steven" w:date="2022-03-29T13:59:00Z">
          <w:r w:rsidR="009E1898" w:rsidDel="00AC3A87">
            <w:delText xml:space="preserve">depends on the distance </w:delText>
          </w:r>
        </w:del>
      </w:ins>
      <w:ins w:id="2000" w:author="Steven LaBelle" w:date="2018-08-21T11:30:00Z">
        <w:del w:id="2001" w:author="Steven" w:date="2022-03-29T13:59:00Z">
          <w:r w:rsidR="009E1898" w:rsidDel="00AC3A87">
            <w:delText xml:space="preserve">between </w:delText>
          </w:r>
        </w:del>
      </w:ins>
      <w:ins w:id="2002" w:author="Steven LaBelle" w:date="2018-08-21T11:29:00Z">
        <w:del w:id="2003" w:author="Steven" w:date="2022-03-29T13:59:00Z">
          <w:r w:rsidR="009E1898" w:rsidDel="00AC3A87">
            <w:delText xml:space="preserve">an active tip </w:delText>
          </w:r>
        </w:del>
      </w:ins>
      <w:ins w:id="2004" w:author="Steven LaBelle" w:date="2018-08-21T11:30:00Z">
        <w:del w:id="2005" w:author="Steven" w:date="2022-03-29T13:59:00Z">
          <w:r w:rsidR="009E1898" w:rsidDel="00AC3A87">
            <w:delText xml:space="preserve">and </w:delText>
          </w:r>
        </w:del>
      </w:ins>
      <w:ins w:id="2006" w:author="Steven LaBelle" w:date="2018-08-21T11:29:00Z">
        <w:del w:id="2007" w:author="Steven" w:date="2022-03-29T13:59:00Z">
          <w:r w:rsidR="009E1898" w:rsidDel="00AC3A87">
            <w:delText xml:space="preserve">the integration point where </w:delText>
          </w:r>
        </w:del>
      </w:ins>
      <w:ins w:id="2008" w:author="Steven LaBelle" w:date="2018-08-21T11:30:00Z">
        <w:del w:id="2009" w:author="Steven" w:date="2022-03-29T13:59:00Z">
          <w:r w:rsidR="009E1898" w:rsidDel="00AC3A87">
            <w:delText xml:space="preserve">the </w:delText>
          </w:r>
        </w:del>
      </w:ins>
      <w:ins w:id="2010" w:author="Steven LaBelle" w:date="2018-08-21T11:29:00Z">
        <w:del w:id="2011" w:author="Steven" w:date="2022-03-29T13:59:00Z">
          <w:r w:rsidR="009E1898" w:rsidDel="00AC3A87">
            <w:delText>stress is being evaluated.</w:delText>
          </w:r>
        </w:del>
      </w:ins>
      <w:del w:id="2012" w:author="Steven" w:date="2022-03-29T13:59:00Z">
        <w:r w:rsidR="006A5595" w:rsidDel="00AC3A87">
          <w:fldChar w:fldCharType="begin">
            <w:fldData xml:space="preserve">PEVuZE5vdGU+PENpdGU+PEF1dGhvcj5FZGdhcjwvQXV0aG9yPjxZZWFyPjIwMTU8L1llYXI+PFJl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</w:fldData>
          </w:fldChar>
        </w:r>
        <w:r w:rsidR="006A5595" w:rsidDel="00AC3A87">
          <w:delInstrText xml:space="preserve"> ADDIN EN.CITE </w:delInstrText>
        </w:r>
        <w:r w:rsidR="006A5595" w:rsidDel="00AC3A87">
          <w:fldChar w:fldCharType="begin">
            <w:fldData xml:space="preserve">PEVuZE5vdGU+PENpdGU+PEF1dGhvcj5FZGdhcjwvQXV0aG9yPjxZZWFyPjIwMTU8L1llYXI+PFJl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</w:fldData>
          </w:fldChar>
        </w:r>
        <w:r w:rsidR="006A5595" w:rsidDel="00AC3A87">
          <w:delInstrText xml:space="preserve"> ADDIN EN.CITE.DATA </w:delInstrText>
        </w:r>
        <w:r w:rsidR="006A5595" w:rsidDel="00AC3A87">
          <w:fldChar w:fldCharType="end"/>
        </w:r>
        <w:r w:rsidR="006A5595" w:rsidDel="00AC3A87">
          <w:fldChar w:fldCharType="separate"/>
        </w:r>
        <w:r w:rsidR="006A5595" w:rsidDel="00AC3A87">
          <w:rPr>
            <w:noProof/>
          </w:rPr>
          <w:delText>[</w:delText>
        </w:r>
        <w:r w:rsidR="006A5595" w:rsidDel="00AC3A87">
          <w:rPr>
            <w:noProof/>
          </w:rPr>
          <w:fldChar w:fldCharType="begin"/>
        </w:r>
        <w:r w:rsidR="006A5595" w:rsidDel="00AC3A87">
          <w:rPr>
            <w:noProof/>
          </w:rPr>
          <w:delInstrText xml:space="preserve"> HYPERLINK \l "_ENREF_4" \o "Edgar, 2015 #22" </w:delInstrText>
        </w:r>
        <w:r w:rsidR="006A5595" w:rsidDel="00AC3A87">
          <w:rPr>
            <w:noProof/>
          </w:rPr>
          <w:fldChar w:fldCharType="separate"/>
        </w:r>
        <w:r w:rsidR="006A5595" w:rsidDel="00AC3A87">
          <w:rPr>
            <w:noProof/>
          </w:rPr>
          <w:delText>4</w:delText>
        </w:r>
        <w:r w:rsidR="006A5595" w:rsidDel="00AC3A87">
          <w:rPr>
            <w:noProof/>
          </w:rPr>
          <w:fldChar w:fldCharType="end"/>
        </w:r>
        <w:r w:rsidR="006A5595" w:rsidDel="00AC3A87">
          <w:rPr>
            <w:noProof/>
          </w:rPr>
          <w:delText xml:space="preserve">, </w:delText>
        </w:r>
        <w:r w:rsidR="006A5595" w:rsidDel="00AC3A87">
          <w:rPr>
            <w:noProof/>
          </w:rPr>
          <w:fldChar w:fldCharType="begin"/>
        </w:r>
        <w:r w:rsidR="006A5595" w:rsidDel="00AC3A87">
          <w:rPr>
            <w:noProof/>
          </w:rPr>
          <w:delInstrText xml:space="preserve"> HYPERLINK \l "_ENREF_5" \o "Edgar, 2015 #18" </w:delInstrText>
        </w:r>
        <w:r w:rsidR="006A5595" w:rsidDel="00AC3A87">
          <w:rPr>
            <w:noProof/>
          </w:rPr>
          <w:fldChar w:fldCharType="separate"/>
        </w:r>
        <w:r w:rsidR="006A5595" w:rsidDel="00AC3A87">
          <w:rPr>
            <w:noProof/>
          </w:rPr>
          <w:delText>5</w:delText>
        </w:r>
        <w:r w:rsidR="006A5595" w:rsidDel="00AC3A87">
          <w:rPr>
            <w:noProof/>
          </w:rPr>
          <w:fldChar w:fldCharType="end"/>
        </w:r>
        <w:r w:rsidR="006A5595" w:rsidDel="00AC3A87">
          <w:rPr>
            <w:noProof/>
          </w:rPr>
          <w:delText>]</w:delText>
        </w:r>
        <w:r w:rsidR="006A5595" w:rsidDel="00AC3A87">
          <w:fldChar w:fldCharType="end"/>
        </w:r>
      </w:del>
      <w:ins w:id="2013" w:author="mp4" w:date="2018-12-03T12:49:00Z">
        <w:del w:id="2014" w:author="Steven" w:date="2022-03-29T13:59:00Z">
          <w:r w:rsidR="00A86BF4" w:rsidDel="00AC3A87">
            <w:delText xml:space="preserve"> </w:delText>
          </w:r>
        </w:del>
        <w:del w:id="2015" w:author="Steven" w:date="2022-03-29T13:36:00Z">
          <w:r w:rsidR="00A86BF4" w:rsidDel="006A5595">
            <w:delText xml:space="preserve">In an abstract sense a component of the stress at the tips is often a radial basis function. This radial basis function </w:delText>
          </w:r>
        </w:del>
      </w:ins>
      <w:ins w:id="2016" w:author="mp4" w:date="2018-12-03T12:52:00Z">
        <w:del w:id="2017" w:author="Steven" w:date="2022-03-29T13:36:00Z">
          <w:r w:rsidR="003F173F" w:rsidDel="006A5595">
            <w:delText>determines how the stress that a tip projects into the domain falls off as you move away from the tip.</w:delText>
          </w:r>
        </w:del>
      </w:ins>
    </w:p>
    <w:p w14:paraId="5FFF24D5" w14:textId="4DEC37F8" w:rsidR="00F65896" w:rsidDel="00AC3A87" w:rsidRDefault="00F65896" w:rsidP="00C95FA6">
      <w:pPr>
        <w:rPr>
          <w:ins w:id="2018" w:author="mp4" w:date="2018-09-27T15:49:00Z"/>
          <w:del w:id="2019" w:author="Steven" w:date="2022-03-29T13:59:00Z"/>
        </w:rPr>
      </w:pPr>
    </w:p>
    <w:p w14:paraId="0B015EF8" w14:textId="20E2FE9F" w:rsidR="00F65896" w:rsidDel="00AC3A87" w:rsidRDefault="00F65896">
      <w:pPr>
        <w:pStyle w:val="Heading3"/>
        <w:rPr>
          <w:ins w:id="2020" w:author="mp4" w:date="2018-09-27T15:50:00Z"/>
          <w:del w:id="2021" w:author="Steven" w:date="2022-03-29T13:53:00Z"/>
        </w:rPr>
        <w:pPrChange w:id="2022" w:author="Steven" w:date="2022-03-29T13:39:00Z">
          <w:pPr/>
        </w:pPrChange>
      </w:pPr>
      <w:ins w:id="2023" w:author="mp4" w:date="2018-09-27T15:49:00Z">
        <w:del w:id="2024" w:author="Steven" w:date="2022-03-29T13:53:00Z">
          <w:r w:rsidDel="00AC3A87">
            <w:delText>General Stress Parameters</w:delText>
          </w:r>
        </w:del>
      </w:ins>
    </w:p>
    <w:p w14:paraId="2320162B" w14:textId="4004653E" w:rsidR="00DE1A69" w:rsidRDefault="006A5595">
      <w:pPr>
        <w:rPr>
          <w:ins w:id="2025" w:author="Steven" w:date="2022-03-29T13:45:00Z"/>
        </w:rPr>
      </w:pPr>
      <w:ins w:id="2026" w:author="Steven" w:date="2022-03-29T13:40:00Z">
        <w:r>
          <w:t xml:space="preserve">Stresses are applied at vessel tips as body forces. </w:t>
        </w:r>
      </w:ins>
      <w:ins w:id="2027" w:author="mp4" w:date="2018-09-27T15:50:00Z">
        <w:del w:id="2028" w:author="Steven" w:date="2022-03-29T13:45:00Z">
          <w:r w:rsidR="00F65896" w:rsidDel="00DE1A69">
            <w:delText>The</w:delText>
          </w:r>
        </w:del>
        <w:del w:id="2029" w:author="Steven" w:date="2022-03-29T13:40:00Z">
          <w:r w:rsidR="00F65896" w:rsidDel="006A5595">
            <w:delText>se</w:delText>
          </w:r>
        </w:del>
        <w:del w:id="2030" w:author="Steven" w:date="2022-03-29T13:45:00Z">
          <w:r w:rsidR="00F65896" w:rsidDel="00DE1A69">
            <w:delText xml:space="preserve"> parameters are used in multiple stress policies.</w:delText>
          </w:r>
        </w:del>
      </w:ins>
      <w:ins w:id="2031" w:author="Steven" w:date="2022-03-29T13:45:00Z">
        <w:r w:rsidR="00DE1A69">
          <w:t xml:space="preserve">The resulting stress due to the body force is given by </w:t>
        </w:r>
      </w:ins>
    </w:p>
    <w:p w14:paraId="03ACD8BD" w14:textId="2AAC3221" w:rsidR="00DE1A69" w:rsidRDefault="00DE1A69">
      <w:pPr>
        <w:rPr>
          <w:ins w:id="2032" w:author="Steven" w:date="2022-03-29T13:45:00Z"/>
        </w:rPr>
      </w:pPr>
    </w:p>
    <w:p w14:paraId="2B0BEE7C" w14:textId="1D64572F" w:rsidR="00DE1A69" w:rsidDel="003D4B9B" w:rsidRDefault="00DE1A69">
      <w:pPr>
        <w:pStyle w:val="MTDisplayEquation"/>
        <w:rPr>
          <w:ins w:id="2033" w:author="mp4" w:date="2018-09-27T15:50:00Z"/>
          <w:del w:id="2034" w:author="Steven" w:date="2022-03-29T14:04:00Z"/>
        </w:rPr>
        <w:pPrChange w:id="2035" w:author="Steven" w:date="2022-03-29T13:46:00Z">
          <w:pPr/>
        </w:pPrChange>
      </w:pPr>
      <w:ins w:id="2036" w:author="Steven" w:date="2022-03-29T13:46:00Z">
        <w:r>
          <w:tab/>
        </w:r>
      </w:ins>
      <w:ins w:id="2037" w:author="Steven" w:date="2022-03-29T13:46:00Z">
        <w:r w:rsidR="00F2104F" w:rsidRPr="00942B71">
          <w:rPr>
            <w:position w:val="-28"/>
          </w:rPr>
          <w:object w:dxaOrig="2880" w:dyaOrig="680" w14:anchorId="578AE11D">
            <v:shape id="_x0000_i5220" type="#_x0000_t75" style="width:2in;height:34pt" o:ole="">
              <v:imagedata r:id="rId24" o:title=""/>
            </v:shape>
            <o:OLEObject Type="Embed" ProgID="Equation.DSMT4" ShapeID="_x0000_i5220" DrawAspect="Content" ObjectID="_1711801299" r:id="rId25"/>
          </w:object>
        </w:r>
      </w:ins>
      <w:ins w:id="2038" w:author="Steven" w:date="2022-03-29T13:46:00Z">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39" w:name="ZEqnNum412722"/>
        <w:r>
          <w:instrText>(</w:instrText>
        </w:r>
        <w:r>
          <w:fldChar w:fldCharType="begin"/>
        </w:r>
        <w:r>
          <w:instrText xml:space="preserve"> SEQ MTChap \c \* Arabic \* MERGEFORMAT </w:instrText>
        </w:r>
      </w:ins>
      <w:r>
        <w:fldChar w:fldCharType="separate"/>
      </w:r>
      <w:ins w:id="2040" w:author="Steven" w:date="2022-04-01T17:21:00Z">
        <w:r w:rsidR="007C576C">
          <w:rPr>
            <w:noProof/>
          </w:rPr>
          <w:instrText>4</w:instrText>
        </w:r>
      </w:ins>
      <w:ins w:id="2041" w:author="Steven" w:date="2022-03-29T13:46:00Z">
        <w:r>
          <w:fldChar w:fldCharType="end"/>
        </w:r>
        <w:r>
          <w:instrText>.</w:instrText>
        </w:r>
        <w:r>
          <w:fldChar w:fldCharType="begin"/>
        </w:r>
        <w:r>
          <w:instrText xml:space="preserve"> SEQ MTEqn \c \* Arabic \* MERGEFORMAT </w:instrText>
        </w:r>
      </w:ins>
      <w:r>
        <w:fldChar w:fldCharType="separate"/>
      </w:r>
      <w:ins w:id="2042" w:author="Steven" w:date="2022-04-01T17:21:00Z">
        <w:r w:rsidR="007C576C">
          <w:rPr>
            <w:noProof/>
          </w:rPr>
          <w:instrText>2</w:instrText>
        </w:r>
      </w:ins>
      <w:ins w:id="2043" w:author="Steven" w:date="2022-03-29T13:46:00Z">
        <w:r>
          <w:fldChar w:fldCharType="end"/>
        </w:r>
        <w:r>
          <w:instrText>)</w:instrText>
        </w:r>
        <w:bookmarkEnd w:id="2039"/>
        <w:r>
          <w:fldChar w:fldCharType="end"/>
        </w:r>
      </w:ins>
    </w:p>
    <w:p w14:paraId="5CB7F100" w14:textId="7988E81B" w:rsidR="000B1DEA" w:rsidRDefault="000B1DEA">
      <w:pPr>
        <w:pStyle w:val="MTDisplayEquation"/>
        <w:rPr>
          <w:ins w:id="2044" w:author="mp4" w:date="2018-09-27T16:07:00Z"/>
        </w:rPr>
        <w:pPrChange w:id="2045" w:author="Steven" w:date="2022-03-29T14:04:00Z">
          <w:pPr/>
        </w:pPrChange>
      </w:pPr>
    </w:p>
    <w:p w14:paraId="602A48F4" w14:textId="77777777" w:rsidR="003D4B9B" w:rsidRDefault="003D4B9B">
      <w:pPr>
        <w:rPr>
          <w:ins w:id="2046" w:author="Steven" w:date="2022-03-29T14:04:00Z"/>
        </w:rPr>
      </w:pPr>
    </w:p>
    <w:p w14:paraId="22C16205" w14:textId="0430670F" w:rsidR="00AC3A87" w:rsidRDefault="00AC3A87">
      <w:pPr>
        <w:rPr>
          <w:ins w:id="2047" w:author="Steven" w:date="2022-03-29T14:00:00Z"/>
        </w:rPr>
      </w:pPr>
      <w:ins w:id="2048" w:author="Steven" w:date="2022-03-29T14:00:00Z">
        <w:r>
          <w:t xml:space="preserve">The components of the </w:t>
        </w:r>
        <w:r w:rsidR="007429CE">
          <w:t>stress field are detailed below:</w:t>
        </w:r>
      </w:ins>
    </w:p>
    <w:p w14:paraId="71AAD169" w14:textId="77777777" w:rsidR="00AC3A87" w:rsidRPr="00942B71" w:rsidRDefault="00AC3A87">
      <w:pPr>
        <w:rPr>
          <w:ins w:id="2049" w:author="Steven" w:date="2022-03-29T14:00:00Z"/>
        </w:rPr>
      </w:pPr>
    </w:p>
    <w:p w14:paraId="7FFE18A8" w14:textId="62E6BD9C" w:rsidR="00AC3A87" w:rsidRDefault="00AC3A87">
      <w:pPr>
        <w:rPr>
          <w:moveTo w:id="2050" w:author="Steven" w:date="2022-03-29T14:03:00Z"/>
        </w:rPr>
        <w:pPrChange w:id="2051" w:author="Steven" w:date="2022-03-29T14:15:00Z">
          <w:pPr>
            <w:pStyle w:val="Heading5"/>
          </w:pPr>
        </w:pPrChange>
      </w:pPr>
      <w:moveToRangeStart w:id="2052" w:author="Steven" w:date="2022-03-29T14:03:00Z" w:name="move99455029"/>
      <w:moveTo w:id="2053" w:author="Steven" w:date="2022-03-29T14:03:00Z">
        <w:r>
          <w:t>Sprout Mag</w:t>
        </w:r>
      </w:moveTo>
      <w:ins w:id="2054" w:author="Steven" w:date="2022-03-29T14:06:00Z">
        <w:r w:rsidR="003D4B9B">
          <w:t xml:space="preserve">nitude </w:t>
        </w:r>
        <w:r w:rsidR="003D4B9B" w:rsidRPr="00942B71">
          <w:t>(</w:t>
        </w:r>
        <w:r w:rsidR="003D4B9B" w:rsidRPr="00504CEA">
          <w:rPr>
            <w:i/>
            <w:rPrChange w:id="2055" w:author="Steven" w:date="2022-03-29T14:15:00Z">
              <w:rPr/>
            </w:rPrChange>
          </w:rPr>
          <w:t>a</w:t>
        </w:r>
        <w:r w:rsidR="003D4B9B" w:rsidRPr="00942B71">
          <w:t>)</w:t>
        </w:r>
      </w:ins>
    </w:p>
    <w:p w14:paraId="1B162304" w14:textId="642386F5" w:rsidR="00AC3A87" w:rsidRDefault="003D4B9B">
      <w:pPr>
        <w:rPr>
          <w:ins w:id="2056" w:author="Steven" w:date="2022-03-29T14:03:00Z"/>
        </w:rPr>
      </w:pPr>
      <w:ins w:id="2057" w:author="Steven" w:date="2022-03-29T14:06:00Z">
        <w:r>
          <w:t xml:space="preserve">The parameter </w:t>
        </w:r>
      </w:ins>
      <w:proofErr w:type="gramStart"/>
      <w:ins w:id="2058" w:author="Steven" w:date="2022-03-29T14:07:00Z">
        <w:r>
          <w:rPr>
            <w:i/>
          </w:rPr>
          <w:t xml:space="preserve">a </w:t>
        </w:r>
        <w:r>
          <w:t>is</w:t>
        </w:r>
        <w:proofErr w:type="gramEnd"/>
        <w:r>
          <w:t xml:space="preserve"> the </w:t>
        </w:r>
      </w:ins>
      <w:moveTo w:id="2059" w:author="Steven" w:date="2022-03-29T14:03:00Z">
        <w:del w:id="2060" w:author="Steven" w:date="2022-03-29T14:06:00Z">
          <w:r w:rsidR="00AC3A87" w:rsidDel="003D4B9B">
            <w:delText>The magnitude of the stress that each tip is applying.</w:delText>
          </w:r>
        </w:del>
      </w:moveTo>
      <w:moveToRangeEnd w:id="2052"/>
      <w:ins w:id="2061" w:author="Steven" w:date="2022-03-29T14:06:00Z">
        <w:r>
          <w:t xml:space="preserve">effective magnitude of the stress field. This value can be scaled based on the current time and local state variable values. The sprout magnitude is specified by the </w:t>
        </w:r>
      </w:ins>
      <w:ins w:id="2062" w:author="Steven" w:date="2022-03-29T14:07:00Z">
        <w:r>
          <w:t xml:space="preserve">type of the </w:t>
        </w:r>
      </w:ins>
      <w:ins w:id="2063" w:author="Steven" w:date="2022-03-29T14:06:00Z">
        <w:r>
          <w:t xml:space="preserve">stress policy. </w:t>
        </w:r>
      </w:ins>
    </w:p>
    <w:p w14:paraId="5A0FE188" w14:textId="77777777" w:rsidR="00AC3A87" w:rsidRPr="00942B71" w:rsidRDefault="00AC3A87">
      <w:pPr>
        <w:rPr>
          <w:ins w:id="2064" w:author="Steven" w:date="2022-03-29T14:03:00Z"/>
        </w:rPr>
      </w:pPr>
    </w:p>
    <w:p w14:paraId="08B589D2" w14:textId="58FEED94" w:rsidR="00F65896" w:rsidRPr="00942B71" w:rsidRDefault="00F65896">
      <w:pPr>
        <w:rPr>
          <w:ins w:id="2065" w:author="mp4" w:date="2018-09-27T15:54:00Z"/>
        </w:rPr>
      </w:pPr>
      <w:ins w:id="2066" w:author="mp4" w:date="2018-09-27T15:50:00Z">
        <w:r>
          <w:t xml:space="preserve">Sprout </w:t>
        </w:r>
      </w:ins>
      <w:ins w:id="2067" w:author="Steven" w:date="2022-03-29T14:13:00Z">
        <w:r w:rsidR="003D4B9B">
          <w:t>Fan Exponential</w:t>
        </w:r>
      </w:ins>
      <w:ins w:id="2068" w:author="mp4" w:date="2018-09-27T15:50:00Z">
        <w:del w:id="2069" w:author="Steven" w:date="2022-03-29T14:13:00Z">
          <w:r w:rsidDel="003D4B9B">
            <w:delText>Width</w:delText>
          </w:r>
        </w:del>
      </w:ins>
      <w:ins w:id="2070" w:author="Steven" w:date="2022-03-29T14:08:00Z">
        <w:r w:rsidR="003D4B9B">
          <w:t xml:space="preserve"> </w:t>
        </w:r>
        <w:r w:rsidR="003D4B9B" w:rsidRPr="00504CEA">
          <w:rPr>
            <w:rPrChange w:id="2071" w:author="Steven" w:date="2022-03-29T14:15:00Z">
              <w:rPr>
                <w:i/>
              </w:rPr>
            </w:rPrChange>
          </w:rPr>
          <w:t>(</w:t>
        </w:r>
        <w:r w:rsidR="003D4B9B" w:rsidRPr="00504CEA">
          <w:rPr>
            <w:i/>
            <w:rPrChange w:id="2072" w:author="Steven" w:date="2022-03-29T14:15:00Z">
              <w:rPr/>
            </w:rPrChange>
          </w:rPr>
          <w:t>N</w:t>
        </w:r>
        <w:r w:rsidR="003D4B9B" w:rsidRPr="00504CEA">
          <w:rPr>
            <w:rPrChange w:id="2073" w:author="Steven" w:date="2022-03-29T14:15:00Z">
              <w:rPr>
                <w:i/>
              </w:rPr>
            </w:rPrChange>
          </w:rPr>
          <w:t>)</w:t>
        </w:r>
      </w:ins>
    </w:p>
    <w:p w14:paraId="33A50A71" w14:textId="42AEA28A" w:rsidR="000B1DEA" w:rsidRPr="00942B71" w:rsidRDefault="00A86BF4">
      <w:pPr>
        <w:rPr>
          <w:ins w:id="2074" w:author="mp4" w:date="2018-12-03T12:51:00Z"/>
        </w:rPr>
      </w:pPr>
      <w:ins w:id="2075" w:author="mp4" w:date="2018-12-03T12:51:00Z">
        <w:del w:id="2076" w:author="Steven" w:date="2022-03-29T14:08:00Z">
          <w:r w:rsidRPr="00504CEA" w:rsidDel="003D4B9B">
            <w:rPr>
              <w:rPrChange w:id="2077" w:author="Steven" w:date="2022-03-29T14:18:00Z">
                <w:rPr>
                  <w:i/>
                </w:rPr>
              </w:rPrChange>
            </w:rPr>
            <w:delText>Width of the fan of the effect of the stress.</w:delText>
          </w:r>
        </w:del>
      </w:ins>
      <w:ins w:id="2078" w:author="Steven" w:date="2022-03-29T14:08:00Z">
        <w:r w:rsidR="003D4B9B" w:rsidRPr="00504CEA">
          <w:rPr>
            <w:rPrChange w:id="2079" w:author="Steven" w:date="2022-03-29T14:18:00Z">
              <w:rPr>
                <w:i/>
              </w:rPr>
            </w:rPrChange>
          </w:rPr>
          <w:t xml:space="preserve">The directionality of the traction stress field is controlled by parameter </w:t>
        </w:r>
        <w:r w:rsidR="003D4B9B" w:rsidRPr="00942B71">
          <w:rPr>
            <w:i/>
          </w:rPr>
          <w:t>N</w:t>
        </w:r>
        <w:r w:rsidR="003D4B9B" w:rsidRPr="00504CEA">
          <w:rPr>
            <w:rPrChange w:id="2080" w:author="Steven" w:date="2022-03-29T14:18:00Z">
              <w:rPr>
                <w:i/>
              </w:rPr>
            </w:rPrChange>
          </w:rPr>
          <w:t xml:space="preserve">. As </w:t>
        </w:r>
        <w:r w:rsidR="003D4B9B" w:rsidRPr="00504CEA">
          <w:rPr>
            <w:i/>
            <w:rPrChange w:id="2081" w:author="Steven" w:date="2022-03-29T14:18:00Z">
              <w:rPr/>
            </w:rPrChange>
          </w:rPr>
          <w:t>N</w:t>
        </w:r>
        <w:r w:rsidR="003D4B9B" w:rsidRPr="00504CEA">
          <w:rPr>
            <w:rPrChange w:id="2082" w:author="Steven" w:date="2022-03-29T14:18:00Z">
              <w:rPr>
                <w:i/>
              </w:rPr>
            </w:rPrChange>
          </w:rPr>
          <w:t xml:space="preserve"> increases</w:t>
        </w:r>
      </w:ins>
      <w:ins w:id="2083" w:author="Steven" w:date="2022-03-29T16:08:00Z">
        <w:r w:rsidR="00733CC8">
          <w:t>,</w:t>
        </w:r>
      </w:ins>
      <w:ins w:id="2084" w:author="Steven" w:date="2022-03-29T14:08:00Z">
        <w:r w:rsidR="003D4B9B" w:rsidRPr="00504CEA">
          <w:rPr>
            <w:rPrChange w:id="2085" w:author="Steven" w:date="2022-03-29T14:18:00Z">
              <w:rPr>
                <w:i/>
              </w:rPr>
            </w:rPrChange>
          </w:rPr>
          <w:t xml:space="preserve"> the stress field becomes increasingly polarized along the </w:t>
        </w:r>
      </w:ins>
      <w:ins w:id="2086" w:author="Steven" w:date="2022-03-29T14:09:00Z">
        <w:r w:rsidR="003D4B9B" w:rsidRPr="00504CEA">
          <w:rPr>
            <w:rPrChange w:id="2087" w:author="Steven" w:date="2022-03-29T14:18:00Z">
              <w:rPr>
                <w:i/>
              </w:rPr>
            </w:rPrChange>
          </w:rPr>
          <w:t xml:space="preserve">vessel direction </w:t>
        </w:r>
        <w:r w:rsidR="003D4B9B" w:rsidRPr="00504CEA">
          <w:rPr>
            <w:b/>
            <w:i/>
            <w:rPrChange w:id="2088" w:author="Steven" w:date="2022-03-29T14:18:00Z">
              <w:rPr>
                <w:i/>
              </w:rPr>
            </w:rPrChange>
          </w:rPr>
          <w:t>ψ</w:t>
        </w:r>
      </w:ins>
      <w:ins w:id="2089" w:author="Steven" w:date="2022-03-29T14:08:00Z">
        <w:r w:rsidR="003D4B9B" w:rsidRPr="00504CEA">
          <w:rPr>
            <w:rPrChange w:id="2090" w:author="Steven" w:date="2022-03-29T14:18:00Z">
              <w:rPr>
                <w:i/>
              </w:rPr>
            </w:rPrChange>
          </w:rPr>
          <w:t xml:space="preserve">. </w:t>
        </w:r>
      </w:ins>
      <w:ins w:id="2091" w:author="Steven" w:date="2022-03-29T14:09:00Z">
        <w:r w:rsidR="003D4B9B" w:rsidRPr="00504CEA">
          <w:rPr>
            <w:rPrChange w:id="2092" w:author="Steven" w:date="2022-03-29T14:18:00Z">
              <w:rPr>
                <w:i/>
              </w:rPr>
            </w:rPrChange>
          </w:rPr>
          <w:t xml:space="preserve">The default value of </w:t>
        </w:r>
        <w:r w:rsidR="003D4B9B" w:rsidRPr="00942B71">
          <w:rPr>
            <w:i/>
          </w:rPr>
          <w:t>N</w:t>
        </w:r>
        <w:r w:rsidR="003D4B9B" w:rsidRPr="00504CEA">
          <w:rPr>
            <w:rPrChange w:id="2093" w:author="Steven" w:date="2022-03-29T14:18:00Z">
              <w:rPr>
                <w:i/>
              </w:rPr>
            </w:rPrChange>
          </w:rPr>
          <w:t xml:space="preserve"> is </w:t>
        </w:r>
      </w:ins>
      <w:ins w:id="2094" w:author="Steven" w:date="2022-03-29T16:08:00Z">
        <w:r w:rsidR="00733CC8">
          <w:t xml:space="preserve">set to </w:t>
        </w:r>
      </w:ins>
      <w:proofErr w:type="gramStart"/>
      <w:ins w:id="2095" w:author="Steven" w:date="2022-03-29T14:09:00Z">
        <w:r w:rsidR="003D4B9B" w:rsidRPr="00504CEA">
          <w:rPr>
            <w:rPrChange w:id="2096" w:author="Steven" w:date="2022-03-29T14:18:00Z">
              <w:rPr>
                <w:i/>
              </w:rPr>
            </w:rPrChange>
          </w:rPr>
          <w:t>2</w:t>
        </w:r>
        <w:proofErr w:type="gramEnd"/>
        <w:r w:rsidR="003D4B9B" w:rsidRPr="00504CEA">
          <w:rPr>
            <w:rPrChange w:id="2097" w:author="Steven" w:date="2022-03-29T14:18:00Z">
              <w:rPr>
                <w:i/>
              </w:rPr>
            </w:rPrChange>
          </w:rPr>
          <w:t xml:space="preserve">; alternative values could be used to increase the </w:t>
        </w:r>
      </w:ins>
      <w:ins w:id="2098" w:author="Steven" w:date="2022-03-29T14:10:00Z">
        <w:r w:rsidR="003D4B9B" w:rsidRPr="00504CEA">
          <w:rPr>
            <w:rPrChange w:id="2099" w:author="Steven" w:date="2022-03-29T14:18:00Z">
              <w:rPr>
                <w:i/>
              </w:rPr>
            </w:rPrChange>
          </w:rPr>
          <w:t>polarization of the stress field although the sprout magnitude</w:t>
        </w:r>
      </w:ins>
      <w:ins w:id="2100" w:author="Steven" w:date="2022-03-29T14:58:00Z">
        <w:r w:rsidR="004E678D">
          <w:t>,</w:t>
        </w:r>
      </w:ins>
      <w:ins w:id="2101" w:author="Steven" w:date="2022-03-29T14:10:00Z">
        <w:r w:rsidR="003D4B9B" w:rsidRPr="00504CEA">
          <w:rPr>
            <w:rPrChange w:id="2102" w:author="Steven" w:date="2022-03-29T14:18:00Z">
              <w:rPr>
                <w:i/>
              </w:rPr>
            </w:rPrChange>
          </w:rPr>
          <w:t xml:space="preserve"> </w:t>
        </w:r>
        <w:r w:rsidR="003D4B9B" w:rsidRPr="00942B71">
          <w:rPr>
            <w:i/>
          </w:rPr>
          <w:t>a</w:t>
        </w:r>
      </w:ins>
      <w:ins w:id="2103" w:author="Steven" w:date="2022-03-29T14:58:00Z">
        <w:r w:rsidR="004E678D" w:rsidRPr="004E678D">
          <w:rPr>
            <w:rPrChange w:id="2104" w:author="Steven" w:date="2022-03-29T14:58:00Z">
              <w:rPr>
                <w:i/>
              </w:rPr>
            </w:rPrChange>
          </w:rPr>
          <w:t>,</w:t>
        </w:r>
      </w:ins>
      <w:ins w:id="2105" w:author="Steven" w:date="2022-03-29T14:10:00Z">
        <w:r w:rsidR="003D4B9B" w:rsidRPr="00504CEA">
          <w:rPr>
            <w:rPrChange w:id="2106" w:author="Steven" w:date="2022-03-29T14:18:00Z">
              <w:rPr>
                <w:i/>
              </w:rPr>
            </w:rPrChange>
          </w:rPr>
          <w:t xml:space="preserve"> will likely need to be adjusted as well to account for these changes.</w:t>
        </w:r>
      </w:ins>
    </w:p>
    <w:p w14:paraId="360B7B08" w14:textId="1FEE9EC3" w:rsidR="00A86BF4" w:rsidRPr="00A86BF4" w:rsidDel="003D4B9B" w:rsidRDefault="00A86BF4">
      <w:pPr>
        <w:rPr>
          <w:ins w:id="2107" w:author="mp4" w:date="2018-09-27T16:07:00Z"/>
          <w:del w:id="2108" w:author="Steven" w:date="2022-03-29T14:04:00Z"/>
        </w:rPr>
      </w:pPr>
    </w:p>
    <w:p w14:paraId="76EB0BB4" w14:textId="439A33B0" w:rsidR="00F65896" w:rsidDel="00AC3A87" w:rsidRDefault="00F65896">
      <w:pPr>
        <w:rPr>
          <w:ins w:id="2109" w:author="mp4" w:date="2018-09-27T15:57:00Z"/>
          <w:moveFrom w:id="2110" w:author="Steven" w:date="2022-03-29T14:03:00Z"/>
        </w:rPr>
      </w:pPr>
      <w:moveFromRangeStart w:id="2111" w:author="Steven" w:date="2022-03-29T14:03:00Z" w:name="move99455029"/>
      <w:moveFrom w:id="2112" w:author="Steven" w:date="2022-03-29T14:03:00Z">
        <w:ins w:id="2113" w:author="mp4" w:date="2018-09-27T15:55:00Z">
          <w:r w:rsidDel="00AC3A87">
            <w:t>Sprout Mag</w:t>
          </w:r>
        </w:ins>
      </w:moveFrom>
    </w:p>
    <w:p w14:paraId="3BB4E107" w14:textId="5350E088" w:rsidR="00F65896" w:rsidDel="003D4B9B" w:rsidRDefault="00F65896">
      <w:pPr>
        <w:rPr>
          <w:ins w:id="2114" w:author="mp4" w:date="2018-09-27T15:55:00Z"/>
          <w:del w:id="2115" w:author="Steven" w:date="2022-03-29T14:04:00Z"/>
        </w:rPr>
      </w:pPr>
      <w:moveFrom w:id="2116" w:author="Steven" w:date="2022-03-29T14:03:00Z">
        <w:ins w:id="2117" w:author="mp4" w:date="2018-09-27T15:57:00Z">
          <w:r w:rsidDel="00AC3A87">
            <w:t>The magnitude of the stress that each tip is applyin</w:t>
          </w:r>
          <w:del w:id="2118" w:author="Steven" w:date="2022-03-29T14:04:00Z">
            <w:r w:rsidDel="003D4B9B">
              <w:delText>g.</w:delText>
            </w:r>
          </w:del>
        </w:ins>
      </w:moveFrom>
      <w:moveFromRangeEnd w:id="2111"/>
    </w:p>
    <w:p w14:paraId="219B85F3" w14:textId="4EC0C2DC" w:rsidR="000B1DEA" w:rsidRDefault="000B1DEA">
      <w:pPr>
        <w:rPr>
          <w:ins w:id="2119" w:author="mp4" w:date="2018-09-27T16:07:00Z"/>
        </w:rPr>
      </w:pPr>
    </w:p>
    <w:p w14:paraId="1A9EADC2" w14:textId="577D8B68" w:rsidR="00F65896" w:rsidRPr="00942B71" w:rsidRDefault="00F65896">
      <w:pPr>
        <w:rPr>
          <w:ins w:id="2120" w:author="mp4" w:date="2018-09-27T15:57:00Z"/>
        </w:rPr>
      </w:pPr>
      <w:ins w:id="2121" w:author="mp4" w:date="2018-09-27T15:55:00Z">
        <w:r>
          <w:t>Sprout Range</w:t>
        </w:r>
      </w:ins>
      <w:ins w:id="2122" w:author="Steven" w:date="2022-03-29T14:10:00Z">
        <w:r w:rsidR="003D4B9B">
          <w:t xml:space="preserve"> </w:t>
        </w:r>
        <w:r w:rsidR="003D4B9B" w:rsidRPr="00504CEA">
          <w:rPr>
            <w:rPrChange w:id="2123" w:author="Steven" w:date="2022-03-29T14:16:00Z">
              <w:rPr>
                <w:i/>
              </w:rPr>
            </w:rPrChange>
          </w:rPr>
          <w:t>(</w:t>
        </w:r>
        <w:r w:rsidR="003D4B9B" w:rsidRPr="00504CEA">
          <w:rPr>
            <w:i/>
            <w:rPrChange w:id="2124" w:author="Steven" w:date="2022-03-29T14:16:00Z">
              <w:rPr/>
            </w:rPrChange>
          </w:rPr>
          <w:t>b</w:t>
        </w:r>
        <w:r w:rsidR="003D4B9B" w:rsidRPr="00504CEA">
          <w:rPr>
            <w:rPrChange w:id="2125" w:author="Steven" w:date="2022-03-29T14:16:00Z">
              <w:rPr>
                <w:i/>
              </w:rPr>
            </w:rPrChange>
          </w:rPr>
          <w:t>)</w:t>
        </w:r>
      </w:ins>
    </w:p>
    <w:p w14:paraId="797FE67C" w14:textId="7424D8A4" w:rsidR="00F65896" w:rsidRDefault="003D4B9B">
      <w:pPr>
        <w:rPr>
          <w:ins w:id="2126" w:author="mp4" w:date="2018-09-27T16:06:00Z"/>
        </w:rPr>
      </w:pPr>
      <w:ins w:id="2127" w:author="Steven" w:date="2022-03-29T14:11:00Z">
        <w:r>
          <w:t xml:space="preserve">The exponential in </w:t>
        </w:r>
      </w:ins>
      <w:ins w:id="2128" w:author="Steven" w:date="2022-03-29T14:12:00Z">
        <w:r>
          <w:t xml:space="preserve">equation </w:t>
        </w:r>
      </w:ins>
      <w:ins w:id="2129" w:author="Steven" w:date="2022-03-29T14:11:00Z">
        <w:r>
          <w:fldChar w:fldCharType="begin"/>
        </w:r>
        <w:r>
          <w:instrText xml:space="preserve"> GOTOBUTTON ZEqnNum412722  \* MERGEFORMAT </w:instrText>
        </w:r>
        <w:r>
          <w:fldChar w:fldCharType="begin"/>
        </w:r>
        <w:r>
          <w:instrText xml:space="preserve"> REF ZEqnNum412722 \* Charformat \! \* MERGEFORMAT </w:instrText>
        </w:r>
      </w:ins>
      <w:r>
        <w:fldChar w:fldCharType="separate"/>
      </w:r>
      <w:ins w:id="2130" w:author="Steven" w:date="2022-04-01T17:21:00Z">
        <w:r w:rsidR="007C576C">
          <w:instrText>(4.2)</w:instrText>
        </w:r>
      </w:ins>
      <w:ins w:id="2131" w:author="Steven" w:date="2022-03-29T14:11:00Z">
        <w:r>
          <w:fldChar w:fldCharType="end"/>
        </w:r>
        <w:r>
          <w:fldChar w:fldCharType="end"/>
        </w:r>
        <w:r>
          <w:t xml:space="preserve"> controls how the stress field dissipates with </w:t>
        </w:r>
      </w:ins>
      <w:ins w:id="2132" w:author="Steven" w:date="2022-03-29T14:12:00Z">
        <w:r>
          <w:t xml:space="preserve">radial distance </w:t>
        </w:r>
        <w:r>
          <w:rPr>
            <w:i/>
          </w:rPr>
          <w:t xml:space="preserve">r </w:t>
        </w:r>
        <w:r>
          <w:t>from the sprout tip.</w:t>
        </w:r>
      </w:ins>
      <w:ins w:id="2133" w:author="mp4" w:date="2018-09-27T16:00:00Z">
        <w:del w:id="2134" w:author="Steven" w:date="2022-03-29T14:12:00Z">
          <w:r w:rsidR="000B1DEA" w:rsidDel="003D4B9B">
            <w:delText xml:space="preserve">Used in the falloff expression as the stress decreases as the </w:delText>
          </w:r>
        </w:del>
      </w:ins>
      <w:ins w:id="2135" w:author="mp4" w:date="2018-09-27T16:04:00Z">
        <w:del w:id="2136" w:author="Steven" w:date="2022-03-29T14:12:00Z">
          <w:r w:rsidR="000B1DEA" w:rsidDel="003D4B9B">
            <w:delText>distance between the intergration point and the tip.</w:delText>
          </w:r>
        </w:del>
        <w:r w:rsidR="000B1DEA">
          <w:t xml:space="preserve"> </w:t>
        </w:r>
        <w:del w:id="2137" w:author="Steven" w:date="2022-03-29T14:12:00Z">
          <w:r w:rsidR="000B1DEA" w:rsidDel="003D4B9B">
            <w:delText>Usually the falloff expression is e^(dist/sprout range)</w:delText>
          </w:r>
        </w:del>
      </w:ins>
      <w:ins w:id="2138" w:author="mp4" w:date="2018-09-27T16:06:00Z">
        <w:del w:id="2139" w:author="Steven" w:date="2022-03-29T14:12:00Z">
          <w:r w:rsidR="000B1DEA" w:rsidDel="003D4B9B">
            <w:delText xml:space="preserve"> This is also a component of determining the radius around the current element to allow tips to effect the stress in the current element.</w:delText>
          </w:r>
        </w:del>
      </w:ins>
      <w:ins w:id="2140" w:author="Steven" w:date="2022-03-29T14:12:00Z">
        <w:r>
          <w:t xml:space="preserve">The default value for this </w:t>
        </w:r>
      </w:ins>
      <w:ins w:id="2141" w:author="Steven" w:date="2022-03-29T14:14:00Z">
        <w:r w:rsidR="00BD7512">
          <w:t xml:space="preserve">is 200 μm. </w:t>
        </w:r>
      </w:ins>
    </w:p>
    <w:p w14:paraId="09B06B78" w14:textId="77777777" w:rsidR="000B1DEA" w:rsidRDefault="000B1DEA">
      <w:pPr>
        <w:rPr>
          <w:ins w:id="2142" w:author="mp4" w:date="2018-09-27T15:55:00Z"/>
        </w:rPr>
      </w:pPr>
    </w:p>
    <w:p w14:paraId="11E92E6D" w14:textId="12CD6EAC" w:rsidR="00F65896" w:rsidRDefault="00F65896">
      <w:pPr>
        <w:rPr>
          <w:ins w:id="2143" w:author="mp4" w:date="2018-09-27T16:05:00Z"/>
        </w:rPr>
      </w:pPr>
      <w:ins w:id="2144" w:author="mp4" w:date="2018-09-27T15:55:00Z">
        <w:r>
          <w:t>Sprout Radius Multiplier</w:t>
        </w:r>
      </w:ins>
    </w:p>
    <w:p w14:paraId="1673A325" w14:textId="73BE1F8E" w:rsidR="000B1DEA" w:rsidRDefault="00504CEA">
      <w:pPr>
        <w:rPr>
          <w:ins w:id="2145" w:author="Steven" w:date="2022-03-29T13:39:00Z"/>
        </w:rPr>
      </w:pPr>
      <w:ins w:id="2146" w:author="Steven" w:date="2022-03-29T14:16:00Z">
        <w:r>
          <w:t xml:space="preserve">The sprout radius multiplier is a parameter affecting the implementation of the stress field but is not explicitly used in calculation of the stress field. </w:t>
        </w:r>
      </w:ins>
      <w:ins w:id="2147" w:author="mp4" w:date="2018-09-27T16:08:00Z">
        <w:del w:id="2148" w:author="Steven" w:date="2022-03-29T14:17:00Z">
          <w:r w:rsidR="000B1DEA" w:rsidDel="00504CEA">
            <w:delText>This is the other component that determines how far to search</w:delText>
          </w:r>
        </w:del>
      </w:ins>
      <w:ins w:id="2149" w:author="mp4" w:date="2018-09-27T16:10:00Z">
        <w:del w:id="2150" w:author="Steven" w:date="2022-03-29T14:17:00Z">
          <w:r w:rsidR="002A6D1A" w:rsidDel="00504CEA">
            <w:delText xml:space="preserve"> for tips that effect stress in the current element.</w:delText>
          </w:r>
        </w:del>
      </w:ins>
      <w:ins w:id="2151" w:author="mp4" w:date="2018-09-27T16:08:00Z">
        <w:del w:id="2152" w:author="Steven" w:date="2022-03-29T14:17:00Z">
          <w:r w:rsidR="000B1DEA" w:rsidDel="00504CEA">
            <w:delText xml:space="preserve"> </w:delText>
          </w:r>
        </w:del>
      </w:ins>
      <w:ins w:id="2153" w:author="mp4" w:date="2018-09-27T16:10:00Z">
        <w:del w:id="2154" w:author="Steven" w:date="2022-03-29T14:17:00Z">
          <w:r w:rsidR="002A6D1A" w:rsidDel="00504CEA">
            <w:delText xml:space="preserve">With the current falloff equation this cutoff is </w:delText>
          </w:r>
        </w:del>
      </w:ins>
      <w:ins w:id="2155" w:author="mp4" w:date="2018-09-27T16:11:00Z">
        <w:del w:id="2156" w:author="Steven" w:date="2022-03-29T14:17:00Z">
          <w:r w:rsidR="002A6D1A" w:rsidDel="00504CEA">
            <w:delText xml:space="preserve">2 standard deviations away from the tip. The search radius for tips that effect stress in the current element is sprout_range* sprout_radius_multiplier. This parameter defaults to 3 and probably should not be changed. </w:delText>
          </w:r>
        </w:del>
      </w:ins>
      <w:ins w:id="2157" w:author="Steven" w:date="2022-03-29T14:17:00Z">
        <w:r>
          <w:t xml:space="preserve">This parameter limits </w:t>
        </w:r>
      </w:ins>
      <w:ins w:id="2158" w:author="Steven" w:date="2022-03-29T14:24:00Z">
        <w:r>
          <w:t>how far the stress is evaluated from a vessel tip</w:t>
        </w:r>
      </w:ins>
      <w:ins w:id="2159" w:author="Steven" w:date="2022-03-29T14:25:00Z">
        <w:r w:rsidR="00831C45">
          <w:t xml:space="preserve">. Thus, the stress at </w:t>
        </w:r>
      </w:ins>
      <w:ins w:id="2160" w:author="Steven" w:date="2022-03-29T14:24:00Z">
        <w:r w:rsidR="00831C45">
          <w:t xml:space="preserve">positions </w:t>
        </w:r>
      </w:ins>
      <w:ins w:id="2161" w:author="Steven" w:date="2022-03-29T14:25:00Z">
        <w:r w:rsidR="00831C45">
          <w:t xml:space="preserve">farther than the </w:t>
        </w:r>
      </w:ins>
      <w:ins w:id="2162" w:author="Steven" w:date="2022-03-29T14:24:00Z">
        <w:r w:rsidR="00831C45">
          <w:t xml:space="preserve">product of the sprout range </w:t>
        </w:r>
        <w:r w:rsidR="00831C45">
          <w:lastRenderedPageBreak/>
          <w:t xml:space="preserve">and the </w:t>
        </w:r>
      </w:ins>
      <w:ins w:id="2163" w:author="Steven" w:date="2022-03-29T14:25:00Z">
        <w:r w:rsidR="00831C45">
          <w:t xml:space="preserve">sprout radius </w:t>
        </w:r>
      </w:ins>
      <w:ins w:id="2164" w:author="Steven" w:date="2022-03-29T14:24:00Z">
        <w:r w:rsidR="00831C45">
          <w:t>multiplier</w:t>
        </w:r>
      </w:ins>
      <w:ins w:id="2165" w:author="Steven" w:date="2022-03-29T14:25:00Z">
        <w:r w:rsidR="00831C45">
          <w:t xml:space="preserve"> are not evaluated </w:t>
        </w:r>
      </w:ins>
      <w:ins w:id="2166" w:author="Steven" w:date="2022-03-29T14:17:00Z">
        <w:r>
          <w:t xml:space="preserve">since the stress is </w:t>
        </w:r>
      </w:ins>
      <w:ins w:id="2167" w:author="Steven" w:date="2022-03-29T14:26:00Z">
        <w:r w:rsidR="00831C45">
          <w:t>assumed negligible</w:t>
        </w:r>
      </w:ins>
      <w:ins w:id="2168" w:author="Steven" w:date="2022-03-29T14:17:00Z">
        <w:r>
          <w:t xml:space="preserve"> </w:t>
        </w:r>
      </w:ins>
      <w:ins w:id="2169" w:author="Steven" w:date="2022-03-29T14:26:00Z">
        <w:r w:rsidR="00831C45">
          <w:t xml:space="preserve">at such distances. </w:t>
        </w:r>
      </w:ins>
      <w:ins w:id="2170" w:author="mp4" w:date="2018-09-27T16:11:00Z">
        <w:r w:rsidR="002A6D1A">
          <w:t xml:space="preserve">Lowering this value may </w:t>
        </w:r>
        <w:del w:id="2171" w:author="Steven" w:date="2022-03-29T14:26:00Z">
          <w:r w:rsidR="002A6D1A" w:rsidDel="00831C45">
            <w:delText>impact</w:delText>
          </w:r>
        </w:del>
      </w:ins>
      <w:ins w:id="2172" w:author="Steven" w:date="2022-03-29T14:26:00Z">
        <w:r w:rsidR="00831C45">
          <w:t>affect</w:t>
        </w:r>
      </w:ins>
      <w:ins w:id="2173" w:author="mp4" w:date="2018-09-27T16:11:00Z">
        <w:r w:rsidR="002A6D1A">
          <w:t xml:space="preserve"> the accuracy of the stress fields </w:t>
        </w:r>
      </w:ins>
      <w:ins w:id="2174" w:author="mp4" w:date="2018-09-27T16:16:00Z">
        <w:r w:rsidR="002A6D1A">
          <w:t>adversely</w:t>
        </w:r>
      </w:ins>
      <w:ins w:id="2175" w:author="mp4" w:date="2018-09-27T16:11:00Z">
        <w:r w:rsidR="002A6D1A">
          <w:t>.</w:t>
        </w:r>
      </w:ins>
      <w:ins w:id="2176" w:author="mp4" w:date="2018-09-27T16:16:00Z">
        <w:r w:rsidR="002A6D1A">
          <w:t xml:space="preserve"> Higher values will result in higher computation times.</w:t>
        </w:r>
      </w:ins>
      <w:ins w:id="2177" w:author="mp4" w:date="2018-09-27T16:23:00Z">
        <w:r w:rsidR="008C7540">
          <w:t xml:space="preserve"> </w:t>
        </w:r>
      </w:ins>
      <w:ins w:id="2178" w:author="mp4" w:date="2018-09-27T16:16:00Z">
        <w:del w:id="2179" w:author="Steven" w:date="2022-03-29T14:26:00Z">
          <w:r w:rsidR="002A6D1A" w:rsidDel="00831C45">
            <w:delText xml:space="preserve">(accuracy will be slightly improved but probably not </w:delText>
          </w:r>
        </w:del>
      </w:ins>
      <w:ins w:id="2180" w:author="mp4" w:date="2018-09-27T16:17:00Z">
        <w:del w:id="2181" w:author="Steven" w:date="2022-03-29T14:26:00Z">
          <w:r w:rsidR="002A6D1A" w:rsidDel="00831C45">
            <w:delText>enough</w:delText>
          </w:r>
        </w:del>
      </w:ins>
      <w:ins w:id="2182" w:author="mp4" w:date="2018-09-27T16:16:00Z">
        <w:del w:id="2183" w:author="Steven" w:date="2022-03-29T14:26:00Z">
          <w:r w:rsidR="002A6D1A" w:rsidDel="00831C45">
            <w:delText xml:space="preserve"> </w:delText>
          </w:r>
        </w:del>
      </w:ins>
      <w:ins w:id="2184" w:author="mp4" w:date="2018-09-27T16:17:00Z">
        <w:del w:id="2185" w:author="Steven" w:date="2022-03-29T14:26:00Z">
          <w:r w:rsidR="002A6D1A" w:rsidDel="00831C45">
            <w:delText>to matter</w:delText>
          </w:r>
        </w:del>
      </w:ins>
      <w:ins w:id="2186" w:author="mp4" w:date="2018-09-27T16:16:00Z">
        <w:del w:id="2187" w:author="Steven" w:date="2022-03-29T14:26:00Z">
          <w:r w:rsidR="002A6D1A" w:rsidDel="00831C45">
            <w:delText>)</w:delText>
          </w:r>
        </w:del>
      </w:ins>
    </w:p>
    <w:p w14:paraId="15155770" w14:textId="39DF9629" w:rsidR="006A5595" w:rsidRDefault="006A5595">
      <w:pPr>
        <w:rPr>
          <w:ins w:id="2188" w:author="Steven" w:date="2022-03-29T13:39:00Z"/>
        </w:rPr>
      </w:pPr>
    </w:p>
    <w:p w14:paraId="7356B1DF" w14:textId="72E513FB" w:rsidR="006A5595" w:rsidRPr="00BE5A55" w:rsidDel="00DB5AB7" w:rsidRDefault="006A5595" w:rsidP="00195D31">
      <w:pPr>
        <w:pStyle w:val="Code0"/>
        <w:rPr>
          <w:ins w:id="2189" w:author="mp4" w:date="2018-09-27T15:53:00Z"/>
          <w:del w:id="2190" w:author="Steven" w:date="2022-03-30T10:57:00Z"/>
          <w:szCs w:val="20"/>
          <w:rPrChange w:id="2191" w:author="Steven" w:date="2022-04-18T14:11:00Z">
            <w:rPr>
              <w:ins w:id="2192" w:author="mp4" w:date="2018-09-27T15:53:00Z"/>
              <w:del w:id="2193" w:author="Steven" w:date="2022-03-30T10:57:00Z"/>
            </w:rPr>
          </w:rPrChange>
        </w:rPr>
        <w:pPrChange w:id="2194" w:author="Steven" w:date="2022-04-18T14:06:00Z">
          <w:pPr/>
        </w:pPrChange>
      </w:pPr>
    </w:p>
    <w:p w14:paraId="70B4B6FF" w14:textId="77777777" w:rsidR="00F65896" w:rsidRPr="00BE5A55" w:rsidDel="00A26F45" w:rsidRDefault="00F65896" w:rsidP="00195D31">
      <w:pPr>
        <w:pStyle w:val="Code0"/>
        <w:rPr>
          <w:ins w:id="2195" w:author="mp4" w:date="2018-09-27T15:49:00Z"/>
          <w:del w:id="2196" w:author="Steven" w:date="2022-03-29T15:01:00Z"/>
          <w:szCs w:val="20"/>
          <w:rPrChange w:id="2197" w:author="Steven" w:date="2022-04-18T14:11:00Z">
            <w:rPr>
              <w:ins w:id="2198" w:author="mp4" w:date="2018-09-27T15:49:00Z"/>
              <w:del w:id="2199" w:author="Steven" w:date="2022-03-29T15:01:00Z"/>
            </w:rPr>
          </w:rPrChange>
        </w:rPr>
        <w:pPrChange w:id="2200" w:author="Steven" w:date="2022-04-18T14:06:00Z">
          <w:pPr/>
        </w:pPrChange>
      </w:pPr>
    </w:p>
    <w:p w14:paraId="09CE6036" w14:textId="5E3D67A1" w:rsidR="00F65896" w:rsidRPr="00BE5A55" w:rsidDel="00F65896" w:rsidRDefault="00F65896" w:rsidP="00195D31">
      <w:pPr>
        <w:pStyle w:val="Code0"/>
        <w:rPr>
          <w:del w:id="2201" w:author="mp4" w:date="2018-09-27T15:50:00Z"/>
          <w:szCs w:val="20"/>
          <w:rPrChange w:id="2202" w:author="Steven" w:date="2022-04-18T14:11:00Z">
            <w:rPr>
              <w:del w:id="2203" w:author="mp4" w:date="2018-09-27T15:50:00Z"/>
            </w:rPr>
          </w:rPrChange>
        </w:rPr>
        <w:pPrChange w:id="2204" w:author="Steven" w:date="2022-04-18T14:06:00Z">
          <w:pPr/>
        </w:pPrChange>
      </w:pPr>
    </w:p>
    <w:p w14:paraId="7146C94D" w14:textId="3F8C133A" w:rsidR="00165B12" w:rsidRPr="00BE5A55" w:rsidDel="00A26F45" w:rsidRDefault="00165B12" w:rsidP="00195D31">
      <w:pPr>
        <w:pStyle w:val="Code0"/>
        <w:rPr>
          <w:del w:id="2205" w:author="Steven" w:date="2022-03-29T15:01:00Z"/>
          <w:szCs w:val="20"/>
          <w:rPrChange w:id="2206" w:author="Steven" w:date="2022-04-18T14:11:00Z">
            <w:rPr>
              <w:del w:id="2207" w:author="Steven" w:date="2022-03-29T15:01:00Z"/>
            </w:rPr>
          </w:rPrChange>
        </w:rPr>
        <w:pPrChange w:id="2208" w:author="Steven" w:date="2022-04-18T14:06:00Z">
          <w:pPr>
            <w:pStyle w:val="Heading4"/>
          </w:pPr>
        </w:pPrChange>
      </w:pPr>
      <w:del w:id="2209" w:author="Steven" w:date="2022-03-29T15:01:00Z">
        <w:r w:rsidRPr="00BE5A55" w:rsidDel="00A26F45">
          <w:rPr>
            <w:szCs w:val="20"/>
            <w:rPrChange w:id="2210" w:author="Steven" w:date="2022-04-18T14:11:00Z">
              <w:rPr/>
            </w:rPrChange>
          </w:rPr>
          <w:delText>Grown Segments Angio Stress Policy</w:delText>
        </w:r>
      </w:del>
    </w:p>
    <w:p w14:paraId="087D9B3C" w14:textId="4AD29F99" w:rsidR="00165B12" w:rsidRPr="00BE5A55" w:rsidDel="00A26F45" w:rsidRDefault="00165B12" w:rsidP="00195D31">
      <w:pPr>
        <w:pStyle w:val="Code0"/>
        <w:rPr>
          <w:del w:id="2211" w:author="Steven" w:date="2022-03-29T15:01:00Z"/>
          <w:szCs w:val="20"/>
          <w:rPrChange w:id="2212" w:author="Steven" w:date="2022-04-18T14:11:00Z">
            <w:rPr>
              <w:del w:id="2213" w:author="Steven" w:date="2022-03-29T15:01:00Z"/>
            </w:rPr>
          </w:rPrChange>
        </w:rPr>
        <w:pPrChange w:id="2214" w:author="Steven" w:date="2022-04-18T14:06:00Z">
          <w:pPr/>
        </w:pPrChange>
      </w:pPr>
      <w:commentRangeStart w:id="2215"/>
      <w:del w:id="2216" w:author="Steven" w:date="2022-03-29T14:59:00Z">
        <w:r w:rsidRPr="00BE5A55" w:rsidDel="00A26F45">
          <w:rPr>
            <w:szCs w:val="20"/>
            <w:rPrChange w:id="2217" w:author="Steven" w:date="2022-04-18T14:11:00Z">
              <w:rPr/>
            </w:rPrChange>
          </w:rPr>
          <w:delText>C</w:delText>
        </w:r>
      </w:del>
      <w:del w:id="2218" w:author="Steven" w:date="2022-03-29T15:01:00Z">
        <w:r w:rsidRPr="00BE5A55" w:rsidDel="00A26F45">
          <w:rPr>
            <w:szCs w:val="20"/>
            <w:rPrChange w:id="2219" w:author="Steven" w:date="2022-04-18T14:11:00Z">
              <w:rPr/>
            </w:rPrChange>
          </w:rPr>
          <w:delText xml:space="preserve">alculates the stress based on </w:delText>
        </w:r>
      </w:del>
      <w:ins w:id="2220" w:author="Steven LaBelle" w:date="2018-08-21T11:32:00Z">
        <w:del w:id="2221" w:author="Steven" w:date="2022-03-29T15:01:00Z">
          <w:r w:rsidR="009E1898" w:rsidRPr="00BE5A55" w:rsidDel="00A26F45">
            <w:rPr>
              <w:szCs w:val="20"/>
              <w:rPrChange w:id="2222" w:author="Steven" w:date="2022-04-18T14:11:00Z">
                <w:rPr/>
              </w:rPrChange>
            </w:rPr>
            <w:delText xml:space="preserve">all </w:delText>
          </w:r>
        </w:del>
      </w:ins>
      <w:del w:id="2223" w:author="Steven" w:date="2022-03-29T15:01:00Z">
        <w:r w:rsidRPr="00BE5A55" w:rsidDel="00A26F45">
          <w:rPr>
            <w:szCs w:val="20"/>
            <w:rPrChange w:id="2224" w:author="Steven" w:date="2022-04-18T14:11:00Z">
              <w:rPr/>
            </w:rPrChange>
          </w:rPr>
          <w:delText>the tips</w:delText>
        </w:r>
      </w:del>
      <w:ins w:id="2225" w:author="mp4" w:date="2018-08-24T13:38:00Z">
        <w:del w:id="2226" w:author="Steven" w:date="2022-03-29T15:01:00Z">
          <w:r w:rsidR="00684D64" w:rsidRPr="00BE5A55" w:rsidDel="00A26F45">
            <w:rPr>
              <w:szCs w:val="20"/>
              <w:rPrChange w:id="2227" w:author="Steven" w:date="2022-04-18T14:11:00Z">
                <w:rPr/>
              </w:rPrChange>
            </w:rPr>
            <w:delText xml:space="preserve"> and stalks</w:delText>
          </w:r>
        </w:del>
      </w:ins>
      <w:ins w:id="2228" w:author="Steven LaBelle" w:date="2018-08-21T11:32:00Z">
        <w:del w:id="2229" w:author="Steven" w:date="2022-03-29T15:01:00Z">
          <w:r w:rsidR="009E1898" w:rsidRPr="00BE5A55" w:rsidDel="00A26F45">
            <w:rPr>
              <w:szCs w:val="20"/>
              <w:rPrChange w:id="2230" w:author="Steven" w:date="2022-04-18T14:11:00Z">
                <w:rPr/>
              </w:rPrChange>
            </w:rPr>
            <w:delText xml:space="preserve"> (active and inactive)</w:delText>
          </w:r>
        </w:del>
      </w:ins>
      <w:del w:id="2231" w:author="Steven" w:date="2022-03-29T15:01:00Z">
        <w:r w:rsidRPr="00BE5A55" w:rsidDel="00A26F45">
          <w:rPr>
            <w:szCs w:val="20"/>
            <w:rPrChange w:id="2232" w:author="Steven" w:date="2022-04-18T14:11:00Z">
              <w:rPr/>
            </w:rPrChange>
          </w:rPr>
          <w:delText xml:space="preserve"> that are part of the grown segments within the model. </w:delText>
        </w:r>
        <w:commentRangeEnd w:id="2215"/>
        <w:r w:rsidR="009E1898" w:rsidRPr="00BE5A55" w:rsidDel="00A26F45">
          <w:rPr>
            <w:rStyle w:val="CommentReference"/>
            <w:sz w:val="20"/>
            <w:szCs w:val="20"/>
            <w:rPrChange w:id="2233" w:author="Steven" w:date="2022-04-18T14:11:00Z">
              <w:rPr>
                <w:rStyle w:val="CommentReference"/>
              </w:rPr>
            </w:rPrChange>
          </w:rPr>
          <w:commentReference w:id="2215"/>
        </w:r>
        <w:r w:rsidRPr="00BE5A55" w:rsidDel="00A26F45">
          <w:rPr>
            <w:szCs w:val="20"/>
            <w:rPrChange w:id="2234" w:author="Steven" w:date="2022-04-18T14:11:00Z">
              <w:rPr/>
            </w:rPrChange>
          </w:rPr>
          <w:delText>The same distance calculations are used as in the Load Curve Velocity Angio Stress Policy</w:delText>
        </w:r>
      </w:del>
      <w:ins w:id="2235" w:author="mp4" w:date="2018-08-24T15:37:00Z">
        <w:del w:id="2236" w:author="Steven" w:date="2022-03-29T15:01:00Z">
          <w:r w:rsidR="00554CD7" w:rsidRPr="00BE5A55" w:rsidDel="00A26F45">
            <w:rPr>
              <w:szCs w:val="20"/>
              <w:rPrChange w:id="2237" w:author="Steven" w:date="2022-04-18T14:11:00Z">
                <w:rPr/>
              </w:rPrChange>
            </w:rPr>
            <w:delText>.</w:delText>
          </w:r>
        </w:del>
      </w:ins>
      <w:del w:id="2238" w:author="Steven" w:date="2022-03-29T15:01:00Z">
        <w:r w:rsidRPr="00BE5A55" w:rsidDel="00A26F45">
          <w:rPr>
            <w:szCs w:val="20"/>
            <w:rPrChange w:id="2239" w:author="Steven" w:date="2022-04-18T14:11:00Z">
              <w:rPr/>
            </w:rPrChange>
          </w:rPr>
          <w:delText xml:space="preserve">. </w:delText>
        </w:r>
      </w:del>
      <w:ins w:id="2240" w:author="Steven LaBelle" w:date="2018-08-21T11:33:00Z">
        <w:del w:id="2241" w:author="Steven" w:date="2022-03-29T15:01:00Z">
          <w:r w:rsidR="009E1898" w:rsidRPr="00BE5A55" w:rsidDel="00A26F45">
            <w:rPr>
              <w:szCs w:val="20"/>
              <w:rPrChange w:id="2242" w:author="Steven" w:date="2022-04-18T14:11:00Z">
                <w:rPr/>
              </w:rPrChange>
            </w:rPr>
            <w:delText>The stress is scaled by the velocity of the segments grown.</w:delText>
          </w:r>
        </w:del>
        <w:del w:id="2243" w:author="Steven" w:date="2022-03-29T14:57:00Z">
          <w:r w:rsidR="009E1898" w:rsidRPr="00BE5A55" w:rsidDel="004E678D">
            <w:rPr>
              <w:szCs w:val="20"/>
              <w:rPrChange w:id="2244" w:author="Steven" w:date="2022-04-18T14:11:00Z">
                <w:rPr/>
              </w:rPrChange>
            </w:rPr>
            <w:delText xml:space="preserve"> </w:delText>
          </w:r>
        </w:del>
      </w:ins>
      <w:ins w:id="2245" w:author="mp4" w:date="2018-08-24T13:28:00Z">
        <w:del w:id="2246" w:author="Steven" w:date="2022-03-29T14:57:00Z">
          <w:r w:rsidR="0069696C" w:rsidRPr="00BE5A55" w:rsidDel="004E678D">
            <w:rPr>
              <w:szCs w:val="20"/>
              <w:rPrChange w:id="2247" w:author="Steven" w:date="2022-04-18T14:11:00Z">
                <w:rPr/>
              </w:rPrChange>
            </w:rPr>
            <w:delText>Not experimentally verified.</w:delText>
          </w:r>
        </w:del>
      </w:ins>
      <w:del w:id="2248" w:author="Steven" w:date="2022-03-29T15:01:00Z">
        <w:r w:rsidRPr="00BE5A55" w:rsidDel="00A26F45">
          <w:rPr>
            <w:szCs w:val="20"/>
            <w:rPrChange w:id="2249" w:author="Steven" w:date="2022-04-18T14:11:00Z">
              <w:rPr/>
            </w:rPrChange>
          </w:rPr>
          <w:delText>The velocity at which the segments grew is taken in to account.</w:delText>
        </w:r>
      </w:del>
    </w:p>
    <w:p w14:paraId="6A4D0E0B" w14:textId="0D419A02" w:rsidR="00165B12" w:rsidRPr="00BE5A55" w:rsidDel="00A26F45" w:rsidRDefault="00165B12" w:rsidP="00195D31">
      <w:pPr>
        <w:pStyle w:val="Code0"/>
        <w:rPr>
          <w:del w:id="2250" w:author="Steven" w:date="2022-03-29T15:01:00Z"/>
          <w:szCs w:val="20"/>
          <w:rPrChange w:id="2251" w:author="Steven" w:date="2022-04-18T14:11:00Z">
            <w:rPr>
              <w:del w:id="2252" w:author="Steven" w:date="2022-03-29T15:01:00Z"/>
            </w:rPr>
          </w:rPrChange>
        </w:rPr>
        <w:pPrChange w:id="2253" w:author="Steven" w:date="2022-04-18T14:06:00Z">
          <w:pPr/>
        </w:pPrChange>
      </w:pPr>
      <w:del w:id="2254" w:author="Steven" w:date="2022-03-29T15:01:00Z">
        <w:r w:rsidRPr="00BE5A55" w:rsidDel="00A26F45">
          <w:rPr>
            <w:szCs w:val="20"/>
            <w:rPrChange w:id="2255" w:author="Steven" w:date="2022-04-18T14:11:00Z">
              <w:rPr/>
            </w:rPrChange>
          </w:rPr>
          <w:delText>e.g.</w:delText>
        </w:r>
      </w:del>
    </w:p>
    <w:p w14:paraId="44EADFCD" w14:textId="1014A84C" w:rsidR="00EC1EFE" w:rsidRPr="00BE5A55" w:rsidDel="00A26F45" w:rsidRDefault="009E1898" w:rsidP="00195D31">
      <w:pPr>
        <w:pStyle w:val="Code0"/>
        <w:rPr>
          <w:del w:id="2256" w:author="Steven" w:date="2022-03-29T15:01:00Z"/>
          <w:color w:val="000000"/>
          <w:szCs w:val="20"/>
          <w:rPrChange w:id="2257" w:author="Steven" w:date="2022-04-18T14:11:00Z">
            <w:rPr>
              <w:del w:id="2258" w:author="Steven" w:date="2022-03-29T15:01:00Z"/>
              <w:color w:val="000000"/>
            </w:rPr>
          </w:rPrChange>
        </w:rPr>
        <w:pPrChange w:id="2259" w:author="Steven" w:date="2022-04-18T14:06:00Z">
          <w:pPr>
            <w:shd w:val="clear" w:color="auto" w:fill="FFFFFF"/>
            <w:jc w:val="left"/>
          </w:pPr>
        </w:pPrChange>
      </w:pPr>
      <w:ins w:id="2260" w:author="Steven LaBelle" w:date="2018-08-21T11:26:00Z">
        <w:del w:id="2261" w:author="Steven" w:date="2022-03-29T15:01:00Z">
          <w:r w:rsidRPr="00BE5A55" w:rsidDel="00A26F45">
            <w:rPr>
              <w:color w:val="0000FF"/>
              <w:szCs w:val="20"/>
              <w:rPrChange w:id="2262" w:author="Steven" w:date="2022-04-18T14:11:00Z">
                <w:rPr>
                  <w:color w:val="0000FF"/>
                </w:rPr>
              </w:rPrChange>
            </w:rPr>
            <w:br/>
          </w:r>
        </w:del>
      </w:ins>
      <w:del w:id="2263" w:author="Steven" w:date="2022-03-29T15:01:00Z">
        <w:r w:rsidR="00EC1EFE" w:rsidRPr="00BE5A55" w:rsidDel="00A26F45">
          <w:rPr>
            <w:color w:val="0000FF"/>
            <w:szCs w:val="20"/>
            <w:rPrChange w:id="2264" w:author="Steven" w:date="2022-04-18T14:11:00Z">
              <w:rPr>
                <w:color w:val="0000FF"/>
              </w:rPr>
            </w:rPrChange>
          </w:rPr>
          <w:delText>&lt;angio_stress_policy</w:delText>
        </w:r>
        <w:r w:rsidR="00EC1EFE" w:rsidRPr="00BE5A55" w:rsidDel="00A26F45">
          <w:rPr>
            <w:color w:val="000000"/>
            <w:szCs w:val="20"/>
            <w:rPrChange w:id="2265" w:author="Steven" w:date="2022-04-18T14:11:00Z">
              <w:rPr>
                <w:color w:val="000000"/>
              </w:rPr>
            </w:rPrChange>
          </w:rPr>
          <w:delText xml:space="preserve"> </w:delText>
        </w:r>
        <w:r w:rsidR="00EC1EFE" w:rsidRPr="00BE5A55" w:rsidDel="00A26F45">
          <w:rPr>
            <w:color w:val="FF0000"/>
            <w:szCs w:val="20"/>
            <w:rPrChange w:id="2266" w:author="Steven" w:date="2022-04-18T14:11:00Z">
              <w:rPr>
                <w:color w:val="FF0000"/>
              </w:rPr>
            </w:rPrChange>
          </w:rPr>
          <w:delText>type</w:delText>
        </w:r>
        <w:r w:rsidR="00EC1EFE" w:rsidRPr="00BE5A55" w:rsidDel="00A26F45">
          <w:rPr>
            <w:color w:val="000000"/>
            <w:szCs w:val="20"/>
            <w:rPrChange w:id="2267" w:author="Steven" w:date="2022-04-18T14:11:00Z">
              <w:rPr>
                <w:color w:val="000000"/>
              </w:rPr>
            </w:rPrChange>
          </w:rPr>
          <w:delText>=</w:delText>
        </w:r>
        <w:r w:rsidR="00EC1EFE" w:rsidRPr="00BE5A55" w:rsidDel="00A26F45">
          <w:rPr>
            <w:szCs w:val="20"/>
            <w:rPrChange w:id="2268" w:author="Steven" w:date="2022-04-18T14:11:00Z">
              <w:rPr/>
            </w:rPrChange>
          </w:rPr>
          <w:delText>"grown_segments_angio_stress_policy"</w:delText>
        </w:r>
        <w:r w:rsidR="00EC1EFE" w:rsidRPr="00BE5A55" w:rsidDel="00A26F45">
          <w:rPr>
            <w:color w:val="0000FF"/>
            <w:szCs w:val="20"/>
            <w:rPrChange w:id="2269" w:author="Steven" w:date="2022-04-18T14:11:00Z">
              <w:rPr>
                <w:color w:val="0000FF"/>
              </w:rPr>
            </w:rPrChange>
          </w:rPr>
          <w:delText>&gt;</w:delText>
        </w:r>
      </w:del>
    </w:p>
    <w:p w14:paraId="0198A32D" w14:textId="3FD77105" w:rsidR="00EC1EFE" w:rsidRPr="00BE5A55" w:rsidDel="00A26F45" w:rsidRDefault="00EC1EFE" w:rsidP="00195D31">
      <w:pPr>
        <w:pStyle w:val="Code0"/>
        <w:rPr>
          <w:del w:id="2270" w:author="Steven" w:date="2022-03-29T15:01:00Z"/>
          <w:color w:val="000000"/>
          <w:szCs w:val="20"/>
          <w:rPrChange w:id="2271" w:author="Steven" w:date="2022-04-18T14:11:00Z">
            <w:rPr>
              <w:del w:id="2272" w:author="Steven" w:date="2022-03-29T15:01:00Z"/>
              <w:color w:val="000000"/>
            </w:rPr>
          </w:rPrChange>
        </w:rPr>
        <w:pPrChange w:id="2273" w:author="Steven" w:date="2022-04-18T14:06:00Z">
          <w:pPr>
            <w:shd w:val="clear" w:color="auto" w:fill="FFFFFF"/>
            <w:jc w:val="left"/>
          </w:pPr>
        </w:pPrChange>
      </w:pPr>
      <w:del w:id="2274" w:author="Steven" w:date="2022-03-29T15:01:00Z">
        <w:r w:rsidRPr="00BE5A55" w:rsidDel="00A26F45">
          <w:rPr>
            <w:color w:val="000000"/>
            <w:szCs w:val="20"/>
            <w:rPrChange w:id="2275" w:author="Steven" w:date="2022-04-18T14:11:00Z">
              <w:rPr>
                <w:color w:val="000000"/>
              </w:rPr>
            </w:rPrChange>
          </w:rPr>
          <w:delText xml:space="preserve">    </w:delText>
        </w:r>
        <w:r w:rsidRPr="00BE5A55" w:rsidDel="00A26F45">
          <w:rPr>
            <w:szCs w:val="20"/>
            <w:rPrChange w:id="2276" w:author="Steven" w:date="2022-04-18T14:11:00Z">
              <w:rPr/>
            </w:rPrChange>
          </w:rPr>
          <w:delText>&lt;sprout_mag</w:delText>
        </w:r>
        <w:r w:rsidRPr="00BE5A55" w:rsidDel="00A26F45">
          <w:rPr>
            <w:color w:val="000000"/>
            <w:szCs w:val="20"/>
            <w:rPrChange w:id="2277" w:author="Steven" w:date="2022-04-18T14:11:00Z">
              <w:rPr>
                <w:color w:val="000000"/>
              </w:rPr>
            </w:rPrChange>
          </w:rPr>
          <w:delText xml:space="preserve"> </w:delText>
        </w:r>
        <w:r w:rsidRPr="00BE5A55" w:rsidDel="00A26F45">
          <w:rPr>
            <w:color w:val="FF0000"/>
            <w:szCs w:val="20"/>
            <w:rPrChange w:id="2278" w:author="Steven" w:date="2022-04-18T14:11:00Z">
              <w:rPr>
                <w:color w:val="FF0000"/>
              </w:rPr>
            </w:rPrChange>
          </w:rPr>
          <w:delText>lc</w:delText>
        </w:r>
        <w:r w:rsidRPr="00BE5A55" w:rsidDel="00A26F45">
          <w:rPr>
            <w:color w:val="000000"/>
            <w:szCs w:val="20"/>
            <w:rPrChange w:id="2279" w:author="Steven" w:date="2022-04-18T14:11:00Z">
              <w:rPr>
                <w:color w:val="000000"/>
              </w:rPr>
            </w:rPrChange>
          </w:rPr>
          <w:delText>=</w:delText>
        </w:r>
        <w:r w:rsidRPr="00BE5A55" w:rsidDel="00A26F45">
          <w:rPr>
            <w:szCs w:val="20"/>
            <w:rPrChange w:id="2280" w:author="Steven" w:date="2022-04-18T14:11:00Z">
              <w:rPr/>
            </w:rPrChange>
          </w:rPr>
          <w:delText>"2"&gt;</w:delText>
        </w:r>
        <w:r w:rsidRPr="00BE5A55" w:rsidDel="00A26F45">
          <w:rPr>
            <w:color w:val="000000"/>
            <w:szCs w:val="20"/>
            <w:rPrChange w:id="2281" w:author="Steven" w:date="2022-04-18T14:11:00Z">
              <w:rPr>
                <w:color w:val="000000"/>
              </w:rPr>
            </w:rPrChange>
          </w:rPr>
          <w:delText>1.0</w:delText>
        </w:r>
        <w:r w:rsidRPr="00BE5A55" w:rsidDel="00A26F45">
          <w:rPr>
            <w:szCs w:val="20"/>
            <w:rPrChange w:id="2282" w:author="Steven" w:date="2022-04-18T14:11:00Z">
              <w:rPr/>
            </w:rPrChange>
          </w:rPr>
          <w:delText>&lt;/sprout_mag&gt;</w:delText>
        </w:r>
      </w:del>
    </w:p>
    <w:p w14:paraId="57B8B7CF" w14:textId="71AEE935" w:rsidR="00EC1EFE" w:rsidRPr="00BE5A55" w:rsidDel="00A26F45" w:rsidRDefault="00EC1EFE" w:rsidP="00195D31">
      <w:pPr>
        <w:pStyle w:val="Code0"/>
        <w:rPr>
          <w:ins w:id="2283" w:author="mp4" w:date="2018-08-24T15:37:00Z"/>
          <w:del w:id="2284" w:author="Steven" w:date="2022-03-29T15:01:00Z"/>
          <w:szCs w:val="20"/>
          <w:rPrChange w:id="2285" w:author="Steven" w:date="2022-04-18T14:11:00Z">
            <w:rPr>
              <w:ins w:id="2286" w:author="mp4" w:date="2018-08-24T15:37:00Z"/>
              <w:del w:id="2287" w:author="Steven" w:date="2022-03-29T15:01:00Z"/>
            </w:rPr>
          </w:rPrChange>
        </w:rPr>
        <w:pPrChange w:id="2288" w:author="Steven" w:date="2022-04-18T14:06:00Z">
          <w:pPr>
            <w:shd w:val="clear" w:color="auto" w:fill="FFFFFF"/>
            <w:jc w:val="left"/>
          </w:pPr>
        </w:pPrChange>
      </w:pPr>
      <w:del w:id="2289" w:author="Steven" w:date="2022-03-29T15:01:00Z">
        <w:r w:rsidRPr="00BE5A55" w:rsidDel="00A26F45">
          <w:rPr>
            <w:szCs w:val="20"/>
            <w:rPrChange w:id="2290" w:author="Steven" w:date="2022-04-18T14:11:00Z">
              <w:rPr/>
            </w:rPrChange>
          </w:rPr>
          <w:delText>&lt;/angio_stress_policy&gt;</w:delText>
        </w:r>
      </w:del>
    </w:p>
    <w:p w14:paraId="2136CCF9" w14:textId="7D5545C2" w:rsidR="00554CD7" w:rsidRPr="00BE5A55" w:rsidDel="00A26F45" w:rsidRDefault="00554CD7" w:rsidP="00195D31">
      <w:pPr>
        <w:pStyle w:val="Code0"/>
        <w:rPr>
          <w:ins w:id="2291" w:author="mp4" w:date="2018-08-24T15:37:00Z"/>
          <w:del w:id="2292" w:author="Steven" w:date="2022-03-29T15:01:00Z"/>
          <w:szCs w:val="20"/>
          <w:rPrChange w:id="2293" w:author="Steven" w:date="2022-04-18T14:11:00Z">
            <w:rPr>
              <w:ins w:id="2294" w:author="mp4" w:date="2018-08-24T15:37:00Z"/>
              <w:del w:id="2295" w:author="Steven" w:date="2022-03-29T15:01:00Z"/>
            </w:rPr>
          </w:rPrChange>
        </w:rPr>
        <w:pPrChange w:id="2296" w:author="Steven" w:date="2022-04-18T14:06:00Z">
          <w:pPr>
            <w:shd w:val="clear" w:color="auto" w:fill="FFFFFF"/>
            <w:jc w:val="left"/>
          </w:pPr>
        </w:pPrChange>
      </w:pPr>
    </w:p>
    <w:p w14:paraId="38E7CF2F" w14:textId="2C5071B0" w:rsidR="00554CD7" w:rsidRPr="00BE5A55" w:rsidDel="00A26F45" w:rsidRDefault="00554CD7" w:rsidP="00195D31">
      <w:pPr>
        <w:pStyle w:val="Code0"/>
        <w:rPr>
          <w:ins w:id="2297" w:author="mp4" w:date="2018-08-24T15:37:00Z"/>
          <w:del w:id="2298" w:author="Steven" w:date="2022-03-29T15:01:00Z"/>
          <w:szCs w:val="20"/>
          <w:rPrChange w:id="2299" w:author="Steven" w:date="2022-04-18T14:11:00Z">
            <w:rPr>
              <w:ins w:id="2300" w:author="mp4" w:date="2018-08-24T15:37:00Z"/>
              <w:del w:id="2301" w:author="Steven" w:date="2022-03-29T15:01:00Z"/>
            </w:rPr>
          </w:rPrChange>
        </w:rPr>
        <w:pPrChange w:id="2302" w:author="Steven" w:date="2022-04-18T14:06:00Z">
          <w:pPr>
            <w:pStyle w:val="Heading4"/>
          </w:pPr>
        </w:pPrChange>
      </w:pPr>
      <w:ins w:id="2303" w:author="mp4" w:date="2018-08-24T15:37:00Z">
        <w:del w:id="2304" w:author="Steven" w:date="2022-03-29T15:01:00Z">
          <w:r w:rsidRPr="00BE5A55" w:rsidDel="00A26F45">
            <w:rPr>
              <w:szCs w:val="20"/>
              <w:rPrChange w:id="2305" w:author="Steven" w:date="2022-04-18T14:11:00Z">
                <w:rPr/>
              </w:rPrChange>
            </w:rPr>
            <w:delText>Grown Segments Vel Angio Stress Policy</w:delText>
          </w:r>
        </w:del>
      </w:ins>
    </w:p>
    <w:p w14:paraId="30041EE3" w14:textId="740417DC" w:rsidR="00554CD7" w:rsidRPr="00BE5A55" w:rsidDel="00A26F45" w:rsidRDefault="00554CD7" w:rsidP="00195D31">
      <w:pPr>
        <w:pStyle w:val="Code0"/>
        <w:rPr>
          <w:ins w:id="2306" w:author="mp4" w:date="2018-08-24T15:37:00Z"/>
          <w:del w:id="2307" w:author="Steven" w:date="2022-03-29T15:01:00Z"/>
          <w:szCs w:val="20"/>
          <w:rPrChange w:id="2308" w:author="Steven" w:date="2022-04-18T14:11:00Z">
            <w:rPr>
              <w:ins w:id="2309" w:author="mp4" w:date="2018-08-24T15:37:00Z"/>
              <w:del w:id="2310" w:author="Steven" w:date="2022-03-29T15:01:00Z"/>
            </w:rPr>
          </w:rPrChange>
        </w:rPr>
        <w:pPrChange w:id="2311" w:author="Steven" w:date="2022-04-18T14:06:00Z">
          <w:pPr/>
        </w:pPrChange>
      </w:pPr>
      <w:commentRangeStart w:id="2312"/>
      <w:ins w:id="2313" w:author="mp4" w:date="2018-08-24T15:37:00Z">
        <w:del w:id="2314" w:author="Steven" w:date="2022-03-29T15:01:00Z">
          <w:r w:rsidRPr="00BE5A55" w:rsidDel="00A26F45">
            <w:rPr>
              <w:szCs w:val="20"/>
              <w:rPrChange w:id="2315" w:author="Steven" w:date="2022-04-18T14:11:00Z">
                <w:rPr/>
              </w:rPrChange>
            </w:rPr>
            <w:delText xml:space="preserve">Calculates the stress based on all tips and stalks within the model. </w:delText>
          </w:r>
          <w:commentRangeEnd w:id="2312"/>
          <w:r w:rsidRPr="00BE5A55" w:rsidDel="00A26F45">
            <w:rPr>
              <w:rStyle w:val="CommentReference"/>
              <w:sz w:val="20"/>
              <w:szCs w:val="20"/>
              <w:rPrChange w:id="2316" w:author="Steven" w:date="2022-04-18T14:11:00Z">
                <w:rPr>
                  <w:rStyle w:val="CommentReference"/>
                </w:rPr>
              </w:rPrChange>
            </w:rPr>
            <w:commentReference w:id="2312"/>
          </w:r>
          <w:r w:rsidRPr="00BE5A55" w:rsidDel="00A26F45">
            <w:rPr>
              <w:szCs w:val="20"/>
              <w:rPrChange w:id="2317" w:author="Steven" w:date="2022-04-18T14:11:00Z">
                <w:rPr/>
              </w:rPrChange>
            </w:rPr>
            <w:delText>The same distance calculations are used as in the Load Curve Velocity Angio Stress Policy. The stress is scaled by the velocity of the segments grown. Not experimentally verified.</w:delText>
          </w:r>
        </w:del>
      </w:ins>
    </w:p>
    <w:p w14:paraId="2921A8A8" w14:textId="5C144DBA" w:rsidR="00554CD7" w:rsidRPr="00BE5A55" w:rsidDel="00A26F45" w:rsidRDefault="00554CD7" w:rsidP="00195D31">
      <w:pPr>
        <w:pStyle w:val="Code0"/>
        <w:rPr>
          <w:ins w:id="2318" w:author="mp4" w:date="2018-08-24T15:37:00Z"/>
          <w:del w:id="2319" w:author="Steven" w:date="2022-03-29T15:01:00Z"/>
          <w:szCs w:val="20"/>
          <w:rPrChange w:id="2320" w:author="Steven" w:date="2022-04-18T14:11:00Z">
            <w:rPr>
              <w:ins w:id="2321" w:author="mp4" w:date="2018-08-24T15:37:00Z"/>
              <w:del w:id="2322" w:author="Steven" w:date="2022-03-29T15:01:00Z"/>
            </w:rPr>
          </w:rPrChange>
        </w:rPr>
        <w:pPrChange w:id="2323" w:author="Steven" w:date="2022-04-18T14:06:00Z">
          <w:pPr/>
        </w:pPrChange>
      </w:pPr>
      <w:ins w:id="2324" w:author="mp4" w:date="2018-08-24T15:37:00Z">
        <w:del w:id="2325" w:author="Steven" w:date="2022-03-29T15:01:00Z">
          <w:r w:rsidRPr="00BE5A55" w:rsidDel="00A26F45">
            <w:rPr>
              <w:szCs w:val="20"/>
              <w:rPrChange w:id="2326" w:author="Steven" w:date="2022-04-18T14:11:00Z">
                <w:rPr/>
              </w:rPrChange>
            </w:rPr>
            <w:delText>e.g.</w:delText>
          </w:r>
        </w:del>
      </w:ins>
    </w:p>
    <w:p w14:paraId="0B5005BC" w14:textId="2086B124" w:rsidR="00554CD7" w:rsidRPr="00BE5A55" w:rsidDel="00A26F45" w:rsidRDefault="00554CD7" w:rsidP="00195D31">
      <w:pPr>
        <w:pStyle w:val="Code0"/>
        <w:rPr>
          <w:ins w:id="2327" w:author="mp4" w:date="2018-08-24T15:37:00Z"/>
          <w:del w:id="2328" w:author="Steven" w:date="2022-03-29T15:01:00Z"/>
          <w:color w:val="000000"/>
          <w:szCs w:val="20"/>
          <w:rPrChange w:id="2329" w:author="Steven" w:date="2022-04-18T14:11:00Z">
            <w:rPr>
              <w:ins w:id="2330" w:author="mp4" w:date="2018-08-24T15:37:00Z"/>
              <w:del w:id="2331" w:author="Steven" w:date="2022-03-29T15:01:00Z"/>
              <w:color w:val="000000"/>
            </w:rPr>
          </w:rPrChange>
        </w:rPr>
        <w:pPrChange w:id="2332" w:author="Steven" w:date="2022-04-18T14:06:00Z">
          <w:pPr>
            <w:shd w:val="clear" w:color="auto" w:fill="FFFFFF"/>
            <w:jc w:val="left"/>
          </w:pPr>
        </w:pPrChange>
      </w:pPr>
      <w:ins w:id="2333" w:author="mp4" w:date="2018-08-24T15:37:00Z">
        <w:del w:id="2334" w:author="Steven" w:date="2022-03-29T15:01:00Z">
          <w:r w:rsidRPr="00BE5A55" w:rsidDel="00A26F45">
            <w:rPr>
              <w:szCs w:val="20"/>
              <w:rPrChange w:id="2335" w:author="Steven" w:date="2022-04-18T14:11:00Z">
                <w:rPr/>
              </w:rPrChange>
            </w:rPr>
            <w:br/>
            <w:delText>&lt;angio_stress_policy</w:delText>
          </w:r>
          <w:r w:rsidRPr="00BE5A55" w:rsidDel="00A26F45">
            <w:rPr>
              <w:color w:val="000000"/>
              <w:szCs w:val="20"/>
              <w:rPrChange w:id="2336" w:author="Steven" w:date="2022-04-18T14:11:00Z">
                <w:rPr>
                  <w:color w:val="000000"/>
                </w:rPr>
              </w:rPrChange>
            </w:rPr>
            <w:delText xml:space="preserve"> </w:delText>
          </w:r>
          <w:r w:rsidRPr="00BE5A55" w:rsidDel="00A26F45">
            <w:rPr>
              <w:color w:val="FF0000"/>
              <w:szCs w:val="20"/>
              <w:rPrChange w:id="2337" w:author="Steven" w:date="2022-04-18T14:11:00Z">
                <w:rPr>
                  <w:color w:val="FF0000"/>
                </w:rPr>
              </w:rPrChange>
            </w:rPr>
            <w:delText>type</w:delText>
          </w:r>
          <w:r w:rsidRPr="00BE5A55" w:rsidDel="00A26F45">
            <w:rPr>
              <w:color w:val="000000"/>
              <w:szCs w:val="20"/>
              <w:rPrChange w:id="2338" w:author="Steven" w:date="2022-04-18T14:11:00Z">
                <w:rPr>
                  <w:color w:val="000000"/>
                </w:rPr>
              </w:rPrChange>
            </w:rPr>
            <w:delText>=</w:delText>
          </w:r>
          <w:r w:rsidRPr="00BE5A55" w:rsidDel="00A26F45">
            <w:rPr>
              <w:szCs w:val="20"/>
              <w:rPrChange w:id="2339" w:author="Steven" w:date="2022-04-18T14:11:00Z">
                <w:rPr/>
              </w:rPrChange>
            </w:rPr>
            <w:delText>"grown_segments_vel_angio_stress_policy"&gt;</w:delText>
          </w:r>
        </w:del>
      </w:ins>
    </w:p>
    <w:p w14:paraId="17F8A277" w14:textId="03FE2991" w:rsidR="00554CD7" w:rsidRPr="00BE5A55" w:rsidDel="00A26F45" w:rsidRDefault="00554CD7" w:rsidP="00195D31">
      <w:pPr>
        <w:pStyle w:val="Code0"/>
        <w:rPr>
          <w:ins w:id="2340" w:author="mp4" w:date="2018-08-24T15:37:00Z"/>
          <w:del w:id="2341" w:author="Steven" w:date="2022-03-29T15:01:00Z"/>
          <w:color w:val="000000"/>
          <w:szCs w:val="20"/>
          <w:rPrChange w:id="2342" w:author="Steven" w:date="2022-04-18T14:11:00Z">
            <w:rPr>
              <w:ins w:id="2343" w:author="mp4" w:date="2018-08-24T15:37:00Z"/>
              <w:del w:id="2344" w:author="Steven" w:date="2022-03-29T15:01:00Z"/>
              <w:color w:val="000000"/>
            </w:rPr>
          </w:rPrChange>
        </w:rPr>
        <w:pPrChange w:id="2345" w:author="Steven" w:date="2022-04-18T14:06:00Z">
          <w:pPr>
            <w:shd w:val="clear" w:color="auto" w:fill="FFFFFF"/>
            <w:jc w:val="left"/>
          </w:pPr>
        </w:pPrChange>
      </w:pPr>
      <w:ins w:id="2346" w:author="mp4" w:date="2018-08-24T15:37:00Z">
        <w:del w:id="2347" w:author="Steven" w:date="2022-03-29T15:01:00Z">
          <w:r w:rsidRPr="00BE5A55" w:rsidDel="00A26F45">
            <w:rPr>
              <w:color w:val="000000"/>
              <w:szCs w:val="20"/>
              <w:rPrChange w:id="2348" w:author="Steven" w:date="2022-04-18T14:11:00Z">
                <w:rPr>
                  <w:color w:val="000000"/>
                </w:rPr>
              </w:rPrChange>
            </w:rPr>
            <w:delText xml:space="preserve">    </w:delText>
          </w:r>
          <w:r w:rsidRPr="00BE5A55" w:rsidDel="00A26F45">
            <w:rPr>
              <w:szCs w:val="20"/>
              <w:rPrChange w:id="2349" w:author="Steven" w:date="2022-04-18T14:11:00Z">
                <w:rPr/>
              </w:rPrChange>
            </w:rPr>
            <w:delText>&lt;sprout_mag</w:delText>
          </w:r>
          <w:r w:rsidRPr="00BE5A55" w:rsidDel="00A26F45">
            <w:rPr>
              <w:color w:val="000000"/>
              <w:szCs w:val="20"/>
              <w:rPrChange w:id="2350" w:author="Steven" w:date="2022-04-18T14:11:00Z">
                <w:rPr>
                  <w:color w:val="000000"/>
                </w:rPr>
              </w:rPrChange>
            </w:rPr>
            <w:delText xml:space="preserve"> </w:delText>
          </w:r>
          <w:r w:rsidRPr="00BE5A55" w:rsidDel="00A26F45">
            <w:rPr>
              <w:color w:val="FF0000"/>
              <w:szCs w:val="20"/>
              <w:rPrChange w:id="2351" w:author="Steven" w:date="2022-04-18T14:11:00Z">
                <w:rPr>
                  <w:color w:val="FF0000"/>
                </w:rPr>
              </w:rPrChange>
            </w:rPr>
            <w:delText>lc</w:delText>
          </w:r>
          <w:r w:rsidRPr="00BE5A55" w:rsidDel="00A26F45">
            <w:rPr>
              <w:color w:val="000000"/>
              <w:szCs w:val="20"/>
              <w:rPrChange w:id="2352" w:author="Steven" w:date="2022-04-18T14:11:00Z">
                <w:rPr>
                  <w:color w:val="000000"/>
                </w:rPr>
              </w:rPrChange>
            </w:rPr>
            <w:delText>=</w:delText>
          </w:r>
          <w:r w:rsidRPr="00BE5A55" w:rsidDel="00A26F45">
            <w:rPr>
              <w:szCs w:val="20"/>
              <w:rPrChange w:id="2353" w:author="Steven" w:date="2022-04-18T14:11:00Z">
                <w:rPr/>
              </w:rPrChange>
            </w:rPr>
            <w:delText>"2"&gt;</w:delText>
          </w:r>
          <w:r w:rsidRPr="00BE5A55" w:rsidDel="00A26F45">
            <w:rPr>
              <w:color w:val="000000"/>
              <w:szCs w:val="20"/>
              <w:rPrChange w:id="2354" w:author="Steven" w:date="2022-04-18T14:11:00Z">
                <w:rPr>
                  <w:color w:val="000000"/>
                </w:rPr>
              </w:rPrChange>
            </w:rPr>
            <w:delText>1.0</w:delText>
          </w:r>
          <w:r w:rsidRPr="00BE5A55" w:rsidDel="00A26F45">
            <w:rPr>
              <w:szCs w:val="20"/>
              <w:rPrChange w:id="2355" w:author="Steven" w:date="2022-04-18T14:11:00Z">
                <w:rPr/>
              </w:rPrChange>
            </w:rPr>
            <w:delText>&lt;/sprout_mag&gt;</w:delText>
          </w:r>
        </w:del>
      </w:ins>
    </w:p>
    <w:p w14:paraId="387D664E" w14:textId="727F1C88" w:rsidR="00554CD7" w:rsidRPr="00BE5A55" w:rsidDel="00A26F45" w:rsidRDefault="00554CD7" w:rsidP="00195D31">
      <w:pPr>
        <w:pStyle w:val="Code0"/>
        <w:rPr>
          <w:ins w:id="2356" w:author="mp4" w:date="2018-08-24T15:37:00Z"/>
          <w:del w:id="2357" w:author="Steven" w:date="2022-03-29T15:01:00Z"/>
          <w:szCs w:val="20"/>
          <w:rPrChange w:id="2358" w:author="Steven" w:date="2022-04-18T14:11:00Z">
            <w:rPr>
              <w:ins w:id="2359" w:author="mp4" w:date="2018-08-24T15:37:00Z"/>
              <w:del w:id="2360" w:author="Steven" w:date="2022-03-29T15:01:00Z"/>
            </w:rPr>
          </w:rPrChange>
        </w:rPr>
        <w:pPrChange w:id="2361" w:author="Steven" w:date="2022-04-18T14:06:00Z">
          <w:pPr>
            <w:shd w:val="clear" w:color="auto" w:fill="FFFFFF"/>
            <w:jc w:val="left"/>
          </w:pPr>
        </w:pPrChange>
      </w:pPr>
      <w:ins w:id="2362" w:author="mp4" w:date="2018-08-24T15:37:00Z">
        <w:del w:id="2363" w:author="Steven" w:date="2022-03-29T15:01:00Z">
          <w:r w:rsidRPr="00BE5A55" w:rsidDel="00A26F45">
            <w:rPr>
              <w:szCs w:val="20"/>
              <w:rPrChange w:id="2364" w:author="Steven" w:date="2022-04-18T14:11:00Z">
                <w:rPr/>
              </w:rPrChange>
            </w:rPr>
            <w:delText>&lt;/angio_stress_policy&gt;</w:delText>
          </w:r>
        </w:del>
      </w:ins>
    </w:p>
    <w:p w14:paraId="4B620DCD" w14:textId="1F378BB8" w:rsidR="00554CD7" w:rsidRPr="00BE5A55" w:rsidDel="00A26F45" w:rsidRDefault="00554CD7" w:rsidP="00195D31">
      <w:pPr>
        <w:pStyle w:val="Code0"/>
        <w:rPr>
          <w:del w:id="2365" w:author="Steven" w:date="2022-03-29T15:01:00Z"/>
          <w:szCs w:val="20"/>
          <w:rPrChange w:id="2366" w:author="Steven" w:date="2022-04-18T14:11:00Z">
            <w:rPr>
              <w:del w:id="2367" w:author="Steven" w:date="2022-03-29T15:01:00Z"/>
            </w:rPr>
          </w:rPrChange>
        </w:rPr>
        <w:pPrChange w:id="2368" w:author="Steven" w:date="2022-04-18T14:06:00Z">
          <w:pPr>
            <w:shd w:val="clear" w:color="auto" w:fill="FFFFFF"/>
            <w:jc w:val="left"/>
          </w:pPr>
        </w:pPrChange>
      </w:pPr>
    </w:p>
    <w:p w14:paraId="5A0AAAD2" w14:textId="39853038" w:rsidR="00C95FA6" w:rsidRPr="00BE5A55" w:rsidDel="00DB5AB7" w:rsidRDefault="00C95FA6" w:rsidP="00195D31">
      <w:pPr>
        <w:pStyle w:val="Code0"/>
        <w:rPr>
          <w:del w:id="2369" w:author="Steven" w:date="2022-03-30T10:57:00Z"/>
          <w:szCs w:val="20"/>
          <w:rPrChange w:id="2370" w:author="Steven" w:date="2022-04-18T14:11:00Z">
            <w:rPr>
              <w:del w:id="2371" w:author="Steven" w:date="2022-03-30T10:57:00Z"/>
            </w:rPr>
          </w:rPrChange>
        </w:rPr>
        <w:pPrChange w:id="2372" w:author="Steven" w:date="2022-04-18T14:06:00Z">
          <w:pPr>
            <w:pStyle w:val="Heading4"/>
          </w:pPr>
        </w:pPrChange>
      </w:pPr>
      <w:del w:id="2373" w:author="Steven" w:date="2022-03-30T10:57:00Z">
        <w:r w:rsidRPr="00BE5A55" w:rsidDel="00DB5AB7">
          <w:rPr>
            <w:szCs w:val="20"/>
            <w:rPrChange w:id="2374" w:author="Steven" w:date="2022-04-18T14:11:00Z">
              <w:rPr/>
            </w:rPrChange>
          </w:rPr>
          <w:delText>Load Curve Velocity Angio Stress Policy</w:delText>
        </w:r>
      </w:del>
    </w:p>
    <w:p w14:paraId="1BFCDDEB" w14:textId="211EC842" w:rsidR="001338ED" w:rsidRPr="00BE5A55" w:rsidDel="00DB5AB7" w:rsidRDefault="001338ED" w:rsidP="00195D31">
      <w:pPr>
        <w:pStyle w:val="Code0"/>
        <w:rPr>
          <w:del w:id="2375" w:author="Steven" w:date="2022-03-30T10:57:00Z"/>
          <w:szCs w:val="20"/>
          <w:rPrChange w:id="2376" w:author="Steven" w:date="2022-04-18T14:11:00Z">
            <w:rPr>
              <w:del w:id="2377" w:author="Steven" w:date="2022-03-30T10:57:00Z"/>
            </w:rPr>
          </w:rPrChange>
        </w:rPr>
        <w:pPrChange w:id="2378" w:author="Steven" w:date="2022-04-18T14:06:00Z">
          <w:pPr/>
        </w:pPrChange>
      </w:pPr>
      <w:del w:id="2379" w:author="Steven" w:date="2022-03-30T10:57:00Z">
        <w:r w:rsidRPr="00BE5A55" w:rsidDel="00DB5AB7">
          <w:rPr>
            <w:szCs w:val="20"/>
            <w:rPrChange w:id="2380" w:author="Steven" w:date="2022-04-18T14:11:00Z">
              <w:rPr/>
            </w:rPrChange>
          </w:rPr>
          <w:delText xml:space="preserve">Stress is calculated at the tips and depends on the distance any active tips are from the integration point where stress is being evaluated at. </w:delText>
        </w:r>
      </w:del>
      <w:ins w:id="2381" w:author="Steven LaBelle" w:date="2018-08-21T11:33:00Z">
        <w:del w:id="2382" w:author="Steven" w:date="2022-03-30T10:57:00Z">
          <w:r w:rsidR="009E1898" w:rsidRPr="00BE5A55" w:rsidDel="00DB5AB7">
            <w:rPr>
              <w:szCs w:val="20"/>
              <w:rPrChange w:id="2383" w:author="Steven" w:date="2022-04-18T14:11:00Z">
                <w:rPr/>
              </w:rPrChange>
            </w:rPr>
            <w:delText xml:space="preserve">Calculates the stress based only on active tips. </w:delText>
          </w:r>
        </w:del>
      </w:ins>
      <w:commentRangeStart w:id="2384"/>
      <w:del w:id="2385" w:author="Steven" w:date="2022-03-30T10:57:00Z">
        <w:r w:rsidRPr="00BE5A55" w:rsidDel="00DB5AB7">
          <w:rPr>
            <w:szCs w:val="20"/>
            <w:rPrChange w:id="2386" w:author="Steven" w:date="2022-04-18T14:11:00Z">
              <w:rPr/>
            </w:rPrChange>
          </w:rPr>
          <w:delText>Stress is scaled by tip velocity</w:delText>
        </w:r>
        <w:commentRangeEnd w:id="2384"/>
        <w:r w:rsidR="009E1898" w:rsidRPr="00BE5A55" w:rsidDel="00DB5AB7">
          <w:rPr>
            <w:rStyle w:val="CommentReference"/>
            <w:sz w:val="20"/>
            <w:szCs w:val="20"/>
            <w:rPrChange w:id="2387" w:author="Steven" w:date="2022-04-18T14:11:00Z">
              <w:rPr>
                <w:rStyle w:val="CommentReference"/>
              </w:rPr>
            </w:rPrChange>
          </w:rPr>
          <w:commentReference w:id="2384"/>
        </w:r>
        <w:r w:rsidRPr="00BE5A55" w:rsidDel="00DB5AB7">
          <w:rPr>
            <w:szCs w:val="20"/>
            <w:rPrChange w:id="2388" w:author="Steven" w:date="2022-04-18T14:11:00Z">
              <w:rPr/>
            </w:rPrChange>
          </w:rPr>
          <w:delText>. This should enable the sprout stress maginitude to be a scalar.</w:delText>
        </w:r>
      </w:del>
      <w:ins w:id="2389" w:author="mp4" w:date="2018-08-24T13:27:00Z">
        <w:del w:id="2390" w:author="Steven" w:date="2022-03-30T10:57:00Z">
          <w:r w:rsidR="0069696C" w:rsidRPr="00BE5A55" w:rsidDel="00DB5AB7">
            <w:rPr>
              <w:szCs w:val="20"/>
              <w:rPrChange w:id="2391" w:author="Steven" w:date="2022-04-18T14:11:00Z">
                <w:rPr/>
              </w:rPrChange>
            </w:rPr>
            <w:delText xml:space="preserve"> Not experimentally verified.</w:delText>
          </w:r>
        </w:del>
      </w:ins>
    </w:p>
    <w:p w14:paraId="6D4D0D33" w14:textId="29939B60" w:rsidR="00EC1EFE" w:rsidRPr="00BE5A55" w:rsidDel="00DB5AB7" w:rsidRDefault="009E1898" w:rsidP="00195D31">
      <w:pPr>
        <w:pStyle w:val="Code0"/>
        <w:rPr>
          <w:del w:id="2392" w:author="Steven" w:date="2022-03-30T10:57:00Z"/>
          <w:szCs w:val="20"/>
          <w:rPrChange w:id="2393" w:author="Steven" w:date="2022-04-18T14:11:00Z">
            <w:rPr>
              <w:del w:id="2394" w:author="Steven" w:date="2022-03-30T10:57:00Z"/>
              <w:color w:val="000000"/>
            </w:rPr>
          </w:rPrChange>
        </w:rPr>
        <w:pPrChange w:id="2395" w:author="Steven" w:date="2022-04-18T14:06:00Z">
          <w:pPr>
            <w:shd w:val="clear" w:color="auto" w:fill="FFFFFF"/>
            <w:jc w:val="left"/>
          </w:pPr>
        </w:pPrChange>
      </w:pPr>
      <w:ins w:id="2396" w:author="Steven LaBelle" w:date="2018-08-21T11:26:00Z">
        <w:del w:id="2397" w:author="Steven" w:date="2022-03-29T16:08:00Z">
          <w:r w:rsidRPr="00BE5A55" w:rsidDel="00733CC8">
            <w:rPr>
              <w:szCs w:val="20"/>
              <w:rPrChange w:id="2398" w:author="Steven" w:date="2022-04-18T14:11:00Z">
                <w:rPr>
                  <w:color w:val="0000FF"/>
                </w:rPr>
              </w:rPrChange>
            </w:rPr>
            <w:br/>
          </w:r>
        </w:del>
      </w:ins>
      <w:del w:id="2399" w:author="Steven" w:date="2022-03-30T10:57:00Z">
        <w:r w:rsidR="00EC1EFE" w:rsidRPr="00BE5A55" w:rsidDel="00DB5AB7">
          <w:rPr>
            <w:szCs w:val="20"/>
            <w:rPrChange w:id="2400" w:author="Steven" w:date="2022-04-18T14:11:00Z">
              <w:rPr>
                <w:color w:val="0000FF"/>
              </w:rPr>
            </w:rPrChange>
          </w:rPr>
          <w:delText>&lt;angio_stress_policy</w:delText>
        </w:r>
        <w:r w:rsidR="00EC1EFE" w:rsidRPr="00BE5A55" w:rsidDel="00DB5AB7">
          <w:rPr>
            <w:szCs w:val="20"/>
            <w:rPrChange w:id="2401" w:author="Steven" w:date="2022-04-18T14:11:00Z">
              <w:rPr>
                <w:color w:val="000000"/>
              </w:rPr>
            </w:rPrChange>
          </w:rPr>
          <w:delText xml:space="preserve"> </w:delText>
        </w:r>
        <w:r w:rsidR="00EC1EFE" w:rsidRPr="00BE5A55" w:rsidDel="00DB5AB7">
          <w:rPr>
            <w:szCs w:val="20"/>
            <w:rPrChange w:id="2402" w:author="Steven" w:date="2022-04-18T14:11:00Z">
              <w:rPr>
                <w:color w:val="FF0000"/>
              </w:rPr>
            </w:rPrChange>
          </w:rPr>
          <w:delText>type</w:delText>
        </w:r>
        <w:r w:rsidR="00EC1EFE" w:rsidRPr="00BE5A55" w:rsidDel="00DB5AB7">
          <w:rPr>
            <w:szCs w:val="20"/>
            <w:rPrChange w:id="2403" w:author="Steven" w:date="2022-04-18T14:11:00Z">
              <w:rPr>
                <w:color w:val="000000"/>
              </w:rPr>
            </w:rPrChange>
          </w:rPr>
          <w:delText>=</w:delText>
        </w:r>
        <w:r w:rsidR="00EC1EFE" w:rsidRPr="00BE5A55" w:rsidDel="00DB5AB7">
          <w:rPr>
            <w:szCs w:val="20"/>
            <w:rPrChange w:id="2404" w:author="Steven" w:date="2022-04-18T14:11:00Z">
              <w:rPr/>
            </w:rPrChange>
          </w:rPr>
          <w:delText>"load_curve_vel_angio_stress_policy"</w:delText>
        </w:r>
        <w:r w:rsidR="00EC1EFE" w:rsidRPr="00BE5A55" w:rsidDel="00DB5AB7">
          <w:rPr>
            <w:szCs w:val="20"/>
            <w:rPrChange w:id="2405" w:author="Steven" w:date="2022-04-18T14:11:00Z">
              <w:rPr>
                <w:color w:val="0000FF"/>
              </w:rPr>
            </w:rPrChange>
          </w:rPr>
          <w:delText>&gt;</w:delText>
        </w:r>
      </w:del>
    </w:p>
    <w:p w14:paraId="40004946" w14:textId="66A3287B" w:rsidR="00EC1EFE" w:rsidRPr="00BE5A55" w:rsidDel="00DB5AB7" w:rsidRDefault="00EC1EFE" w:rsidP="00195D31">
      <w:pPr>
        <w:pStyle w:val="Code0"/>
        <w:rPr>
          <w:del w:id="2406" w:author="Steven" w:date="2022-03-30T10:57:00Z"/>
          <w:szCs w:val="20"/>
          <w:rPrChange w:id="2407" w:author="Steven" w:date="2022-04-18T14:11:00Z">
            <w:rPr>
              <w:del w:id="2408" w:author="Steven" w:date="2022-03-30T10:57:00Z"/>
              <w:color w:val="000000"/>
            </w:rPr>
          </w:rPrChange>
        </w:rPr>
        <w:pPrChange w:id="2409" w:author="Steven" w:date="2022-04-18T14:06:00Z">
          <w:pPr>
            <w:shd w:val="clear" w:color="auto" w:fill="FFFFFF"/>
            <w:jc w:val="left"/>
          </w:pPr>
        </w:pPrChange>
      </w:pPr>
      <w:del w:id="2410" w:author="Steven" w:date="2022-03-30T10:57:00Z">
        <w:r w:rsidRPr="00BE5A55" w:rsidDel="00DB5AB7">
          <w:rPr>
            <w:szCs w:val="20"/>
            <w:rPrChange w:id="2411" w:author="Steven" w:date="2022-04-18T14:11:00Z">
              <w:rPr>
                <w:color w:val="000000"/>
              </w:rPr>
            </w:rPrChange>
          </w:rPr>
          <w:delText xml:space="preserve">    </w:delText>
        </w:r>
        <w:r w:rsidRPr="00BE5A55" w:rsidDel="00DB5AB7">
          <w:rPr>
            <w:szCs w:val="20"/>
            <w:rPrChange w:id="2412" w:author="Steven" w:date="2022-04-18T14:11:00Z">
              <w:rPr>
                <w:color w:val="0000FF"/>
              </w:rPr>
            </w:rPrChange>
          </w:rPr>
          <w:delText>&lt;sprout_mag&gt;</w:delText>
        </w:r>
        <w:r w:rsidRPr="00BE5A55" w:rsidDel="00DB5AB7">
          <w:rPr>
            <w:szCs w:val="20"/>
            <w:rPrChange w:id="2413" w:author="Steven" w:date="2022-04-18T14:11:00Z">
              <w:rPr>
                <w:color w:val="000000"/>
              </w:rPr>
            </w:rPrChange>
          </w:rPr>
          <w:delText>3e-14</w:delText>
        </w:r>
        <w:r w:rsidRPr="00BE5A55" w:rsidDel="00DB5AB7">
          <w:rPr>
            <w:szCs w:val="20"/>
            <w:rPrChange w:id="2414" w:author="Steven" w:date="2022-04-18T14:11:00Z">
              <w:rPr>
                <w:color w:val="0000FF"/>
              </w:rPr>
            </w:rPrChange>
          </w:rPr>
          <w:delText>&lt;/sprout_mag&gt;</w:delText>
        </w:r>
      </w:del>
    </w:p>
    <w:p w14:paraId="6607E40F" w14:textId="354D2D9C" w:rsidR="00EC1EFE" w:rsidRPr="00BE5A55" w:rsidDel="00DB5AB7" w:rsidRDefault="00EC1EFE" w:rsidP="00195D31">
      <w:pPr>
        <w:pStyle w:val="Code0"/>
        <w:rPr>
          <w:del w:id="2415" w:author="Steven" w:date="2022-03-30T10:57:00Z"/>
          <w:szCs w:val="20"/>
          <w:rPrChange w:id="2416" w:author="Steven" w:date="2022-04-18T14:11:00Z">
            <w:rPr>
              <w:del w:id="2417" w:author="Steven" w:date="2022-03-30T10:57:00Z"/>
              <w:color w:val="000000"/>
            </w:rPr>
          </w:rPrChange>
        </w:rPr>
        <w:pPrChange w:id="2418" w:author="Steven" w:date="2022-04-18T14:06:00Z">
          <w:pPr>
            <w:shd w:val="clear" w:color="auto" w:fill="FFFFFF"/>
            <w:jc w:val="left"/>
          </w:pPr>
        </w:pPrChange>
      </w:pPr>
      <w:del w:id="2419" w:author="Steven" w:date="2022-03-30T10:57:00Z">
        <w:r w:rsidRPr="00BE5A55" w:rsidDel="00DB5AB7">
          <w:rPr>
            <w:szCs w:val="20"/>
            <w:rPrChange w:id="2420" w:author="Steven" w:date="2022-04-18T14:11:00Z">
              <w:rPr>
                <w:color w:val="000000"/>
              </w:rPr>
            </w:rPrChange>
          </w:rPr>
          <w:delText xml:space="preserve">    </w:delText>
        </w:r>
        <w:r w:rsidRPr="00BE5A55" w:rsidDel="00DB5AB7">
          <w:rPr>
            <w:szCs w:val="20"/>
            <w:rPrChange w:id="2421" w:author="Steven" w:date="2022-04-18T14:11:00Z">
              <w:rPr>
                <w:color w:val="0000FF"/>
              </w:rPr>
            </w:rPrChange>
          </w:rPr>
          <w:delText>&lt;sprout_width&gt;</w:delText>
        </w:r>
        <w:r w:rsidRPr="00BE5A55" w:rsidDel="00DB5AB7">
          <w:rPr>
            <w:szCs w:val="20"/>
            <w:rPrChange w:id="2422" w:author="Steven" w:date="2022-04-18T14:11:00Z">
              <w:rPr>
                <w:color w:val="000000"/>
              </w:rPr>
            </w:rPrChange>
          </w:rPr>
          <w:delText>7.0</w:delText>
        </w:r>
        <w:r w:rsidRPr="00BE5A55" w:rsidDel="00DB5AB7">
          <w:rPr>
            <w:szCs w:val="20"/>
            <w:rPrChange w:id="2423" w:author="Steven" w:date="2022-04-18T14:11:00Z">
              <w:rPr>
                <w:color w:val="0000FF"/>
              </w:rPr>
            </w:rPrChange>
          </w:rPr>
          <w:delText>&lt;/sprout_width&gt;</w:delText>
        </w:r>
      </w:del>
    </w:p>
    <w:p w14:paraId="57C5074A" w14:textId="1B78547E" w:rsidR="00EC1EFE" w:rsidRPr="00BE5A55" w:rsidDel="00DB5AB7" w:rsidRDefault="00EC1EFE" w:rsidP="00195D31">
      <w:pPr>
        <w:pStyle w:val="Code0"/>
        <w:rPr>
          <w:del w:id="2424" w:author="Steven" w:date="2022-03-30T10:57:00Z"/>
          <w:szCs w:val="20"/>
          <w:rPrChange w:id="2425" w:author="Steven" w:date="2022-04-18T14:11:00Z">
            <w:rPr>
              <w:del w:id="2426" w:author="Steven" w:date="2022-03-30T10:57:00Z"/>
              <w:color w:val="000000"/>
            </w:rPr>
          </w:rPrChange>
        </w:rPr>
        <w:pPrChange w:id="2427" w:author="Steven" w:date="2022-04-18T14:06:00Z">
          <w:pPr>
            <w:shd w:val="clear" w:color="auto" w:fill="FFFFFF"/>
            <w:jc w:val="left"/>
          </w:pPr>
        </w:pPrChange>
      </w:pPr>
      <w:del w:id="2428" w:author="Steven" w:date="2022-03-30T10:57:00Z">
        <w:r w:rsidRPr="00BE5A55" w:rsidDel="00DB5AB7">
          <w:rPr>
            <w:szCs w:val="20"/>
            <w:rPrChange w:id="2429" w:author="Steven" w:date="2022-04-18T14:11:00Z">
              <w:rPr>
                <w:color w:val="000000"/>
              </w:rPr>
            </w:rPrChange>
          </w:rPr>
          <w:delText xml:space="preserve">    </w:delText>
        </w:r>
        <w:r w:rsidRPr="00BE5A55" w:rsidDel="00DB5AB7">
          <w:rPr>
            <w:szCs w:val="20"/>
            <w:rPrChange w:id="2430" w:author="Steven" w:date="2022-04-18T14:11:00Z">
              <w:rPr>
                <w:color w:val="0000FF"/>
              </w:rPr>
            </w:rPrChange>
          </w:rPr>
          <w:delText>&lt;sprout_range&gt;</w:delText>
        </w:r>
        <w:r w:rsidRPr="00BE5A55" w:rsidDel="00DB5AB7">
          <w:rPr>
            <w:szCs w:val="20"/>
            <w:rPrChange w:id="2431" w:author="Steven" w:date="2022-04-18T14:11:00Z">
              <w:rPr>
                <w:color w:val="000000"/>
              </w:rPr>
            </w:rPrChange>
          </w:rPr>
          <w:delText>250.0</w:delText>
        </w:r>
        <w:r w:rsidRPr="00BE5A55" w:rsidDel="00DB5AB7">
          <w:rPr>
            <w:szCs w:val="20"/>
            <w:rPrChange w:id="2432" w:author="Steven" w:date="2022-04-18T14:11:00Z">
              <w:rPr>
                <w:color w:val="0000FF"/>
              </w:rPr>
            </w:rPrChange>
          </w:rPr>
          <w:delText>&lt;/sprout_mag&gt;</w:delText>
        </w:r>
      </w:del>
    </w:p>
    <w:p w14:paraId="3CB574AE" w14:textId="48CF2F02" w:rsidR="00EC1EFE" w:rsidRPr="00BE5A55" w:rsidDel="00DB5AB7" w:rsidRDefault="00EC1EFE" w:rsidP="00195D31">
      <w:pPr>
        <w:pStyle w:val="Code0"/>
        <w:rPr>
          <w:del w:id="2433" w:author="Steven" w:date="2022-03-30T10:57:00Z"/>
          <w:szCs w:val="20"/>
          <w:rPrChange w:id="2434" w:author="Steven" w:date="2022-04-18T14:11:00Z">
            <w:rPr>
              <w:del w:id="2435" w:author="Steven" w:date="2022-03-30T10:57:00Z"/>
              <w:color w:val="000000"/>
            </w:rPr>
          </w:rPrChange>
        </w:rPr>
        <w:pPrChange w:id="2436" w:author="Steven" w:date="2022-04-18T14:06:00Z">
          <w:pPr>
            <w:shd w:val="clear" w:color="auto" w:fill="FFFFFF"/>
            <w:jc w:val="left"/>
          </w:pPr>
        </w:pPrChange>
      </w:pPr>
      <w:del w:id="2437" w:author="Steven" w:date="2022-03-30T10:57:00Z">
        <w:r w:rsidRPr="00BE5A55" w:rsidDel="00DB5AB7">
          <w:rPr>
            <w:szCs w:val="20"/>
            <w:rPrChange w:id="2438" w:author="Steven" w:date="2022-04-18T14:11:00Z">
              <w:rPr>
                <w:color w:val="000000"/>
              </w:rPr>
            </w:rPrChange>
          </w:rPr>
          <w:delText xml:space="preserve">    </w:delText>
        </w:r>
        <w:r w:rsidRPr="00BE5A55" w:rsidDel="00DB5AB7">
          <w:rPr>
            <w:szCs w:val="20"/>
            <w:rPrChange w:id="2439" w:author="Steven" w:date="2022-04-18T14:11:00Z">
              <w:rPr>
                <w:color w:val="0000FF"/>
              </w:rPr>
            </w:rPrChange>
          </w:rPr>
          <w:delText>&lt;sprout_radius_multiplier&gt;</w:delText>
        </w:r>
        <w:r w:rsidRPr="00BE5A55" w:rsidDel="00DB5AB7">
          <w:rPr>
            <w:szCs w:val="20"/>
            <w:rPrChange w:id="2440" w:author="Steven" w:date="2022-04-18T14:11:00Z">
              <w:rPr>
                <w:color w:val="000000"/>
              </w:rPr>
            </w:rPrChange>
          </w:rPr>
          <w:delText>3.0</w:delText>
        </w:r>
        <w:r w:rsidRPr="00BE5A55" w:rsidDel="00DB5AB7">
          <w:rPr>
            <w:szCs w:val="20"/>
            <w:rPrChange w:id="2441" w:author="Steven" w:date="2022-04-18T14:11:00Z">
              <w:rPr>
                <w:color w:val="0000FF"/>
              </w:rPr>
            </w:rPrChange>
          </w:rPr>
          <w:delText>&lt;/sprout_radius_multiplier&gt;</w:delText>
        </w:r>
      </w:del>
    </w:p>
    <w:p w14:paraId="184A060A" w14:textId="122615C9" w:rsidR="00EC1EFE" w:rsidRPr="00BE5A55" w:rsidDel="00DB5AB7" w:rsidRDefault="00EC1EFE" w:rsidP="00195D31">
      <w:pPr>
        <w:pStyle w:val="Code0"/>
        <w:rPr>
          <w:del w:id="2442" w:author="Steven" w:date="2022-03-30T10:57:00Z"/>
          <w:szCs w:val="20"/>
          <w:rPrChange w:id="2443" w:author="Steven" w:date="2022-04-18T14:11:00Z">
            <w:rPr>
              <w:del w:id="2444" w:author="Steven" w:date="2022-03-30T10:57:00Z"/>
            </w:rPr>
          </w:rPrChange>
        </w:rPr>
        <w:pPrChange w:id="2445" w:author="Steven" w:date="2022-04-18T14:06:00Z">
          <w:pPr>
            <w:shd w:val="clear" w:color="auto" w:fill="FFFFFF"/>
            <w:jc w:val="left"/>
          </w:pPr>
        </w:pPrChange>
      </w:pPr>
      <w:del w:id="2446" w:author="Steven" w:date="2022-03-30T10:57:00Z">
        <w:r w:rsidRPr="00BE5A55" w:rsidDel="00DB5AB7">
          <w:rPr>
            <w:szCs w:val="20"/>
            <w:rPrChange w:id="2447" w:author="Steven" w:date="2022-04-18T14:11:00Z">
              <w:rPr>
                <w:color w:val="0000FF"/>
              </w:rPr>
            </w:rPrChange>
          </w:rPr>
          <w:delText>&lt;/angio_stress_policy&gt;</w:delText>
        </w:r>
      </w:del>
    </w:p>
    <w:p w14:paraId="1DC57514" w14:textId="3DF55198" w:rsidR="002D6A44" w:rsidRPr="00BE5A55" w:rsidDel="00733CC8" w:rsidRDefault="002D6A44" w:rsidP="00195D31">
      <w:pPr>
        <w:pStyle w:val="Code0"/>
        <w:rPr>
          <w:del w:id="2448" w:author="Steven" w:date="2022-03-29T16:08:00Z"/>
          <w:szCs w:val="20"/>
          <w:rPrChange w:id="2449" w:author="Steven" w:date="2022-04-18T14:11:00Z">
            <w:rPr>
              <w:del w:id="2450" w:author="Steven" w:date="2022-03-29T16:08:00Z"/>
            </w:rPr>
          </w:rPrChange>
        </w:rPr>
        <w:pPrChange w:id="2451" w:author="Steven" w:date="2022-04-18T14:06:00Z">
          <w:pPr/>
        </w:pPrChange>
      </w:pPr>
    </w:p>
    <w:p w14:paraId="7C414958" w14:textId="0677DF01" w:rsidR="00C95FA6" w:rsidRPr="00BE5A55" w:rsidDel="00DB5AB7" w:rsidRDefault="00C95FA6" w:rsidP="00195D31">
      <w:pPr>
        <w:pStyle w:val="Code0"/>
        <w:rPr>
          <w:del w:id="2452" w:author="Steven" w:date="2022-03-30T10:57:00Z"/>
          <w:szCs w:val="20"/>
          <w:rPrChange w:id="2453" w:author="Steven" w:date="2022-04-18T14:11:00Z">
            <w:rPr>
              <w:del w:id="2454" w:author="Steven" w:date="2022-03-30T10:57:00Z"/>
            </w:rPr>
          </w:rPrChange>
        </w:rPr>
        <w:pPrChange w:id="2455" w:author="Steven" w:date="2022-04-18T14:06:00Z">
          <w:pPr>
            <w:pStyle w:val="Heading4"/>
          </w:pPr>
        </w:pPrChange>
      </w:pPr>
      <w:del w:id="2456" w:author="Steven" w:date="2022-03-30T10:57:00Z">
        <w:r w:rsidRPr="00BE5A55" w:rsidDel="00DB5AB7">
          <w:rPr>
            <w:szCs w:val="20"/>
            <w:rPrChange w:id="2457" w:author="Steven" w:date="2022-04-18T14:11:00Z">
              <w:rPr/>
            </w:rPrChange>
          </w:rPr>
          <w:delText>Load Curve Angio Stress Policy</w:delText>
        </w:r>
      </w:del>
      <w:ins w:id="2458" w:author="Steven LaBelle" w:date="2018-08-21T11:27:00Z">
        <w:del w:id="2459" w:author="Steven" w:date="2022-03-30T10:57:00Z">
          <w:r w:rsidR="009E1898" w:rsidRPr="00BE5A55" w:rsidDel="00DB5AB7">
            <w:rPr>
              <w:szCs w:val="20"/>
              <w:rPrChange w:id="2460" w:author="Steven" w:date="2022-04-18T14:11:00Z">
                <w:rPr/>
              </w:rPrChange>
            </w:rPr>
            <w:delText xml:space="preserve"> </w:delText>
          </w:r>
        </w:del>
      </w:ins>
      <w:del w:id="2461" w:author="Steven" w:date="2022-03-30T10:57:00Z">
        <w:r w:rsidRPr="00BE5A55" w:rsidDel="00DB5AB7">
          <w:rPr>
            <w:szCs w:val="20"/>
            <w:rPrChange w:id="2462" w:author="Steven" w:date="2022-04-18T14:11:00Z">
              <w:rPr/>
            </w:rPrChange>
          </w:rPr>
          <w:delText>(Not Recomended)</w:delText>
        </w:r>
      </w:del>
    </w:p>
    <w:p w14:paraId="2B4438E1" w14:textId="29C02FD5" w:rsidR="001338ED" w:rsidRPr="00BE5A55" w:rsidDel="00DB5AB7" w:rsidRDefault="001338ED" w:rsidP="00195D31">
      <w:pPr>
        <w:pStyle w:val="Code0"/>
        <w:rPr>
          <w:del w:id="2463" w:author="Steven" w:date="2022-03-30T10:57:00Z"/>
          <w:szCs w:val="20"/>
          <w:rPrChange w:id="2464" w:author="Steven" w:date="2022-04-18T14:11:00Z">
            <w:rPr>
              <w:del w:id="2465" w:author="Steven" w:date="2022-03-30T10:57:00Z"/>
            </w:rPr>
          </w:rPrChange>
        </w:rPr>
        <w:pPrChange w:id="2466" w:author="Steven" w:date="2022-04-18T14:06:00Z">
          <w:pPr/>
        </w:pPrChange>
      </w:pPr>
      <w:del w:id="2467" w:author="Steven" w:date="2022-03-30T10:57:00Z">
        <w:r w:rsidRPr="00BE5A55" w:rsidDel="00DB5AB7">
          <w:rPr>
            <w:szCs w:val="20"/>
            <w:rPrChange w:id="2468" w:author="Steven" w:date="2022-04-18T14:11:00Z">
              <w:rPr/>
            </w:rPrChange>
          </w:rPr>
          <w:delText>Stress is calculated at the tips and depends on the distance any active tips are from the integration point where stress is being evaluated at.</w:delText>
        </w:r>
        <w:r w:rsidR="006A08ED" w:rsidRPr="00BE5A55" w:rsidDel="00DB5AB7">
          <w:rPr>
            <w:szCs w:val="20"/>
            <w:rPrChange w:id="2469" w:author="Steven" w:date="2022-04-18T14:11:00Z">
              <w:rPr/>
            </w:rPrChange>
          </w:rPr>
          <w:delText xml:space="preserve"> </w:delText>
        </w:r>
      </w:del>
      <w:ins w:id="2470" w:author="Steven LaBelle" w:date="2018-08-21T11:34:00Z">
        <w:del w:id="2471" w:author="Steven" w:date="2022-03-30T10:57:00Z">
          <w:r w:rsidR="009E1898" w:rsidRPr="00BE5A55" w:rsidDel="00DB5AB7">
            <w:rPr>
              <w:szCs w:val="20"/>
              <w:rPrChange w:id="2472" w:author="Steven" w:date="2022-04-18T14:11:00Z">
                <w:rPr/>
              </w:rPrChange>
            </w:rPr>
            <w:delText>Users may specify the stress exerted by active tips over time with a load curve.</w:delText>
          </w:r>
        </w:del>
      </w:ins>
      <w:del w:id="2473" w:author="Steven" w:date="2022-03-30T10:57:00Z">
        <w:r w:rsidR="009421F4" w:rsidRPr="00BE5A55" w:rsidDel="00DB5AB7">
          <w:rPr>
            <w:szCs w:val="20"/>
            <w:rPrChange w:id="2474" w:author="Steven" w:date="2022-04-18T14:11:00Z">
              <w:rPr/>
            </w:rPrChange>
          </w:rPr>
          <w:delText>A load cur</w:delText>
        </w:r>
        <w:r w:rsidR="006A08ED" w:rsidRPr="00BE5A55" w:rsidDel="00DB5AB7">
          <w:rPr>
            <w:szCs w:val="20"/>
            <w:rPrChange w:id="2475" w:author="Steven" w:date="2022-04-18T14:11:00Z">
              <w:rPr/>
            </w:rPrChange>
          </w:rPr>
          <w:delText>ve will probably have to be used to fit this to experimental data.</w:delText>
        </w:r>
        <w:r w:rsidR="007B2F60" w:rsidRPr="00BE5A55" w:rsidDel="00DB5AB7">
          <w:rPr>
            <w:szCs w:val="20"/>
            <w:rPrChange w:id="2476" w:author="Steven" w:date="2022-04-18T14:11:00Z">
              <w:rPr/>
            </w:rPrChange>
          </w:rPr>
          <w:delText xml:space="preserve"> This may be useful for debugging purposes.</w:delText>
        </w:r>
      </w:del>
    </w:p>
    <w:p w14:paraId="7346C84E" w14:textId="52881F2C" w:rsidR="001338ED" w:rsidRPr="00BE5A55" w:rsidDel="00733CC8" w:rsidRDefault="001338ED" w:rsidP="00195D31">
      <w:pPr>
        <w:pStyle w:val="Code0"/>
        <w:rPr>
          <w:del w:id="2477" w:author="Steven" w:date="2022-03-29T16:08:00Z"/>
          <w:szCs w:val="20"/>
          <w:rPrChange w:id="2478" w:author="Steven" w:date="2022-04-18T14:11:00Z">
            <w:rPr>
              <w:del w:id="2479" w:author="Steven" w:date="2022-03-29T16:08:00Z"/>
            </w:rPr>
          </w:rPrChange>
        </w:rPr>
        <w:pPrChange w:id="2480" w:author="Steven" w:date="2022-04-18T14:06:00Z">
          <w:pPr/>
        </w:pPrChange>
      </w:pPr>
      <w:del w:id="2481" w:author="Steven" w:date="2022-03-29T16:08:00Z">
        <w:r w:rsidRPr="00BE5A55" w:rsidDel="00733CC8">
          <w:rPr>
            <w:szCs w:val="20"/>
            <w:rPrChange w:id="2482" w:author="Steven" w:date="2022-04-18T14:11:00Z">
              <w:rPr/>
            </w:rPrChange>
          </w:rPr>
          <w:delText xml:space="preserve">e.g. </w:delText>
        </w:r>
      </w:del>
    </w:p>
    <w:p w14:paraId="17B2D8EC" w14:textId="1F3AA101" w:rsidR="00EC1EFE" w:rsidRPr="00BE5A55" w:rsidDel="00DB5AB7" w:rsidRDefault="009E1898" w:rsidP="00195D31">
      <w:pPr>
        <w:pStyle w:val="Code0"/>
        <w:rPr>
          <w:del w:id="2483" w:author="Steven" w:date="2022-03-30T10:57:00Z"/>
          <w:szCs w:val="20"/>
          <w:rPrChange w:id="2484" w:author="Steven" w:date="2022-04-18T14:11:00Z">
            <w:rPr>
              <w:del w:id="2485" w:author="Steven" w:date="2022-03-30T10:57:00Z"/>
              <w:rFonts w:cs="Courier New"/>
              <w:b/>
              <w:bCs/>
              <w:color w:val="000000"/>
              <w:szCs w:val="20"/>
            </w:rPr>
          </w:rPrChange>
        </w:rPr>
        <w:pPrChange w:id="2486" w:author="Steven" w:date="2022-04-18T14:06:00Z">
          <w:pPr>
            <w:shd w:val="clear" w:color="auto" w:fill="FFFFFF"/>
            <w:jc w:val="left"/>
          </w:pPr>
        </w:pPrChange>
      </w:pPr>
      <w:ins w:id="2487" w:author="Steven LaBelle" w:date="2018-08-21T11:26:00Z">
        <w:del w:id="2488" w:author="Steven" w:date="2022-03-29T16:08:00Z">
          <w:r w:rsidRPr="00BE5A55" w:rsidDel="00733CC8">
            <w:rPr>
              <w:szCs w:val="20"/>
              <w:rPrChange w:id="2489" w:author="Steven" w:date="2022-04-18T14:11:00Z">
                <w:rPr>
                  <w:rFonts w:cs="Courier New"/>
                  <w:color w:val="0000FF"/>
                  <w:szCs w:val="20"/>
                </w:rPr>
              </w:rPrChange>
            </w:rPr>
            <w:br/>
          </w:r>
        </w:del>
      </w:ins>
      <w:del w:id="2490" w:author="Steven" w:date="2022-03-30T10:57:00Z">
        <w:r w:rsidR="00EC1EFE" w:rsidRPr="00BE5A55" w:rsidDel="00DB5AB7">
          <w:rPr>
            <w:szCs w:val="20"/>
            <w:rPrChange w:id="2491" w:author="Steven" w:date="2022-04-18T14:11:00Z">
              <w:rPr>
                <w:rFonts w:cs="Courier New"/>
                <w:color w:val="0000FF"/>
                <w:szCs w:val="20"/>
              </w:rPr>
            </w:rPrChange>
          </w:rPr>
          <w:delText>&lt;angio_stress_policy</w:delText>
        </w:r>
        <w:r w:rsidR="00EC1EFE" w:rsidRPr="00BE5A55" w:rsidDel="00DB5AB7">
          <w:rPr>
            <w:szCs w:val="20"/>
            <w:rPrChange w:id="2492" w:author="Steven" w:date="2022-04-18T14:11:00Z">
              <w:rPr>
                <w:rFonts w:cs="Courier New"/>
                <w:color w:val="000000"/>
                <w:szCs w:val="20"/>
              </w:rPr>
            </w:rPrChange>
          </w:rPr>
          <w:delText xml:space="preserve"> </w:delText>
        </w:r>
        <w:r w:rsidR="00EC1EFE" w:rsidRPr="00BE5A55" w:rsidDel="00DB5AB7">
          <w:rPr>
            <w:szCs w:val="20"/>
            <w:rPrChange w:id="2493" w:author="Steven" w:date="2022-04-18T14:11:00Z">
              <w:rPr>
                <w:rFonts w:cs="Courier New"/>
                <w:color w:val="FF0000"/>
                <w:szCs w:val="20"/>
              </w:rPr>
            </w:rPrChange>
          </w:rPr>
          <w:delText>type</w:delText>
        </w:r>
        <w:r w:rsidR="00EC1EFE" w:rsidRPr="00BE5A55" w:rsidDel="00DB5AB7">
          <w:rPr>
            <w:szCs w:val="20"/>
            <w:rPrChange w:id="2494" w:author="Steven" w:date="2022-04-18T14:11:00Z">
              <w:rPr>
                <w:rFonts w:cs="Courier New"/>
                <w:color w:val="000000"/>
                <w:szCs w:val="20"/>
              </w:rPr>
            </w:rPrChange>
          </w:rPr>
          <w:delText>=</w:delText>
        </w:r>
        <w:r w:rsidR="00EC1EFE" w:rsidRPr="00BE5A55" w:rsidDel="00DB5AB7">
          <w:rPr>
            <w:szCs w:val="20"/>
            <w:rPrChange w:id="2495" w:author="Steven" w:date="2022-04-18T14:11:00Z">
              <w:rPr>
                <w:rFonts w:cs="Courier New"/>
                <w:b/>
                <w:bCs/>
                <w:color w:val="8000FF"/>
                <w:szCs w:val="20"/>
              </w:rPr>
            </w:rPrChange>
          </w:rPr>
          <w:delText>"load_curve_angio_stress_policy"</w:delText>
        </w:r>
        <w:r w:rsidR="00EC1EFE" w:rsidRPr="00BE5A55" w:rsidDel="00DB5AB7">
          <w:rPr>
            <w:szCs w:val="20"/>
            <w:rPrChange w:id="2496" w:author="Steven" w:date="2022-04-18T14:11:00Z">
              <w:rPr>
                <w:rFonts w:cs="Courier New"/>
                <w:color w:val="0000FF"/>
                <w:szCs w:val="20"/>
              </w:rPr>
            </w:rPrChange>
          </w:rPr>
          <w:delText>&gt;</w:delText>
        </w:r>
      </w:del>
    </w:p>
    <w:p w14:paraId="43388CCF" w14:textId="0845165A" w:rsidR="00EC1EFE" w:rsidRPr="00BE5A55" w:rsidDel="00DB5AB7" w:rsidRDefault="00EC1EFE" w:rsidP="00195D31">
      <w:pPr>
        <w:pStyle w:val="Code0"/>
        <w:rPr>
          <w:del w:id="2497" w:author="Steven" w:date="2022-03-30T10:57:00Z"/>
          <w:bCs/>
          <w:szCs w:val="20"/>
          <w:rPrChange w:id="2498" w:author="Steven" w:date="2022-04-18T14:11:00Z">
            <w:rPr>
              <w:del w:id="2499" w:author="Steven" w:date="2022-03-30T10:57:00Z"/>
              <w:rFonts w:cs="Courier New"/>
              <w:b/>
              <w:bCs/>
              <w:color w:val="000000"/>
              <w:szCs w:val="20"/>
            </w:rPr>
          </w:rPrChange>
        </w:rPr>
        <w:pPrChange w:id="2500" w:author="Steven" w:date="2022-04-18T14:06:00Z">
          <w:pPr>
            <w:shd w:val="clear" w:color="auto" w:fill="FFFFFF"/>
            <w:jc w:val="left"/>
          </w:pPr>
        </w:pPrChange>
      </w:pPr>
      <w:del w:id="2501" w:author="Steven" w:date="2022-03-30T10:57:00Z">
        <w:r w:rsidRPr="00BE5A55" w:rsidDel="00DB5AB7">
          <w:rPr>
            <w:bCs/>
            <w:szCs w:val="20"/>
            <w:rPrChange w:id="2502" w:author="Steven" w:date="2022-04-18T14:11:00Z">
              <w:rPr>
                <w:rFonts w:cs="Courier New"/>
                <w:b/>
                <w:bCs/>
                <w:color w:val="000000"/>
                <w:szCs w:val="20"/>
              </w:rPr>
            </w:rPrChange>
          </w:rPr>
          <w:delText xml:space="preserve">    </w:delText>
        </w:r>
        <w:r w:rsidRPr="00BE5A55" w:rsidDel="00DB5AB7">
          <w:rPr>
            <w:szCs w:val="20"/>
            <w:rPrChange w:id="2503" w:author="Steven" w:date="2022-04-18T14:11:00Z">
              <w:rPr>
                <w:rFonts w:cs="Courier New"/>
                <w:color w:val="0000FF"/>
                <w:szCs w:val="20"/>
              </w:rPr>
            </w:rPrChange>
          </w:rPr>
          <w:delText>&lt;sprout_mag</w:delText>
        </w:r>
        <w:r w:rsidRPr="00BE5A55" w:rsidDel="00DB5AB7">
          <w:rPr>
            <w:szCs w:val="20"/>
            <w:rPrChange w:id="2504" w:author="Steven" w:date="2022-04-18T14:11:00Z">
              <w:rPr>
                <w:rFonts w:cs="Courier New"/>
                <w:color w:val="000000"/>
                <w:szCs w:val="20"/>
              </w:rPr>
            </w:rPrChange>
          </w:rPr>
          <w:delText xml:space="preserve"> </w:delText>
        </w:r>
        <w:r w:rsidRPr="00BE5A55" w:rsidDel="00DB5AB7">
          <w:rPr>
            <w:szCs w:val="20"/>
            <w:rPrChange w:id="2505" w:author="Steven" w:date="2022-04-18T14:11:00Z">
              <w:rPr>
                <w:rFonts w:cs="Courier New"/>
                <w:color w:val="FF0000"/>
                <w:szCs w:val="20"/>
              </w:rPr>
            </w:rPrChange>
          </w:rPr>
          <w:delText>lc</w:delText>
        </w:r>
        <w:r w:rsidRPr="00BE5A55" w:rsidDel="00DB5AB7">
          <w:rPr>
            <w:szCs w:val="20"/>
            <w:rPrChange w:id="2506" w:author="Steven" w:date="2022-04-18T14:11:00Z">
              <w:rPr>
                <w:rFonts w:cs="Courier New"/>
                <w:color w:val="000000"/>
                <w:szCs w:val="20"/>
              </w:rPr>
            </w:rPrChange>
          </w:rPr>
          <w:delText>=</w:delText>
        </w:r>
        <w:r w:rsidRPr="00BE5A55" w:rsidDel="00DB5AB7">
          <w:rPr>
            <w:bCs/>
            <w:szCs w:val="20"/>
            <w:rPrChange w:id="2507" w:author="Steven" w:date="2022-04-18T14:11:00Z">
              <w:rPr>
                <w:rFonts w:cs="Courier New"/>
                <w:b/>
                <w:bCs/>
                <w:color w:val="8000FF"/>
                <w:szCs w:val="20"/>
              </w:rPr>
            </w:rPrChange>
          </w:rPr>
          <w:delText>"2"</w:delText>
        </w:r>
        <w:r w:rsidRPr="00BE5A55" w:rsidDel="00DB5AB7">
          <w:rPr>
            <w:szCs w:val="20"/>
            <w:rPrChange w:id="2508" w:author="Steven" w:date="2022-04-18T14:11:00Z">
              <w:rPr>
                <w:rFonts w:cs="Courier New"/>
                <w:color w:val="0000FF"/>
                <w:szCs w:val="20"/>
              </w:rPr>
            </w:rPrChange>
          </w:rPr>
          <w:delText>&gt;</w:delText>
        </w:r>
        <w:r w:rsidRPr="00BE5A55" w:rsidDel="00DB5AB7">
          <w:rPr>
            <w:bCs/>
            <w:szCs w:val="20"/>
            <w:rPrChange w:id="2509" w:author="Steven" w:date="2022-04-18T14:11:00Z">
              <w:rPr>
                <w:rFonts w:cs="Courier New"/>
                <w:b/>
                <w:bCs/>
                <w:color w:val="000000"/>
                <w:szCs w:val="20"/>
              </w:rPr>
            </w:rPrChange>
          </w:rPr>
          <w:delText>1.0</w:delText>
        </w:r>
        <w:r w:rsidRPr="00BE5A55" w:rsidDel="00DB5AB7">
          <w:rPr>
            <w:szCs w:val="20"/>
            <w:rPrChange w:id="2510" w:author="Steven" w:date="2022-04-18T14:11:00Z">
              <w:rPr>
                <w:rFonts w:cs="Courier New"/>
                <w:color w:val="0000FF"/>
                <w:szCs w:val="20"/>
              </w:rPr>
            </w:rPrChange>
          </w:rPr>
          <w:delText>&lt;/sprout_mag&gt;</w:delText>
        </w:r>
      </w:del>
    </w:p>
    <w:p w14:paraId="6B7EA814" w14:textId="507305E2" w:rsidR="00EC1EFE" w:rsidRPr="00BE5A55" w:rsidDel="00DB5AB7" w:rsidRDefault="00EC1EFE" w:rsidP="00195D31">
      <w:pPr>
        <w:pStyle w:val="Code0"/>
        <w:rPr>
          <w:del w:id="2511" w:author="Steven" w:date="2022-03-30T10:57:00Z"/>
          <w:bCs/>
          <w:szCs w:val="20"/>
          <w:rPrChange w:id="2512" w:author="Steven" w:date="2022-04-18T14:11:00Z">
            <w:rPr>
              <w:del w:id="2513" w:author="Steven" w:date="2022-03-30T10:57:00Z"/>
              <w:rFonts w:cs="Courier New"/>
              <w:b/>
              <w:bCs/>
              <w:color w:val="000000"/>
              <w:szCs w:val="20"/>
            </w:rPr>
          </w:rPrChange>
        </w:rPr>
        <w:pPrChange w:id="2514" w:author="Steven" w:date="2022-04-18T14:06:00Z">
          <w:pPr>
            <w:shd w:val="clear" w:color="auto" w:fill="FFFFFF"/>
            <w:jc w:val="left"/>
          </w:pPr>
        </w:pPrChange>
      </w:pPr>
      <w:del w:id="2515" w:author="Steven" w:date="2022-03-30T10:57:00Z">
        <w:r w:rsidRPr="00BE5A55" w:rsidDel="00DB5AB7">
          <w:rPr>
            <w:bCs/>
            <w:szCs w:val="20"/>
            <w:rPrChange w:id="2516" w:author="Steven" w:date="2022-04-18T14:11:00Z">
              <w:rPr>
                <w:rFonts w:cs="Courier New"/>
                <w:b/>
                <w:bCs/>
                <w:color w:val="000000"/>
                <w:szCs w:val="20"/>
              </w:rPr>
            </w:rPrChange>
          </w:rPr>
          <w:delText xml:space="preserve">    </w:delText>
        </w:r>
        <w:r w:rsidRPr="00BE5A55" w:rsidDel="00DB5AB7">
          <w:rPr>
            <w:szCs w:val="20"/>
            <w:rPrChange w:id="2517" w:author="Steven" w:date="2022-04-18T14:11:00Z">
              <w:rPr>
                <w:rFonts w:cs="Courier New"/>
                <w:color w:val="0000FF"/>
                <w:szCs w:val="20"/>
              </w:rPr>
            </w:rPrChange>
          </w:rPr>
          <w:delText>&lt;sprout_width&gt;</w:delText>
        </w:r>
        <w:r w:rsidRPr="00BE5A55" w:rsidDel="00DB5AB7">
          <w:rPr>
            <w:bCs/>
            <w:szCs w:val="20"/>
            <w:rPrChange w:id="2518" w:author="Steven" w:date="2022-04-18T14:11:00Z">
              <w:rPr>
                <w:rFonts w:cs="Courier New"/>
                <w:b/>
                <w:bCs/>
                <w:color w:val="000000"/>
                <w:szCs w:val="20"/>
              </w:rPr>
            </w:rPrChange>
          </w:rPr>
          <w:delText>7.0</w:delText>
        </w:r>
        <w:r w:rsidRPr="00BE5A55" w:rsidDel="00DB5AB7">
          <w:rPr>
            <w:szCs w:val="20"/>
            <w:rPrChange w:id="2519" w:author="Steven" w:date="2022-04-18T14:11:00Z">
              <w:rPr>
                <w:rFonts w:cs="Courier New"/>
                <w:color w:val="0000FF"/>
                <w:szCs w:val="20"/>
              </w:rPr>
            </w:rPrChange>
          </w:rPr>
          <w:delText>&lt;/sprout_width&gt;</w:delText>
        </w:r>
      </w:del>
    </w:p>
    <w:p w14:paraId="75030105" w14:textId="63124CDF" w:rsidR="00EC1EFE" w:rsidRPr="00BE5A55" w:rsidDel="00DB5AB7" w:rsidRDefault="00EC1EFE" w:rsidP="00195D31">
      <w:pPr>
        <w:pStyle w:val="Code0"/>
        <w:rPr>
          <w:del w:id="2520" w:author="Steven" w:date="2022-03-30T10:57:00Z"/>
          <w:bCs/>
          <w:szCs w:val="20"/>
          <w:rPrChange w:id="2521" w:author="Steven" w:date="2022-04-18T14:11:00Z">
            <w:rPr>
              <w:del w:id="2522" w:author="Steven" w:date="2022-03-30T10:57:00Z"/>
              <w:rFonts w:cs="Courier New"/>
              <w:b/>
              <w:bCs/>
              <w:color w:val="000000"/>
              <w:szCs w:val="20"/>
            </w:rPr>
          </w:rPrChange>
        </w:rPr>
        <w:pPrChange w:id="2523" w:author="Steven" w:date="2022-04-18T14:06:00Z">
          <w:pPr>
            <w:shd w:val="clear" w:color="auto" w:fill="FFFFFF"/>
            <w:jc w:val="left"/>
          </w:pPr>
        </w:pPrChange>
      </w:pPr>
      <w:del w:id="2524" w:author="Steven" w:date="2022-03-30T10:57:00Z">
        <w:r w:rsidRPr="00BE5A55" w:rsidDel="00DB5AB7">
          <w:rPr>
            <w:bCs/>
            <w:szCs w:val="20"/>
            <w:rPrChange w:id="2525" w:author="Steven" w:date="2022-04-18T14:11:00Z">
              <w:rPr>
                <w:rFonts w:cs="Courier New"/>
                <w:b/>
                <w:bCs/>
                <w:color w:val="000000"/>
                <w:szCs w:val="20"/>
              </w:rPr>
            </w:rPrChange>
          </w:rPr>
          <w:delText xml:space="preserve">    </w:delText>
        </w:r>
        <w:r w:rsidRPr="00BE5A55" w:rsidDel="00DB5AB7">
          <w:rPr>
            <w:szCs w:val="20"/>
            <w:rPrChange w:id="2526" w:author="Steven" w:date="2022-04-18T14:11:00Z">
              <w:rPr>
                <w:rFonts w:cs="Courier New"/>
                <w:color w:val="0000FF"/>
                <w:szCs w:val="20"/>
              </w:rPr>
            </w:rPrChange>
          </w:rPr>
          <w:delText>&lt;sprout_range&gt;</w:delText>
        </w:r>
        <w:r w:rsidRPr="00BE5A55" w:rsidDel="00DB5AB7">
          <w:rPr>
            <w:bCs/>
            <w:szCs w:val="20"/>
            <w:rPrChange w:id="2527" w:author="Steven" w:date="2022-04-18T14:11:00Z">
              <w:rPr>
                <w:rFonts w:cs="Courier New"/>
                <w:b/>
                <w:bCs/>
                <w:color w:val="000000"/>
                <w:szCs w:val="20"/>
              </w:rPr>
            </w:rPrChange>
          </w:rPr>
          <w:delText>250.0</w:delText>
        </w:r>
        <w:r w:rsidRPr="00BE5A55" w:rsidDel="00DB5AB7">
          <w:rPr>
            <w:szCs w:val="20"/>
            <w:rPrChange w:id="2528" w:author="Steven" w:date="2022-04-18T14:11:00Z">
              <w:rPr>
                <w:rFonts w:cs="Courier New"/>
                <w:color w:val="0000FF"/>
                <w:szCs w:val="20"/>
              </w:rPr>
            </w:rPrChange>
          </w:rPr>
          <w:delText>&lt;/sprout_mag&gt;</w:delText>
        </w:r>
      </w:del>
    </w:p>
    <w:p w14:paraId="0F4B2377" w14:textId="4AB11CC8" w:rsidR="00EC1EFE" w:rsidRPr="00BE5A55" w:rsidDel="00DB5AB7" w:rsidRDefault="00EC1EFE" w:rsidP="00195D31">
      <w:pPr>
        <w:pStyle w:val="Code0"/>
        <w:rPr>
          <w:del w:id="2529" w:author="Steven" w:date="2022-03-30T10:57:00Z"/>
          <w:bCs/>
          <w:szCs w:val="20"/>
          <w:rPrChange w:id="2530" w:author="Steven" w:date="2022-04-18T14:11:00Z">
            <w:rPr>
              <w:del w:id="2531" w:author="Steven" w:date="2022-03-30T10:57:00Z"/>
              <w:rFonts w:cs="Courier New"/>
              <w:b/>
              <w:bCs/>
              <w:color w:val="000000"/>
              <w:szCs w:val="20"/>
            </w:rPr>
          </w:rPrChange>
        </w:rPr>
        <w:pPrChange w:id="2532" w:author="Steven" w:date="2022-04-18T14:06:00Z">
          <w:pPr>
            <w:shd w:val="clear" w:color="auto" w:fill="FFFFFF"/>
            <w:jc w:val="left"/>
          </w:pPr>
        </w:pPrChange>
      </w:pPr>
      <w:del w:id="2533" w:author="Steven" w:date="2022-03-30T10:57:00Z">
        <w:r w:rsidRPr="00BE5A55" w:rsidDel="00DB5AB7">
          <w:rPr>
            <w:bCs/>
            <w:szCs w:val="20"/>
            <w:rPrChange w:id="2534" w:author="Steven" w:date="2022-04-18T14:11:00Z">
              <w:rPr>
                <w:rFonts w:cs="Courier New"/>
                <w:b/>
                <w:bCs/>
                <w:color w:val="000000"/>
                <w:szCs w:val="20"/>
              </w:rPr>
            </w:rPrChange>
          </w:rPr>
          <w:delText xml:space="preserve">    </w:delText>
        </w:r>
        <w:r w:rsidRPr="00BE5A55" w:rsidDel="00DB5AB7">
          <w:rPr>
            <w:szCs w:val="20"/>
            <w:rPrChange w:id="2535" w:author="Steven" w:date="2022-04-18T14:11:00Z">
              <w:rPr>
                <w:rFonts w:cs="Courier New"/>
                <w:color w:val="0000FF"/>
                <w:szCs w:val="20"/>
              </w:rPr>
            </w:rPrChange>
          </w:rPr>
          <w:delText>&lt;sprout_radius_multiplier&gt;</w:delText>
        </w:r>
        <w:r w:rsidRPr="00BE5A55" w:rsidDel="00DB5AB7">
          <w:rPr>
            <w:bCs/>
            <w:szCs w:val="20"/>
            <w:rPrChange w:id="2536" w:author="Steven" w:date="2022-04-18T14:11:00Z">
              <w:rPr>
                <w:rFonts w:cs="Courier New"/>
                <w:b/>
                <w:bCs/>
                <w:color w:val="000000"/>
                <w:szCs w:val="20"/>
              </w:rPr>
            </w:rPrChange>
          </w:rPr>
          <w:delText>3.0</w:delText>
        </w:r>
        <w:r w:rsidRPr="00BE5A55" w:rsidDel="00DB5AB7">
          <w:rPr>
            <w:szCs w:val="20"/>
            <w:rPrChange w:id="2537" w:author="Steven" w:date="2022-04-18T14:11:00Z">
              <w:rPr>
                <w:rFonts w:cs="Courier New"/>
                <w:color w:val="0000FF"/>
                <w:szCs w:val="20"/>
              </w:rPr>
            </w:rPrChange>
          </w:rPr>
          <w:delText>&lt;/sprout_radius_multiplier&gt;</w:delText>
        </w:r>
      </w:del>
    </w:p>
    <w:p w14:paraId="509C4F71" w14:textId="1FBD5E00" w:rsidR="00EC1EFE" w:rsidRPr="00BE5A55" w:rsidDel="00DB5AB7" w:rsidRDefault="00EC1EFE" w:rsidP="00195D31">
      <w:pPr>
        <w:pStyle w:val="Code0"/>
        <w:rPr>
          <w:del w:id="2538" w:author="Steven" w:date="2022-03-30T10:57:00Z"/>
          <w:szCs w:val="20"/>
          <w:rPrChange w:id="2539" w:author="Steven" w:date="2022-04-18T14:11:00Z">
            <w:rPr>
              <w:del w:id="2540" w:author="Steven" w:date="2022-03-30T10:57:00Z"/>
            </w:rPr>
          </w:rPrChange>
        </w:rPr>
        <w:pPrChange w:id="2541" w:author="Steven" w:date="2022-04-18T14:06:00Z">
          <w:pPr>
            <w:shd w:val="clear" w:color="auto" w:fill="FFFFFF"/>
            <w:jc w:val="left"/>
          </w:pPr>
        </w:pPrChange>
      </w:pPr>
      <w:del w:id="2542" w:author="Steven" w:date="2022-03-30T10:57:00Z">
        <w:r w:rsidRPr="00BE5A55" w:rsidDel="00DB5AB7">
          <w:rPr>
            <w:szCs w:val="20"/>
            <w:rPrChange w:id="2543" w:author="Steven" w:date="2022-04-18T14:11:00Z">
              <w:rPr>
                <w:rFonts w:cs="Courier New"/>
                <w:color w:val="0000FF"/>
                <w:szCs w:val="20"/>
              </w:rPr>
            </w:rPrChange>
          </w:rPr>
          <w:delText>&lt;/angio_stress_policy&gt;</w:delText>
        </w:r>
      </w:del>
    </w:p>
    <w:p w14:paraId="797C61A1" w14:textId="72DC0415" w:rsidR="001338ED" w:rsidRPr="00BE5A55" w:rsidDel="00733CC8" w:rsidRDefault="001338ED" w:rsidP="00195D31">
      <w:pPr>
        <w:pStyle w:val="Code0"/>
        <w:rPr>
          <w:ins w:id="2544" w:author="Steven LaBelle" w:date="2019-04-17T18:25:00Z"/>
          <w:del w:id="2545" w:author="Steven" w:date="2022-03-29T16:08:00Z"/>
          <w:szCs w:val="20"/>
          <w:rPrChange w:id="2546" w:author="Steven" w:date="2022-04-18T14:11:00Z">
            <w:rPr>
              <w:ins w:id="2547" w:author="Steven LaBelle" w:date="2019-04-17T18:25:00Z"/>
              <w:del w:id="2548" w:author="Steven" w:date="2022-03-29T16:08:00Z"/>
            </w:rPr>
          </w:rPrChange>
        </w:rPr>
        <w:pPrChange w:id="2549" w:author="Steven" w:date="2022-04-18T14:06:00Z">
          <w:pPr/>
        </w:pPrChange>
      </w:pPr>
    </w:p>
    <w:p w14:paraId="155DBF79" w14:textId="302BCEEC" w:rsidR="000B5C6C" w:rsidRPr="00BE5A55" w:rsidDel="00DB5AB7" w:rsidRDefault="000B5C6C" w:rsidP="00195D31">
      <w:pPr>
        <w:pStyle w:val="Code0"/>
        <w:rPr>
          <w:ins w:id="2550" w:author="Steven LaBelle" w:date="2019-04-17T18:25:00Z"/>
          <w:del w:id="2551" w:author="Steven" w:date="2022-03-30T10:57:00Z"/>
          <w:szCs w:val="20"/>
          <w:rPrChange w:id="2552" w:author="Steven" w:date="2022-04-18T14:11:00Z">
            <w:rPr>
              <w:ins w:id="2553" w:author="Steven LaBelle" w:date="2019-04-17T18:25:00Z"/>
              <w:del w:id="2554" w:author="Steven" w:date="2022-03-30T10:57:00Z"/>
            </w:rPr>
          </w:rPrChange>
        </w:rPr>
        <w:pPrChange w:id="2555" w:author="Steven" w:date="2022-04-18T14:06:00Z">
          <w:pPr>
            <w:pStyle w:val="Heading4"/>
          </w:pPr>
        </w:pPrChange>
      </w:pPr>
      <w:ins w:id="2556" w:author="Steven LaBelle" w:date="2019-04-17T18:25:00Z">
        <w:del w:id="2557" w:author="Steven" w:date="2022-03-30T10:57:00Z">
          <w:r w:rsidRPr="00BE5A55" w:rsidDel="00DB5AB7">
            <w:rPr>
              <w:szCs w:val="20"/>
              <w:rPrChange w:id="2558" w:author="Steven" w:date="2022-04-18T14:11:00Z">
                <w:rPr/>
              </w:rPrChange>
            </w:rPr>
            <w:delText>Load Curve Density Scaled Angio Stress Policy (Recomended)</w:delText>
          </w:r>
        </w:del>
      </w:ins>
    </w:p>
    <w:p w14:paraId="488738F5" w14:textId="315194D0" w:rsidR="000B5C6C" w:rsidRPr="00BE5A55" w:rsidDel="00DB5AB7" w:rsidRDefault="000B5C6C" w:rsidP="00195D31">
      <w:pPr>
        <w:pStyle w:val="Code0"/>
        <w:rPr>
          <w:ins w:id="2559" w:author="Steven LaBelle" w:date="2019-04-17T18:25:00Z"/>
          <w:del w:id="2560" w:author="Steven" w:date="2022-03-30T10:57:00Z"/>
          <w:szCs w:val="20"/>
          <w:rPrChange w:id="2561" w:author="Steven" w:date="2022-04-18T14:11:00Z">
            <w:rPr>
              <w:ins w:id="2562" w:author="Steven LaBelle" w:date="2019-04-17T18:25:00Z"/>
              <w:del w:id="2563" w:author="Steven" w:date="2022-03-30T10:57:00Z"/>
            </w:rPr>
          </w:rPrChange>
        </w:rPr>
        <w:pPrChange w:id="2564" w:author="Steven" w:date="2022-04-18T14:06:00Z">
          <w:pPr/>
        </w:pPrChange>
      </w:pPr>
      <w:ins w:id="2565" w:author="Steven LaBelle" w:date="2019-04-17T18:25:00Z">
        <w:del w:id="2566" w:author="Steven" w:date="2022-03-30T10:57:00Z">
          <w:r w:rsidRPr="00BE5A55" w:rsidDel="00DB5AB7">
            <w:rPr>
              <w:szCs w:val="20"/>
              <w:rPrChange w:id="2567" w:author="Steven" w:date="2022-04-18T14:11:00Z">
                <w:rPr/>
              </w:rPrChange>
            </w:rPr>
            <w:delText xml:space="preserve"> Users may specify the stress exerted by active tips over time with a load curve. This may be useful for debugging purposes. The stress is scaled by the local density scale at the current time.</w:delText>
          </w:r>
        </w:del>
      </w:ins>
    </w:p>
    <w:p w14:paraId="06A0EB18" w14:textId="60DC2D93" w:rsidR="000B5C6C" w:rsidRPr="00BE5A55" w:rsidDel="00733CC8" w:rsidRDefault="000B5C6C" w:rsidP="00195D31">
      <w:pPr>
        <w:pStyle w:val="Code0"/>
        <w:rPr>
          <w:ins w:id="2568" w:author="Steven LaBelle" w:date="2019-04-17T18:25:00Z"/>
          <w:del w:id="2569" w:author="Steven" w:date="2022-03-29T16:08:00Z"/>
          <w:szCs w:val="20"/>
          <w:rPrChange w:id="2570" w:author="Steven" w:date="2022-04-18T14:11:00Z">
            <w:rPr>
              <w:ins w:id="2571" w:author="Steven LaBelle" w:date="2019-04-17T18:25:00Z"/>
              <w:del w:id="2572" w:author="Steven" w:date="2022-03-29T16:08:00Z"/>
            </w:rPr>
          </w:rPrChange>
        </w:rPr>
        <w:pPrChange w:id="2573" w:author="Steven" w:date="2022-04-18T14:06:00Z">
          <w:pPr/>
        </w:pPrChange>
      </w:pPr>
      <w:ins w:id="2574" w:author="Steven LaBelle" w:date="2019-04-17T18:25:00Z">
        <w:del w:id="2575" w:author="Steven" w:date="2022-03-29T16:08:00Z">
          <w:r w:rsidRPr="00BE5A55" w:rsidDel="00733CC8">
            <w:rPr>
              <w:szCs w:val="20"/>
              <w:rPrChange w:id="2576" w:author="Steven" w:date="2022-04-18T14:11:00Z">
                <w:rPr/>
              </w:rPrChange>
            </w:rPr>
            <w:delText xml:space="preserve">e.g. </w:delText>
          </w:r>
        </w:del>
      </w:ins>
    </w:p>
    <w:p w14:paraId="6667B442" w14:textId="3B0B36D2" w:rsidR="000B5C6C" w:rsidRPr="00BE5A55" w:rsidDel="00DB5AB7" w:rsidRDefault="000B5C6C" w:rsidP="00195D31">
      <w:pPr>
        <w:pStyle w:val="Code0"/>
        <w:rPr>
          <w:ins w:id="2577" w:author="Steven LaBelle" w:date="2019-04-17T18:25:00Z"/>
          <w:del w:id="2578" w:author="Steven" w:date="2022-03-30T10:57:00Z"/>
          <w:szCs w:val="20"/>
          <w:rPrChange w:id="2579" w:author="Steven" w:date="2022-04-18T14:11:00Z">
            <w:rPr>
              <w:ins w:id="2580" w:author="Steven LaBelle" w:date="2019-04-17T18:25:00Z"/>
              <w:del w:id="2581" w:author="Steven" w:date="2022-03-30T10:57:00Z"/>
              <w:rFonts w:cs="Courier New"/>
              <w:b/>
              <w:bCs/>
              <w:color w:val="000000"/>
              <w:szCs w:val="20"/>
            </w:rPr>
          </w:rPrChange>
        </w:rPr>
        <w:pPrChange w:id="2582" w:author="Steven" w:date="2022-04-18T14:06:00Z">
          <w:pPr>
            <w:shd w:val="clear" w:color="auto" w:fill="FFFFFF"/>
            <w:jc w:val="left"/>
          </w:pPr>
        </w:pPrChange>
      </w:pPr>
      <w:ins w:id="2583" w:author="Steven LaBelle" w:date="2019-04-17T18:25:00Z">
        <w:del w:id="2584" w:author="Steven" w:date="2022-03-29T16:08:00Z">
          <w:r w:rsidRPr="00BE5A55" w:rsidDel="00733CC8">
            <w:rPr>
              <w:szCs w:val="20"/>
              <w:rPrChange w:id="2585" w:author="Steven" w:date="2022-04-18T14:11:00Z">
                <w:rPr>
                  <w:rFonts w:cs="Courier New"/>
                  <w:color w:val="0000FF"/>
                  <w:szCs w:val="20"/>
                </w:rPr>
              </w:rPrChange>
            </w:rPr>
            <w:br/>
          </w:r>
        </w:del>
        <w:del w:id="2586" w:author="Steven" w:date="2022-03-30T10:57:00Z">
          <w:r w:rsidRPr="00BE5A55" w:rsidDel="00DB5AB7">
            <w:rPr>
              <w:szCs w:val="20"/>
              <w:rPrChange w:id="2587" w:author="Steven" w:date="2022-04-18T14:11:00Z">
                <w:rPr>
                  <w:rFonts w:cs="Courier New"/>
                  <w:color w:val="0000FF"/>
                  <w:szCs w:val="20"/>
                </w:rPr>
              </w:rPrChange>
            </w:rPr>
            <w:delText>&lt;angio_stress_policy</w:delText>
          </w:r>
          <w:r w:rsidRPr="00BE5A55" w:rsidDel="00DB5AB7">
            <w:rPr>
              <w:szCs w:val="20"/>
              <w:rPrChange w:id="2588" w:author="Steven" w:date="2022-04-18T14:11:00Z">
                <w:rPr>
                  <w:rFonts w:cs="Courier New"/>
                  <w:color w:val="000000"/>
                  <w:szCs w:val="20"/>
                </w:rPr>
              </w:rPrChange>
            </w:rPr>
            <w:delText xml:space="preserve"> </w:delText>
          </w:r>
          <w:r w:rsidRPr="00BE5A55" w:rsidDel="00DB5AB7">
            <w:rPr>
              <w:szCs w:val="20"/>
              <w:rPrChange w:id="2589" w:author="Steven" w:date="2022-04-18T14:11:00Z">
                <w:rPr>
                  <w:rFonts w:cs="Courier New"/>
                  <w:color w:val="FF0000"/>
                  <w:szCs w:val="20"/>
                </w:rPr>
              </w:rPrChange>
            </w:rPr>
            <w:delText>type</w:delText>
          </w:r>
          <w:r w:rsidRPr="00BE5A55" w:rsidDel="00DB5AB7">
            <w:rPr>
              <w:szCs w:val="20"/>
              <w:rPrChange w:id="2590" w:author="Steven" w:date="2022-04-18T14:11:00Z">
                <w:rPr>
                  <w:rFonts w:cs="Courier New"/>
                  <w:color w:val="000000"/>
                  <w:szCs w:val="20"/>
                </w:rPr>
              </w:rPrChange>
            </w:rPr>
            <w:delText>=</w:delText>
          </w:r>
          <w:r w:rsidRPr="00BE5A55" w:rsidDel="00DB5AB7">
            <w:rPr>
              <w:szCs w:val="20"/>
              <w:rPrChange w:id="2591" w:author="Steven" w:date="2022-04-18T14:11:00Z">
                <w:rPr>
                  <w:rFonts w:cs="Courier New"/>
                  <w:b/>
                  <w:bCs/>
                  <w:color w:val="8000FF"/>
                  <w:szCs w:val="20"/>
                </w:rPr>
              </w:rPrChange>
            </w:rPr>
            <w:delText>"load_curve_den_angio_stress_policy"</w:delText>
          </w:r>
          <w:r w:rsidRPr="00BE5A55" w:rsidDel="00DB5AB7">
            <w:rPr>
              <w:szCs w:val="20"/>
              <w:rPrChange w:id="2592" w:author="Steven" w:date="2022-04-18T14:11:00Z">
                <w:rPr>
                  <w:rFonts w:cs="Courier New"/>
                  <w:color w:val="0000FF"/>
                  <w:szCs w:val="20"/>
                </w:rPr>
              </w:rPrChange>
            </w:rPr>
            <w:delText>&gt;</w:delText>
          </w:r>
        </w:del>
      </w:ins>
    </w:p>
    <w:p w14:paraId="337B3F30" w14:textId="6001669C" w:rsidR="000B5C6C" w:rsidRPr="00BE5A55" w:rsidDel="00DB5AB7" w:rsidRDefault="000B5C6C" w:rsidP="00195D31">
      <w:pPr>
        <w:pStyle w:val="Code0"/>
        <w:rPr>
          <w:ins w:id="2593" w:author="Steven LaBelle" w:date="2019-04-17T18:25:00Z"/>
          <w:del w:id="2594" w:author="Steven" w:date="2022-03-30T10:57:00Z"/>
          <w:bCs/>
          <w:szCs w:val="20"/>
          <w:rPrChange w:id="2595" w:author="Steven" w:date="2022-04-18T14:11:00Z">
            <w:rPr>
              <w:ins w:id="2596" w:author="Steven LaBelle" w:date="2019-04-17T18:25:00Z"/>
              <w:del w:id="2597" w:author="Steven" w:date="2022-03-30T10:57:00Z"/>
              <w:rFonts w:cs="Courier New"/>
              <w:b/>
              <w:bCs/>
              <w:color w:val="000000"/>
              <w:szCs w:val="20"/>
            </w:rPr>
          </w:rPrChange>
        </w:rPr>
        <w:pPrChange w:id="2598" w:author="Steven" w:date="2022-04-18T14:06:00Z">
          <w:pPr>
            <w:shd w:val="clear" w:color="auto" w:fill="FFFFFF"/>
            <w:jc w:val="left"/>
          </w:pPr>
        </w:pPrChange>
      </w:pPr>
      <w:ins w:id="2599" w:author="Steven LaBelle" w:date="2019-04-17T18:25:00Z">
        <w:del w:id="2600" w:author="Steven" w:date="2022-03-30T10:57:00Z">
          <w:r w:rsidRPr="00BE5A55" w:rsidDel="00DB5AB7">
            <w:rPr>
              <w:bCs/>
              <w:szCs w:val="20"/>
              <w:rPrChange w:id="2601" w:author="Steven" w:date="2022-04-18T14:11:00Z">
                <w:rPr>
                  <w:rFonts w:cs="Courier New"/>
                  <w:b/>
                  <w:bCs/>
                  <w:color w:val="000000"/>
                  <w:szCs w:val="20"/>
                </w:rPr>
              </w:rPrChange>
            </w:rPr>
            <w:delText xml:space="preserve">    </w:delText>
          </w:r>
          <w:r w:rsidRPr="00BE5A55" w:rsidDel="00DB5AB7">
            <w:rPr>
              <w:szCs w:val="20"/>
              <w:rPrChange w:id="2602" w:author="Steven" w:date="2022-04-18T14:11:00Z">
                <w:rPr>
                  <w:rFonts w:cs="Courier New"/>
                  <w:color w:val="0000FF"/>
                  <w:szCs w:val="20"/>
                </w:rPr>
              </w:rPrChange>
            </w:rPr>
            <w:delText>&lt;sprout_mag</w:delText>
          </w:r>
          <w:r w:rsidRPr="00BE5A55" w:rsidDel="00DB5AB7">
            <w:rPr>
              <w:szCs w:val="20"/>
              <w:rPrChange w:id="2603" w:author="Steven" w:date="2022-04-18T14:11:00Z">
                <w:rPr>
                  <w:rFonts w:cs="Courier New"/>
                  <w:color w:val="000000"/>
                  <w:szCs w:val="20"/>
                </w:rPr>
              </w:rPrChange>
            </w:rPr>
            <w:delText xml:space="preserve"> </w:delText>
          </w:r>
          <w:r w:rsidRPr="00BE5A55" w:rsidDel="00DB5AB7">
            <w:rPr>
              <w:szCs w:val="20"/>
              <w:rPrChange w:id="2604" w:author="Steven" w:date="2022-04-18T14:11:00Z">
                <w:rPr>
                  <w:rFonts w:cs="Courier New"/>
                  <w:color w:val="FF0000"/>
                  <w:szCs w:val="20"/>
                </w:rPr>
              </w:rPrChange>
            </w:rPr>
            <w:delText>lc</w:delText>
          </w:r>
          <w:r w:rsidRPr="00BE5A55" w:rsidDel="00DB5AB7">
            <w:rPr>
              <w:szCs w:val="20"/>
              <w:rPrChange w:id="2605" w:author="Steven" w:date="2022-04-18T14:11:00Z">
                <w:rPr>
                  <w:rFonts w:cs="Courier New"/>
                  <w:color w:val="000000"/>
                  <w:szCs w:val="20"/>
                </w:rPr>
              </w:rPrChange>
            </w:rPr>
            <w:delText>=</w:delText>
          </w:r>
          <w:r w:rsidRPr="00BE5A55" w:rsidDel="00DB5AB7">
            <w:rPr>
              <w:bCs/>
              <w:szCs w:val="20"/>
              <w:rPrChange w:id="2606" w:author="Steven" w:date="2022-04-18T14:11:00Z">
                <w:rPr>
                  <w:rFonts w:cs="Courier New"/>
                  <w:b/>
                  <w:bCs/>
                  <w:color w:val="8000FF"/>
                  <w:szCs w:val="20"/>
                </w:rPr>
              </w:rPrChange>
            </w:rPr>
            <w:delText>"2"</w:delText>
          </w:r>
          <w:r w:rsidRPr="00BE5A55" w:rsidDel="00DB5AB7">
            <w:rPr>
              <w:szCs w:val="20"/>
              <w:rPrChange w:id="2607" w:author="Steven" w:date="2022-04-18T14:11:00Z">
                <w:rPr>
                  <w:rFonts w:cs="Courier New"/>
                  <w:color w:val="0000FF"/>
                  <w:szCs w:val="20"/>
                </w:rPr>
              </w:rPrChange>
            </w:rPr>
            <w:delText>&gt;</w:delText>
          </w:r>
          <w:r w:rsidRPr="00BE5A55" w:rsidDel="00DB5AB7">
            <w:rPr>
              <w:bCs/>
              <w:szCs w:val="20"/>
              <w:rPrChange w:id="2608" w:author="Steven" w:date="2022-04-18T14:11:00Z">
                <w:rPr>
                  <w:rFonts w:cs="Courier New"/>
                  <w:b/>
                  <w:bCs/>
                  <w:color w:val="000000"/>
                  <w:szCs w:val="20"/>
                </w:rPr>
              </w:rPrChange>
            </w:rPr>
            <w:delText>1.0</w:delText>
          </w:r>
          <w:r w:rsidRPr="00BE5A55" w:rsidDel="00DB5AB7">
            <w:rPr>
              <w:szCs w:val="20"/>
              <w:rPrChange w:id="2609" w:author="Steven" w:date="2022-04-18T14:11:00Z">
                <w:rPr>
                  <w:rFonts w:cs="Courier New"/>
                  <w:color w:val="0000FF"/>
                  <w:szCs w:val="20"/>
                </w:rPr>
              </w:rPrChange>
            </w:rPr>
            <w:delText>&lt;/sprout_mag&gt;</w:delText>
          </w:r>
        </w:del>
      </w:ins>
    </w:p>
    <w:p w14:paraId="1A33EDE8" w14:textId="1F70D6BD" w:rsidR="000B5C6C" w:rsidRPr="00BE5A55" w:rsidDel="00DB5AB7" w:rsidRDefault="000B5C6C" w:rsidP="00195D31">
      <w:pPr>
        <w:pStyle w:val="Code0"/>
        <w:rPr>
          <w:ins w:id="2610" w:author="Steven LaBelle" w:date="2019-04-17T18:25:00Z"/>
          <w:del w:id="2611" w:author="Steven" w:date="2022-03-30T10:57:00Z"/>
          <w:bCs/>
          <w:szCs w:val="20"/>
          <w:rPrChange w:id="2612" w:author="Steven" w:date="2022-04-18T14:11:00Z">
            <w:rPr>
              <w:ins w:id="2613" w:author="Steven LaBelle" w:date="2019-04-17T18:25:00Z"/>
              <w:del w:id="2614" w:author="Steven" w:date="2022-03-30T10:57:00Z"/>
              <w:rFonts w:cs="Courier New"/>
              <w:b/>
              <w:bCs/>
              <w:color w:val="000000"/>
              <w:szCs w:val="20"/>
            </w:rPr>
          </w:rPrChange>
        </w:rPr>
        <w:pPrChange w:id="2615" w:author="Steven" w:date="2022-04-18T14:06:00Z">
          <w:pPr>
            <w:shd w:val="clear" w:color="auto" w:fill="FFFFFF"/>
            <w:jc w:val="left"/>
          </w:pPr>
        </w:pPrChange>
      </w:pPr>
      <w:ins w:id="2616" w:author="Steven LaBelle" w:date="2019-04-17T18:25:00Z">
        <w:del w:id="2617" w:author="Steven" w:date="2022-03-30T10:57:00Z">
          <w:r w:rsidRPr="00BE5A55" w:rsidDel="00DB5AB7">
            <w:rPr>
              <w:bCs/>
              <w:szCs w:val="20"/>
              <w:rPrChange w:id="2618" w:author="Steven" w:date="2022-04-18T14:11:00Z">
                <w:rPr>
                  <w:rFonts w:cs="Courier New"/>
                  <w:b/>
                  <w:bCs/>
                  <w:color w:val="000000"/>
                  <w:szCs w:val="20"/>
                </w:rPr>
              </w:rPrChange>
            </w:rPr>
            <w:delText xml:space="preserve">    </w:delText>
          </w:r>
          <w:r w:rsidRPr="00BE5A55" w:rsidDel="00DB5AB7">
            <w:rPr>
              <w:szCs w:val="20"/>
              <w:rPrChange w:id="2619" w:author="Steven" w:date="2022-04-18T14:11:00Z">
                <w:rPr>
                  <w:rFonts w:cs="Courier New"/>
                  <w:color w:val="0000FF"/>
                  <w:szCs w:val="20"/>
                </w:rPr>
              </w:rPrChange>
            </w:rPr>
            <w:delText>&lt;sprout_width&gt;</w:delText>
          </w:r>
          <w:r w:rsidRPr="00BE5A55" w:rsidDel="00DB5AB7">
            <w:rPr>
              <w:bCs/>
              <w:szCs w:val="20"/>
              <w:rPrChange w:id="2620" w:author="Steven" w:date="2022-04-18T14:11:00Z">
                <w:rPr>
                  <w:rFonts w:cs="Courier New"/>
                  <w:b/>
                  <w:bCs/>
                  <w:color w:val="000000"/>
                  <w:szCs w:val="20"/>
                </w:rPr>
              </w:rPrChange>
            </w:rPr>
            <w:delText>7.0</w:delText>
          </w:r>
          <w:r w:rsidRPr="00BE5A55" w:rsidDel="00DB5AB7">
            <w:rPr>
              <w:szCs w:val="20"/>
              <w:rPrChange w:id="2621" w:author="Steven" w:date="2022-04-18T14:11:00Z">
                <w:rPr>
                  <w:rFonts w:cs="Courier New"/>
                  <w:color w:val="0000FF"/>
                  <w:szCs w:val="20"/>
                </w:rPr>
              </w:rPrChange>
            </w:rPr>
            <w:delText>&lt;/sprout_width&gt;</w:delText>
          </w:r>
        </w:del>
      </w:ins>
    </w:p>
    <w:p w14:paraId="553A8C1C" w14:textId="3E1FC523" w:rsidR="000B5C6C" w:rsidRPr="00BE5A55" w:rsidDel="00DB5AB7" w:rsidRDefault="000B5C6C" w:rsidP="00195D31">
      <w:pPr>
        <w:pStyle w:val="Code0"/>
        <w:rPr>
          <w:ins w:id="2622" w:author="Steven LaBelle" w:date="2019-04-17T18:25:00Z"/>
          <w:del w:id="2623" w:author="Steven" w:date="2022-03-30T10:57:00Z"/>
          <w:bCs/>
          <w:szCs w:val="20"/>
          <w:rPrChange w:id="2624" w:author="Steven" w:date="2022-04-18T14:11:00Z">
            <w:rPr>
              <w:ins w:id="2625" w:author="Steven LaBelle" w:date="2019-04-17T18:25:00Z"/>
              <w:del w:id="2626" w:author="Steven" w:date="2022-03-30T10:57:00Z"/>
              <w:rFonts w:cs="Courier New"/>
              <w:b/>
              <w:bCs/>
              <w:color w:val="000000"/>
              <w:szCs w:val="20"/>
            </w:rPr>
          </w:rPrChange>
        </w:rPr>
        <w:pPrChange w:id="2627" w:author="Steven" w:date="2022-04-18T14:06:00Z">
          <w:pPr>
            <w:shd w:val="clear" w:color="auto" w:fill="FFFFFF"/>
            <w:jc w:val="left"/>
          </w:pPr>
        </w:pPrChange>
      </w:pPr>
      <w:ins w:id="2628" w:author="Steven LaBelle" w:date="2019-04-17T18:25:00Z">
        <w:del w:id="2629" w:author="Steven" w:date="2022-03-30T10:57:00Z">
          <w:r w:rsidRPr="00BE5A55" w:rsidDel="00DB5AB7">
            <w:rPr>
              <w:bCs/>
              <w:szCs w:val="20"/>
              <w:rPrChange w:id="2630" w:author="Steven" w:date="2022-04-18T14:11:00Z">
                <w:rPr>
                  <w:rFonts w:cs="Courier New"/>
                  <w:b/>
                  <w:bCs/>
                  <w:color w:val="000000"/>
                  <w:szCs w:val="20"/>
                </w:rPr>
              </w:rPrChange>
            </w:rPr>
            <w:delText xml:space="preserve">    </w:delText>
          </w:r>
          <w:r w:rsidRPr="00BE5A55" w:rsidDel="00DB5AB7">
            <w:rPr>
              <w:szCs w:val="20"/>
              <w:rPrChange w:id="2631" w:author="Steven" w:date="2022-04-18T14:11:00Z">
                <w:rPr>
                  <w:rFonts w:cs="Courier New"/>
                  <w:color w:val="0000FF"/>
                  <w:szCs w:val="20"/>
                </w:rPr>
              </w:rPrChange>
            </w:rPr>
            <w:delText>&lt;sprout_range&gt;</w:delText>
          </w:r>
          <w:r w:rsidRPr="00BE5A55" w:rsidDel="00DB5AB7">
            <w:rPr>
              <w:bCs/>
              <w:szCs w:val="20"/>
              <w:rPrChange w:id="2632" w:author="Steven" w:date="2022-04-18T14:11:00Z">
                <w:rPr>
                  <w:rFonts w:cs="Courier New"/>
                  <w:b/>
                  <w:bCs/>
                  <w:color w:val="000000"/>
                  <w:szCs w:val="20"/>
                </w:rPr>
              </w:rPrChange>
            </w:rPr>
            <w:delText>250.0</w:delText>
          </w:r>
          <w:r w:rsidRPr="00BE5A55" w:rsidDel="00DB5AB7">
            <w:rPr>
              <w:szCs w:val="20"/>
              <w:rPrChange w:id="2633" w:author="Steven" w:date="2022-04-18T14:11:00Z">
                <w:rPr>
                  <w:rFonts w:cs="Courier New"/>
                  <w:color w:val="0000FF"/>
                  <w:szCs w:val="20"/>
                </w:rPr>
              </w:rPrChange>
            </w:rPr>
            <w:delText>&lt;/sprout_mag&gt;</w:delText>
          </w:r>
        </w:del>
      </w:ins>
    </w:p>
    <w:p w14:paraId="421DFC2B" w14:textId="7F810994" w:rsidR="000B5C6C" w:rsidRPr="00BE5A55" w:rsidDel="00DB5AB7" w:rsidRDefault="000B5C6C" w:rsidP="00195D31">
      <w:pPr>
        <w:pStyle w:val="Code0"/>
        <w:rPr>
          <w:ins w:id="2634" w:author="Steven LaBelle" w:date="2019-04-17T18:25:00Z"/>
          <w:del w:id="2635" w:author="Steven" w:date="2022-03-30T10:57:00Z"/>
          <w:bCs/>
          <w:szCs w:val="20"/>
          <w:rPrChange w:id="2636" w:author="Steven" w:date="2022-04-18T14:11:00Z">
            <w:rPr>
              <w:ins w:id="2637" w:author="Steven LaBelle" w:date="2019-04-17T18:25:00Z"/>
              <w:del w:id="2638" w:author="Steven" w:date="2022-03-30T10:57:00Z"/>
              <w:rFonts w:cs="Courier New"/>
              <w:b/>
              <w:bCs/>
              <w:color w:val="000000"/>
              <w:szCs w:val="20"/>
            </w:rPr>
          </w:rPrChange>
        </w:rPr>
        <w:pPrChange w:id="2639" w:author="Steven" w:date="2022-04-18T14:06:00Z">
          <w:pPr>
            <w:shd w:val="clear" w:color="auto" w:fill="FFFFFF"/>
            <w:jc w:val="left"/>
          </w:pPr>
        </w:pPrChange>
      </w:pPr>
      <w:ins w:id="2640" w:author="Steven LaBelle" w:date="2019-04-17T18:25:00Z">
        <w:del w:id="2641" w:author="Steven" w:date="2022-03-30T10:57:00Z">
          <w:r w:rsidRPr="00BE5A55" w:rsidDel="00DB5AB7">
            <w:rPr>
              <w:bCs/>
              <w:szCs w:val="20"/>
              <w:rPrChange w:id="2642" w:author="Steven" w:date="2022-04-18T14:11:00Z">
                <w:rPr>
                  <w:rFonts w:cs="Courier New"/>
                  <w:b/>
                  <w:bCs/>
                  <w:color w:val="000000"/>
                  <w:szCs w:val="20"/>
                </w:rPr>
              </w:rPrChange>
            </w:rPr>
            <w:delText xml:space="preserve">    </w:delText>
          </w:r>
          <w:r w:rsidRPr="00BE5A55" w:rsidDel="00DB5AB7">
            <w:rPr>
              <w:szCs w:val="20"/>
              <w:rPrChange w:id="2643" w:author="Steven" w:date="2022-04-18T14:11:00Z">
                <w:rPr>
                  <w:rFonts w:cs="Courier New"/>
                  <w:color w:val="0000FF"/>
                  <w:szCs w:val="20"/>
                </w:rPr>
              </w:rPrChange>
            </w:rPr>
            <w:delText>&lt;sprout_radius_multiplier&gt;</w:delText>
          </w:r>
          <w:r w:rsidRPr="00BE5A55" w:rsidDel="00DB5AB7">
            <w:rPr>
              <w:bCs/>
              <w:szCs w:val="20"/>
              <w:rPrChange w:id="2644" w:author="Steven" w:date="2022-04-18T14:11:00Z">
                <w:rPr>
                  <w:rFonts w:cs="Courier New"/>
                  <w:b/>
                  <w:bCs/>
                  <w:color w:val="000000"/>
                  <w:szCs w:val="20"/>
                </w:rPr>
              </w:rPrChange>
            </w:rPr>
            <w:delText>3.0</w:delText>
          </w:r>
          <w:r w:rsidRPr="00BE5A55" w:rsidDel="00DB5AB7">
            <w:rPr>
              <w:szCs w:val="20"/>
              <w:rPrChange w:id="2645" w:author="Steven" w:date="2022-04-18T14:11:00Z">
                <w:rPr>
                  <w:rFonts w:cs="Courier New"/>
                  <w:color w:val="0000FF"/>
                  <w:szCs w:val="20"/>
                </w:rPr>
              </w:rPrChange>
            </w:rPr>
            <w:delText>&lt;/sprout_radius_multiplier&gt;</w:delText>
          </w:r>
        </w:del>
      </w:ins>
    </w:p>
    <w:p w14:paraId="135FC9FA" w14:textId="470C80DF" w:rsidR="000B5C6C" w:rsidRPr="00BE5A55" w:rsidDel="00DB5AB7" w:rsidRDefault="000B5C6C" w:rsidP="00195D31">
      <w:pPr>
        <w:pStyle w:val="Code0"/>
        <w:rPr>
          <w:ins w:id="2646" w:author="Steven LaBelle" w:date="2019-04-17T18:25:00Z"/>
          <w:del w:id="2647" w:author="Steven" w:date="2022-03-30T10:57:00Z"/>
          <w:szCs w:val="20"/>
          <w:rPrChange w:id="2648" w:author="Steven" w:date="2022-04-18T14:11:00Z">
            <w:rPr>
              <w:ins w:id="2649" w:author="Steven LaBelle" w:date="2019-04-17T18:25:00Z"/>
              <w:del w:id="2650" w:author="Steven" w:date="2022-03-30T10:57:00Z"/>
            </w:rPr>
          </w:rPrChange>
        </w:rPr>
        <w:pPrChange w:id="2651" w:author="Steven" w:date="2022-04-18T14:06:00Z">
          <w:pPr>
            <w:shd w:val="clear" w:color="auto" w:fill="FFFFFF"/>
            <w:jc w:val="left"/>
          </w:pPr>
        </w:pPrChange>
      </w:pPr>
      <w:ins w:id="2652" w:author="Steven LaBelle" w:date="2019-04-17T18:25:00Z">
        <w:del w:id="2653" w:author="Steven" w:date="2022-03-30T10:57:00Z">
          <w:r w:rsidRPr="00BE5A55" w:rsidDel="00DB5AB7">
            <w:rPr>
              <w:szCs w:val="20"/>
              <w:rPrChange w:id="2654" w:author="Steven" w:date="2022-04-18T14:11:00Z">
                <w:rPr>
                  <w:rFonts w:cs="Courier New"/>
                  <w:color w:val="0000FF"/>
                  <w:szCs w:val="20"/>
                </w:rPr>
              </w:rPrChange>
            </w:rPr>
            <w:delText>&lt;/angio_stress_policy&gt;</w:delText>
          </w:r>
        </w:del>
      </w:ins>
    </w:p>
    <w:p w14:paraId="6A2D2F83" w14:textId="2B601528" w:rsidR="000B5C6C" w:rsidRPr="00BE5A55" w:rsidDel="00733CC8" w:rsidRDefault="000B5C6C" w:rsidP="00195D31">
      <w:pPr>
        <w:pStyle w:val="Code0"/>
        <w:rPr>
          <w:ins w:id="2655" w:author="Steven LaBelle" w:date="2019-04-17T18:53:00Z"/>
          <w:del w:id="2656" w:author="Steven" w:date="2022-03-29T16:08:00Z"/>
          <w:szCs w:val="20"/>
          <w:rPrChange w:id="2657" w:author="Steven" w:date="2022-04-18T14:11:00Z">
            <w:rPr>
              <w:ins w:id="2658" w:author="Steven LaBelle" w:date="2019-04-17T18:53:00Z"/>
              <w:del w:id="2659" w:author="Steven" w:date="2022-03-29T16:08:00Z"/>
            </w:rPr>
          </w:rPrChange>
        </w:rPr>
        <w:pPrChange w:id="2660" w:author="Steven" w:date="2022-04-18T14:06:00Z">
          <w:pPr/>
        </w:pPrChange>
      </w:pPr>
    </w:p>
    <w:p w14:paraId="22DB96C5" w14:textId="5D534622" w:rsidR="005433DC" w:rsidRPr="00BE5A55" w:rsidDel="00DB5AB7" w:rsidRDefault="005433DC" w:rsidP="00195D31">
      <w:pPr>
        <w:pStyle w:val="Code0"/>
        <w:rPr>
          <w:ins w:id="2661" w:author="Steven LaBelle" w:date="2019-04-17T18:53:00Z"/>
          <w:del w:id="2662" w:author="Steven" w:date="2022-03-30T10:57:00Z"/>
          <w:szCs w:val="20"/>
          <w:rPrChange w:id="2663" w:author="Steven" w:date="2022-04-18T14:11:00Z">
            <w:rPr>
              <w:ins w:id="2664" w:author="Steven LaBelle" w:date="2019-04-17T18:53:00Z"/>
              <w:del w:id="2665" w:author="Steven" w:date="2022-03-30T10:57:00Z"/>
            </w:rPr>
          </w:rPrChange>
        </w:rPr>
        <w:pPrChange w:id="2666" w:author="Steven" w:date="2022-04-18T14:06:00Z">
          <w:pPr>
            <w:pStyle w:val="Heading4"/>
          </w:pPr>
        </w:pPrChange>
      </w:pPr>
      <w:ins w:id="2667" w:author="Steven LaBelle" w:date="2019-04-17T18:53:00Z">
        <w:del w:id="2668" w:author="Steven" w:date="2022-03-30T10:57:00Z">
          <w:r w:rsidRPr="00BE5A55" w:rsidDel="00DB5AB7">
            <w:rPr>
              <w:szCs w:val="20"/>
              <w:rPrChange w:id="2669" w:author="Steven" w:date="2022-04-18T14:11:00Z">
                <w:rPr/>
              </w:rPrChange>
            </w:rPr>
            <w:delText xml:space="preserve">Load Curve Referential Density Scaled Angio Stress Policy </w:delText>
          </w:r>
        </w:del>
      </w:ins>
    </w:p>
    <w:p w14:paraId="5D33D89C" w14:textId="01C68E4E" w:rsidR="005433DC" w:rsidRPr="00BE5A55" w:rsidDel="00DB5AB7" w:rsidRDefault="005433DC" w:rsidP="00195D31">
      <w:pPr>
        <w:pStyle w:val="Code0"/>
        <w:rPr>
          <w:ins w:id="2670" w:author="Steven LaBelle" w:date="2019-04-17T18:53:00Z"/>
          <w:del w:id="2671" w:author="Steven" w:date="2022-03-30T10:57:00Z"/>
          <w:szCs w:val="20"/>
          <w:rPrChange w:id="2672" w:author="Steven" w:date="2022-04-18T14:11:00Z">
            <w:rPr>
              <w:ins w:id="2673" w:author="Steven LaBelle" w:date="2019-04-17T18:53:00Z"/>
              <w:del w:id="2674" w:author="Steven" w:date="2022-03-30T10:57:00Z"/>
            </w:rPr>
          </w:rPrChange>
        </w:rPr>
        <w:pPrChange w:id="2675" w:author="Steven" w:date="2022-04-18T14:06:00Z">
          <w:pPr/>
        </w:pPrChange>
      </w:pPr>
      <w:ins w:id="2676" w:author="Steven LaBelle" w:date="2019-04-17T18:53:00Z">
        <w:del w:id="2677" w:author="Steven" w:date="2022-03-30T10:57:00Z">
          <w:r w:rsidRPr="00BE5A55" w:rsidDel="00DB5AB7">
            <w:rPr>
              <w:szCs w:val="20"/>
              <w:rPrChange w:id="2678" w:author="Steven" w:date="2022-04-18T14:11:00Z">
                <w:rPr/>
              </w:rPrChange>
            </w:rPr>
            <w:delText xml:space="preserve"> Users may specify the stress exerted by active tips over time with a load curve. This may be useful for debugging purposes. The stress is scaled by the local density scale at the current time.</w:delText>
          </w:r>
        </w:del>
      </w:ins>
    </w:p>
    <w:p w14:paraId="2909B8BB" w14:textId="264C202C" w:rsidR="005433DC" w:rsidRPr="00BE5A55" w:rsidDel="00733CC8" w:rsidRDefault="005433DC" w:rsidP="00195D31">
      <w:pPr>
        <w:pStyle w:val="Code0"/>
        <w:rPr>
          <w:ins w:id="2679" w:author="Steven LaBelle" w:date="2019-04-17T18:53:00Z"/>
          <w:del w:id="2680" w:author="Steven" w:date="2022-03-29T16:09:00Z"/>
          <w:szCs w:val="20"/>
          <w:rPrChange w:id="2681" w:author="Steven" w:date="2022-04-18T14:11:00Z">
            <w:rPr>
              <w:ins w:id="2682" w:author="Steven LaBelle" w:date="2019-04-17T18:53:00Z"/>
              <w:del w:id="2683" w:author="Steven" w:date="2022-03-29T16:09:00Z"/>
            </w:rPr>
          </w:rPrChange>
        </w:rPr>
        <w:pPrChange w:id="2684" w:author="Steven" w:date="2022-04-18T14:06:00Z">
          <w:pPr/>
        </w:pPrChange>
      </w:pPr>
      <w:ins w:id="2685" w:author="Steven LaBelle" w:date="2019-04-17T18:53:00Z">
        <w:del w:id="2686" w:author="Steven" w:date="2022-03-29T16:09:00Z">
          <w:r w:rsidRPr="00BE5A55" w:rsidDel="00733CC8">
            <w:rPr>
              <w:szCs w:val="20"/>
              <w:rPrChange w:id="2687" w:author="Steven" w:date="2022-04-18T14:11:00Z">
                <w:rPr/>
              </w:rPrChange>
            </w:rPr>
            <w:delText xml:space="preserve">e.g. </w:delText>
          </w:r>
        </w:del>
      </w:ins>
    </w:p>
    <w:p w14:paraId="7500B286" w14:textId="0E6898B3" w:rsidR="005433DC" w:rsidRPr="00BE5A55" w:rsidDel="00DB5AB7" w:rsidRDefault="005433DC" w:rsidP="00195D31">
      <w:pPr>
        <w:pStyle w:val="Code0"/>
        <w:rPr>
          <w:ins w:id="2688" w:author="Steven LaBelle" w:date="2019-04-17T18:53:00Z"/>
          <w:del w:id="2689" w:author="Steven" w:date="2022-03-30T10:57:00Z"/>
          <w:szCs w:val="20"/>
          <w:rPrChange w:id="2690" w:author="Steven" w:date="2022-04-18T14:11:00Z">
            <w:rPr>
              <w:ins w:id="2691" w:author="Steven LaBelle" w:date="2019-04-17T18:53:00Z"/>
              <w:del w:id="2692" w:author="Steven" w:date="2022-03-30T10:57:00Z"/>
              <w:rFonts w:cs="Courier New"/>
              <w:b/>
              <w:bCs/>
              <w:color w:val="000000"/>
              <w:szCs w:val="20"/>
            </w:rPr>
          </w:rPrChange>
        </w:rPr>
        <w:pPrChange w:id="2693" w:author="Steven" w:date="2022-04-18T14:06:00Z">
          <w:pPr>
            <w:shd w:val="clear" w:color="auto" w:fill="FFFFFF"/>
            <w:jc w:val="left"/>
          </w:pPr>
        </w:pPrChange>
      </w:pPr>
      <w:ins w:id="2694" w:author="Steven LaBelle" w:date="2019-04-17T18:53:00Z">
        <w:del w:id="2695" w:author="Steven" w:date="2022-03-29T16:09:00Z">
          <w:r w:rsidRPr="00BE5A55" w:rsidDel="00733CC8">
            <w:rPr>
              <w:szCs w:val="20"/>
              <w:rPrChange w:id="2696" w:author="Steven" w:date="2022-04-18T14:11:00Z">
                <w:rPr>
                  <w:rFonts w:cs="Courier New"/>
                  <w:color w:val="0000FF"/>
                  <w:szCs w:val="20"/>
                </w:rPr>
              </w:rPrChange>
            </w:rPr>
            <w:br/>
          </w:r>
        </w:del>
        <w:del w:id="2697" w:author="Steven" w:date="2022-03-30T10:57:00Z">
          <w:r w:rsidRPr="00BE5A55" w:rsidDel="00DB5AB7">
            <w:rPr>
              <w:szCs w:val="20"/>
              <w:rPrChange w:id="2698" w:author="Steven" w:date="2022-04-18T14:11:00Z">
                <w:rPr>
                  <w:rFonts w:cs="Courier New"/>
                  <w:color w:val="0000FF"/>
                  <w:szCs w:val="20"/>
                </w:rPr>
              </w:rPrChange>
            </w:rPr>
            <w:delText>&lt;angio_stress_policy</w:delText>
          </w:r>
          <w:r w:rsidRPr="00BE5A55" w:rsidDel="00DB5AB7">
            <w:rPr>
              <w:szCs w:val="20"/>
              <w:rPrChange w:id="2699" w:author="Steven" w:date="2022-04-18T14:11:00Z">
                <w:rPr>
                  <w:rFonts w:cs="Courier New"/>
                  <w:color w:val="000000"/>
                  <w:szCs w:val="20"/>
                </w:rPr>
              </w:rPrChange>
            </w:rPr>
            <w:delText xml:space="preserve"> </w:delText>
          </w:r>
          <w:r w:rsidRPr="00BE5A55" w:rsidDel="00DB5AB7">
            <w:rPr>
              <w:szCs w:val="20"/>
              <w:rPrChange w:id="2700" w:author="Steven" w:date="2022-04-18T14:11:00Z">
                <w:rPr>
                  <w:rFonts w:cs="Courier New"/>
                  <w:color w:val="FF0000"/>
                  <w:szCs w:val="20"/>
                </w:rPr>
              </w:rPrChange>
            </w:rPr>
            <w:delText>type</w:delText>
          </w:r>
          <w:r w:rsidRPr="00BE5A55" w:rsidDel="00DB5AB7">
            <w:rPr>
              <w:szCs w:val="20"/>
              <w:rPrChange w:id="2701" w:author="Steven" w:date="2022-04-18T14:11:00Z">
                <w:rPr>
                  <w:rFonts w:cs="Courier New"/>
                  <w:color w:val="000000"/>
                  <w:szCs w:val="20"/>
                </w:rPr>
              </w:rPrChange>
            </w:rPr>
            <w:delText>=</w:delText>
          </w:r>
          <w:r w:rsidRPr="00BE5A55" w:rsidDel="00DB5AB7">
            <w:rPr>
              <w:szCs w:val="20"/>
              <w:rPrChange w:id="2702" w:author="Steven" w:date="2022-04-18T14:11:00Z">
                <w:rPr>
                  <w:rFonts w:cs="Courier New"/>
                  <w:b/>
                  <w:bCs/>
                  <w:color w:val="8000FF"/>
                  <w:szCs w:val="20"/>
                </w:rPr>
              </w:rPrChange>
            </w:rPr>
            <w:delText>"load_curve_ref_den_angio_stress_policy"</w:delText>
          </w:r>
          <w:r w:rsidRPr="00BE5A55" w:rsidDel="00DB5AB7">
            <w:rPr>
              <w:szCs w:val="20"/>
              <w:rPrChange w:id="2703" w:author="Steven" w:date="2022-04-18T14:11:00Z">
                <w:rPr>
                  <w:rFonts w:cs="Courier New"/>
                  <w:color w:val="0000FF"/>
                  <w:szCs w:val="20"/>
                </w:rPr>
              </w:rPrChange>
            </w:rPr>
            <w:delText>&gt;</w:delText>
          </w:r>
        </w:del>
      </w:ins>
    </w:p>
    <w:p w14:paraId="36CDC1A8" w14:textId="7806C162" w:rsidR="005433DC" w:rsidRPr="00BE5A55" w:rsidDel="00DB5AB7" w:rsidRDefault="005433DC" w:rsidP="00195D31">
      <w:pPr>
        <w:pStyle w:val="Code0"/>
        <w:rPr>
          <w:ins w:id="2704" w:author="Steven LaBelle" w:date="2019-04-17T18:53:00Z"/>
          <w:del w:id="2705" w:author="Steven" w:date="2022-03-30T10:57:00Z"/>
          <w:bCs/>
          <w:szCs w:val="20"/>
          <w:rPrChange w:id="2706" w:author="Steven" w:date="2022-04-18T14:11:00Z">
            <w:rPr>
              <w:ins w:id="2707" w:author="Steven LaBelle" w:date="2019-04-17T18:53:00Z"/>
              <w:del w:id="2708" w:author="Steven" w:date="2022-03-30T10:57:00Z"/>
              <w:rFonts w:cs="Courier New"/>
              <w:b/>
              <w:bCs/>
              <w:color w:val="000000"/>
              <w:szCs w:val="20"/>
            </w:rPr>
          </w:rPrChange>
        </w:rPr>
        <w:pPrChange w:id="2709" w:author="Steven" w:date="2022-04-18T14:06:00Z">
          <w:pPr>
            <w:shd w:val="clear" w:color="auto" w:fill="FFFFFF"/>
            <w:jc w:val="left"/>
          </w:pPr>
        </w:pPrChange>
      </w:pPr>
      <w:ins w:id="2710" w:author="Steven LaBelle" w:date="2019-04-17T18:53:00Z">
        <w:del w:id="2711" w:author="Steven" w:date="2022-03-30T10:57:00Z">
          <w:r w:rsidRPr="00BE5A55" w:rsidDel="00DB5AB7">
            <w:rPr>
              <w:bCs/>
              <w:szCs w:val="20"/>
              <w:rPrChange w:id="2712" w:author="Steven" w:date="2022-04-18T14:11:00Z">
                <w:rPr>
                  <w:rFonts w:cs="Courier New"/>
                  <w:b/>
                  <w:bCs/>
                  <w:color w:val="000000"/>
                  <w:szCs w:val="20"/>
                </w:rPr>
              </w:rPrChange>
            </w:rPr>
            <w:delText xml:space="preserve">    </w:delText>
          </w:r>
          <w:r w:rsidRPr="00BE5A55" w:rsidDel="00DB5AB7">
            <w:rPr>
              <w:szCs w:val="20"/>
              <w:rPrChange w:id="2713" w:author="Steven" w:date="2022-04-18T14:11:00Z">
                <w:rPr>
                  <w:rFonts w:cs="Courier New"/>
                  <w:color w:val="0000FF"/>
                  <w:szCs w:val="20"/>
                </w:rPr>
              </w:rPrChange>
            </w:rPr>
            <w:delText>&lt;sprout_mag</w:delText>
          </w:r>
          <w:r w:rsidRPr="00BE5A55" w:rsidDel="00DB5AB7">
            <w:rPr>
              <w:szCs w:val="20"/>
              <w:rPrChange w:id="2714" w:author="Steven" w:date="2022-04-18T14:11:00Z">
                <w:rPr>
                  <w:rFonts w:cs="Courier New"/>
                  <w:color w:val="000000"/>
                  <w:szCs w:val="20"/>
                </w:rPr>
              </w:rPrChange>
            </w:rPr>
            <w:delText xml:space="preserve"> </w:delText>
          </w:r>
          <w:r w:rsidRPr="00BE5A55" w:rsidDel="00DB5AB7">
            <w:rPr>
              <w:szCs w:val="20"/>
              <w:rPrChange w:id="2715" w:author="Steven" w:date="2022-04-18T14:11:00Z">
                <w:rPr>
                  <w:rFonts w:cs="Courier New"/>
                  <w:color w:val="FF0000"/>
                  <w:szCs w:val="20"/>
                </w:rPr>
              </w:rPrChange>
            </w:rPr>
            <w:delText>lc</w:delText>
          </w:r>
          <w:r w:rsidRPr="00BE5A55" w:rsidDel="00DB5AB7">
            <w:rPr>
              <w:szCs w:val="20"/>
              <w:rPrChange w:id="2716" w:author="Steven" w:date="2022-04-18T14:11:00Z">
                <w:rPr>
                  <w:rFonts w:cs="Courier New"/>
                  <w:color w:val="000000"/>
                  <w:szCs w:val="20"/>
                </w:rPr>
              </w:rPrChange>
            </w:rPr>
            <w:delText>=</w:delText>
          </w:r>
          <w:r w:rsidRPr="00BE5A55" w:rsidDel="00DB5AB7">
            <w:rPr>
              <w:bCs/>
              <w:szCs w:val="20"/>
              <w:rPrChange w:id="2717" w:author="Steven" w:date="2022-04-18T14:11:00Z">
                <w:rPr>
                  <w:rFonts w:cs="Courier New"/>
                  <w:b/>
                  <w:bCs/>
                  <w:color w:val="8000FF"/>
                  <w:szCs w:val="20"/>
                </w:rPr>
              </w:rPrChange>
            </w:rPr>
            <w:delText>"2"</w:delText>
          </w:r>
          <w:r w:rsidRPr="00BE5A55" w:rsidDel="00DB5AB7">
            <w:rPr>
              <w:szCs w:val="20"/>
              <w:rPrChange w:id="2718" w:author="Steven" w:date="2022-04-18T14:11:00Z">
                <w:rPr>
                  <w:rFonts w:cs="Courier New"/>
                  <w:color w:val="0000FF"/>
                  <w:szCs w:val="20"/>
                </w:rPr>
              </w:rPrChange>
            </w:rPr>
            <w:delText>&gt;</w:delText>
          </w:r>
          <w:r w:rsidRPr="00BE5A55" w:rsidDel="00DB5AB7">
            <w:rPr>
              <w:bCs/>
              <w:szCs w:val="20"/>
              <w:rPrChange w:id="2719" w:author="Steven" w:date="2022-04-18T14:11:00Z">
                <w:rPr>
                  <w:rFonts w:cs="Courier New"/>
                  <w:b/>
                  <w:bCs/>
                  <w:color w:val="000000"/>
                  <w:szCs w:val="20"/>
                </w:rPr>
              </w:rPrChange>
            </w:rPr>
            <w:delText>1.0</w:delText>
          </w:r>
          <w:r w:rsidRPr="00BE5A55" w:rsidDel="00DB5AB7">
            <w:rPr>
              <w:szCs w:val="20"/>
              <w:rPrChange w:id="2720" w:author="Steven" w:date="2022-04-18T14:11:00Z">
                <w:rPr>
                  <w:rFonts w:cs="Courier New"/>
                  <w:color w:val="0000FF"/>
                  <w:szCs w:val="20"/>
                </w:rPr>
              </w:rPrChange>
            </w:rPr>
            <w:delText>&lt;/sprout_mag&gt;</w:delText>
          </w:r>
        </w:del>
      </w:ins>
    </w:p>
    <w:p w14:paraId="0E8B10FE" w14:textId="13AE1B17" w:rsidR="005433DC" w:rsidRPr="00BE5A55" w:rsidDel="00DB5AB7" w:rsidRDefault="005433DC" w:rsidP="00195D31">
      <w:pPr>
        <w:pStyle w:val="Code0"/>
        <w:rPr>
          <w:ins w:id="2721" w:author="Steven LaBelle" w:date="2019-04-17T18:53:00Z"/>
          <w:del w:id="2722" w:author="Steven" w:date="2022-03-30T10:57:00Z"/>
          <w:bCs/>
          <w:szCs w:val="20"/>
          <w:rPrChange w:id="2723" w:author="Steven" w:date="2022-04-18T14:11:00Z">
            <w:rPr>
              <w:ins w:id="2724" w:author="Steven LaBelle" w:date="2019-04-17T18:53:00Z"/>
              <w:del w:id="2725" w:author="Steven" w:date="2022-03-30T10:57:00Z"/>
              <w:rFonts w:cs="Courier New"/>
              <w:b/>
              <w:bCs/>
              <w:color w:val="000000"/>
              <w:szCs w:val="20"/>
            </w:rPr>
          </w:rPrChange>
        </w:rPr>
        <w:pPrChange w:id="2726" w:author="Steven" w:date="2022-04-18T14:06:00Z">
          <w:pPr>
            <w:shd w:val="clear" w:color="auto" w:fill="FFFFFF"/>
            <w:jc w:val="left"/>
          </w:pPr>
        </w:pPrChange>
      </w:pPr>
      <w:ins w:id="2727" w:author="Steven LaBelle" w:date="2019-04-17T18:53:00Z">
        <w:del w:id="2728" w:author="Steven" w:date="2022-03-30T10:57:00Z">
          <w:r w:rsidRPr="00BE5A55" w:rsidDel="00DB5AB7">
            <w:rPr>
              <w:bCs/>
              <w:szCs w:val="20"/>
              <w:rPrChange w:id="2729" w:author="Steven" w:date="2022-04-18T14:11:00Z">
                <w:rPr>
                  <w:rFonts w:cs="Courier New"/>
                  <w:b/>
                  <w:bCs/>
                  <w:color w:val="000000"/>
                  <w:szCs w:val="20"/>
                </w:rPr>
              </w:rPrChange>
            </w:rPr>
            <w:delText xml:space="preserve">    </w:delText>
          </w:r>
          <w:r w:rsidRPr="00BE5A55" w:rsidDel="00DB5AB7">
            <w:rPr>
              <w:szCs w:val="20"/>
              <w:rPrChange w:id="2730" w:author="Steven" w:date="2022-04-18T14:11:00Z">
                <w:rPr>
                  <w:rFonts w:cs="Courier New"/>
                  <w:color w:val="0000FF"/>
                  <w:szCs w:val="20"/>
                </w:rPr>
              </w:rPrChange>
            </w:rPr>
            <w:delText>&lt;sprout_width&gt;</w:delText>
          </w:r>
          <w:r w:rsidRPr="00BE5A55" w:rsidDel="00DB5AB7">
            <w:rPr>
              <w:bCs/>
              <w:szCs w:val="20"/>
              <w:rPrChange w:id="2731" w:author="Steven" w:date="2022-04-18T14:11:00Z">
                <w:rPr>
                  <w:rFonts w:cs="Courier New"/>
                  <w:b/>
                  <w:bCs/>
                  <w:color w:val="000000"/>
                  <w:szCs w:val="20"/>
                </w:rPr>
              </w:rPrChange>
            </w:rPr>
            <w:delText>7.0</w:delText>
          </w:r>
          <w:r w:rsidRPr="00BE5A55" w:rsidDel="00DB5AB7">
            <w:rPr>
              <w:szCs w:val="20"/>
              <w:rPrChange w:id="2732" w:author="Steven" w:date="2022-04-18T14:11:00Z">
                <w:rPr>
                  <w:rFonts w:cs="Courier New"/>
                  <w:color w:val="0000FF"/>
                  <w:szCs w:val="20"/>
                </w:rPr>
              </w:rPrChange>
            </w:rPr>
            <w:delText>&lt;/sprout_width&gt;</w:delText>
          </w:r>
        </w:del>
      </w:ins>
    </w:p>
    <w:p w14:paraId="08179447" w14:textId="3A51FD41" w:rsidR="005433DC" w:rsidRPr="00BE5A55" w:rsidDel="00DB5AB7" w:rsidRDefault="005433DC" w:rsidP="00195D31">
      <w:pPr>
        <w:pStyle w:val="Code0"/>
        <w:rPr>
          <w:ins w:id="2733" w:author="Steven LaBelle" w:date="2019-04-17T18:53:00Z"/>
          <w:del w:id="2734" w:author="Steven" w:date="2022-03-30T10:57:00Z"/>
          <w:bCs/>
          <w:szCs w:val="20"/>
          <w:rPrChange w:id="2735" w:author="Steven" w:date="2022-04-18T14:11:00Z">
            <w:rPr>
              <w:ins w:id="2736" w:author="Steven LaBelle" w:date="2019-04-17T18:53:00Z"/>
              <w:del w:id="2737" w:author="Steven" w:date="2022-03-30T10:57:00Z"/>
              <w:rFonts w:cs="Courier New"/>
              <w:b/>
              <w:bCs/>
              <w:color w:val="000000"/>
              <w:szCs w:val="20"/>
            </w:rPr>
          </w:rPrChange>
        </w:rPr>
        <w:pPrChange w:id="2738" w:author="Steven" w:date="2022-04-18T14:06:00Z">
          <w:pPr>
            <w:shd w:val="clear" w:color="auto" w:fill="FFFFFF"/>
            <w:jc w:val="left"/>
          </w:pPr>
        </w:pPrChange>
      </w:pPr>
      <w:ins w:id="2739" w:author="Steven LaBelle" w:date="2019-04-17T18:53:00Z">
        <w:del w:id="2740" w:author="Steven" w:date="2022-03-30T10:57:00Z">
          <w:r w:rsidRPr="00BE5A55" w:rsidDel="00DB5AB7">
            <w:rPr>
              <w:bCs/>
              <w:szCs w:val="20"/>
              <w:rPrChange w:id="2741" w:author="Steven" w:date="2022-04-18T14:11:00Z">
                <w:rPr>
                  <w:rFonts w:cs="Courier New"/>
                  <w:b/>
                  <w:bCs/>
                  <w:color w:val="000000"/>
                  <w:szCs w:val="20"/>
                </w:rPr>
              </w:rPrChange>
            </w:rPr>
            <w:delText xml:space="preserve">    </w:delText>
          </w:r>
          <w:r w:rsidRPr="00BE5A55" w:rsidDel="00DB5AB7">
            <w:rPr>
              <w:szCs w:val="20"/>
              <w:rPrChange w:id="2742" w:author="Steven" w:date="2022-04-18T14:11:00Z">
                <w:rPr>
                  <w:rFonts w:cs="Courier New"/>
                  <w:color w:val="0000FF"/>
                  <w:szCs w:val="20"/>
                </w:rPr>
              </w:rPrChange>
            </w:rPr>
            <w:delText>&lt;sprout_range&gt;</w:delText>
          </w:r>
          <w:r w:rsidRPr="00BE5A55" w:rsidDel="00DB5AB7">
            <w:rPr>
              <w:bCs/>
              <w:szCs w:val="20"/>
              <w:rPrChange w:id="2743" w:author="Steven" w:date="2022-04-18T14:11:00Z">
                <w:rPr>
                  <w:rFonts w:cs="Courier New"/>
                  <w:b/>
                  <w:bCs/>
                  <w:color w:val="000000"/>
                  <w:szCs w:val="20"/>
                </w:rPr>
              </w:rPrChange>
            </w:rPr>
            <w:delText>250.0</w:delText>
          </w:r>
          <w:r w:rsidRPr="00BE5A55" w:rsidDel="00DB5AB7">
            <w:rPr>
              <w:szCs w:val="20"/>
              <w:rPrChange w:id="2744" w:author="Steven" w:date="2022-04-18T14:11:00Z">
                <w:rPr>
                  <w:rFonts w:cs="Courier New"/>
                  <w:color w:val="0000FF"/>
                  <w:szCs w:val="20"/>
                </w:rPr>
              </w:rPrChange>
            </w:rPr>
            <w:delText>&lt;/sprout_mag&gt;</w:delText>
          </w:r>
        </w:del>
      </w:ins>
    </w:p>
    <w:p w14:paraId="0BA01D85" w14:textId="142A8824" w:rsidR="005433DC" w:rsidRPr="00BE5A55" w:rsidDel="00DB5AB7" w:rsidRDefault="005433DC" w:rsidP="00195D31">
      <w:pPr>
        <w:pStyle w:val="Code0"/>
        <w:rPr>
          <w:ins w:id="2745" w:author="Steven LaBelle" w:date="2019-04-17T18:53:00Z"/>
          <w:del w:id="2746" w:author="Steven" w:date="2022-03-30T10:57:00Z"/>
          <w:bCs/>
          <w:szCs w:val="20"/>
          <w:rPrChange w:id="2747" w:author="Steven" w:date="2022-04-18T14:11:00Z">
            <w:rPr>
              <w:ins w:id="2748" w:author="Steven LaBelle" w:date="2019-04-17T18:53:00Z"/>
              <w:del w:id="2749" w:author="Steven" w:date="2022-03-30T10:57:00Z"/>
              <w:rFonts w:cs="Courier New"/>
              <w:b/>
              <w:bCs/>
              <w:color w:val="000000"/>
              <w:szCs w:val="20"/>
            </w:rPr>
          </w:rPrChange>
        </w:rPr>
        <w:pPrChange w:id="2750" w:author="Steven" w:date="2022-04-18T14:06:00Z">
          <w:pPr>
            <w:shd w:val="clear" w:color="auto" w:fill="FFFFFF"/>
            <w:jc w:val="left"/>
          </w:pPr>
        </w:pPrChange>
      </w:pPr>
      <w:ins w:id="2751" w:author="Steven LaBelle" w:date="2019-04-17T18:53:00Z">
        <w:del w:id="2752" w:author="Steven" w:date="2022-03-30T10:57:00Z">
          <w:r w:rsidRPr="00BE5A55" w:rsidDel="00DB5AB7">
            <w:rPr>
              <w:bCs/>
              <w:szCs w:val="20"/>
              <w:rPrChange w:id="2753" w:author="Steven" w:date="2022-04-18T14:11:00Z">
                <w:rPr>
                  <w:rFonts w:cs="Courier New"/>
                  <w:b/>
                  <w:bCs/>
                  <w:color w:val="000000"/>
                  <w:szCs w:val="20"/>
                </w:rPr>
              </w:rPrChange>
            </w:rPr>
            <w:delText xml:space="preserve">    </w:delText>
          </w:r>
          <w:r w:rsidRPr="00BE5A55" w:rsidDel="00DB5AB7">
            <w:rPr>
              <w:szCs w:val="20"/>
              <w:rPrChange w:id="2754" w:author="Steven" w:date="2022-04-18T14:11:00Z">
                <w:rPr>
                  <w:rFonts w:cs="Courier New"/>
                  <w:color w:val="0000FF"/>
                  <w:szCs w:val="20"/>
                </w:rPr>
              </w:rPrChange>
            </w:rPr>
            <w:delText>&lt;sprout_radius_multiplier&gt;</w:delText>
          </w:r>
          <w:r w:rsidRPr="00BE5A55" w:rsidDel="00DB5AB7">
            <w:rPr>
              <w:bCs/>
              <w:szCs w:val="20"/>
              <w:rPrChange w:id="2755" w:author="Steven" w:date="2022-04-18T14:11:00Z">
                <w:rPr>
                  <w:rFonts w:cs="Courier New"/>
                  <w:b/>
                  <w:bCs/>
                  <w:color w:val="000000"/>
                  <w:szCs w:val="20"/>
                </w:rPr>
              </w:rPrChange>
            </w:rPr>
            <w:delText>3.0</w:delText>
          </w:r>
          <w:r w:rsidRPr="00BE5A55" w:rsidDel="00DB5AB7">
            <w:rPr>
              <w:szCs w:val="20"/>
              <w:rPrChange w:id="2756" w:author="Steven" w:date="2022-04-18T14:11:00Z">
                <w:rPr>
                  <w:rFonts w:cs="Courier New"/>
                  <w:color w:val="0000FF"/>
                  <w:szCs w:val="20"/>
                </w:rPr>
              </w:rPrChange>
            </w:rPr>
            <w:delText>&lt;/sprout_radius_multiplier&gt;</w:delText>
          </w:r>
        </w:del>
      </w:ins>
    </w:p>
    <w:p w14:paraId="189933DC" w14:textId="3EB59635" w:rsidR="005433DC" w:rsidRPr="00BE5A55" w:rsidDel="00733CC8" w:rsidRDefault="005433DC" w:rsidP="00195D31">
      <w:pPr>
        <w:pStyle w:val="Code0"/>
        <w:rPr>
          <w:ins w:id="2757" w:author="Steven LaBelle" w:date="2019-04-17T18:53:00Z"/>
          <w:del w:id="2758" w:author="Steven" w:date="2022-03-29T16:09:00Z"/>
          <w:szCs w:val="20"/>
          <w:rPrChange w:id="2759" w:author="Steven" w:date="2022-04-18T14:11:00Z">
            <w:rPr>
              <w:ins w:id="2760" w:author="Steven LaBelle" w:date="2019-04-17T18:53:00Z"/>
              <w:del w:id="2761" w:author="Steven" w:date="2022-03-29T16:09:00Z"/>
            </w:rPr>
          </w:rPrChange>
        </w:rPr>
        <w:pPrChange w:id="2762" w:author="Steven" w:date="2022-04-18T14:06:00Z">
          <w:pPr>
            <w:shd w:val="clear" w:color="auto" w:fill="FFFFFF"/>
            <w:jc w:val="left"/>
          </w:pPr>
        </w:pPrChange>
      </w:pPr>
      <w:ins w:id="2763" w:author="Steven LaBelle" w:date="2019-04-17T18:53:00Z">
        <w:del w:id="2764" w:author="Steven" w:date="2022-03-30T10:57:00Z">
          <w:r w:rsidRPr="00BE5A55" w:rsidDel="00DB5AB7">
            <w:rPr>
              <w:szCs w:val="20"/>
              <w:rPrChange w:id="2765" w:author="Steven" w:date="2022-04-18T14:11:00Z">
                <w:rPr>
                  <w:rFonts w:cs="Courier New"/>
                  <w:color w:val="0000FF"/>
                  <w:szCs w:val="20"/>
                </w:rPr>
              </w:rPrChange>
            </w:rPr>
            <w:delText>&lt;/angio_stress_policy&gt;</w:delText>
          </w:r>
        </w:del>
      </w:ins>
    </w:p>
    <w:p w14:paraId="2F3976E5" w14:textId="575053E2" w:rsidR="005433DC" w:rsidRPr="00BE5A55" w:rsidDel="00DB5AB7" w:rsidRDefault="005433DC" w:rsidP="00195D31">
      <w:pPr>
        <w:pStyle w:val="Code0"/>
        <w:rPr>
          <w:del w:id="2766" w:author="Steven" w:date="2022-03-30T10:57:00Z"/>
          <w:szCs w:val="20"/>
          <w:rPrChange w:id="2767" w:author="Steven" w:date="2022-04-18T14:11:00Z">
            <w:rPr>
              <w:del w:id="2768" w:author="Steven" w:date="2022-03-30T10:57:00Z"/>
            </w:rPr>
          </w:rPrChange>
        </w:rPr>
        <w:pPrChange w:id="2769" w:author="Steven" w:date="2022-04-18T14:06:00Z">
          <w:pPr/>
        </w:pPrChange>
      </w:pPr>
    </w:p>
    <w:p w14:paraId="1648DF78" w14:textId="2832E2D4" w:rsidR="00C95FA6" w:rsidRPr="00BE5A55" w:rsidDel="00DB5AB7" w:rsidRDefault="00C95FA6" w:rsidP="00195D31">
      <w:pPr>
        <w:pStyle w:val="Code0"/>
        <w:rPr>
          <w:del w:id="2770" w:author="Steven" w:date="2022-03-30T10:57:00Z"/>
          <w:szCs w:val="20"/>
          <w:rPrChange w:id="2771" w:author="Steven" w:date="2022-04-18T14:11:00Z">
            <w:rPr>
              <w:del w:id="2772" w:author="Steven" w:date="2022-03-30T10:57:00Z"/>
            </w:rPr>
          </w:rPrChange>
        </w:rPr>
        <w:pPrChange w:id="2773" w:author="Steven" w:date="2022-04-18T14:06:00Z">
          <w:pPr>
            <w:pStyle w:val="Heading4"/>
          </w:pPr>
        </w:pPrChange>
      </w:pPr>
      <w:del w:id="2774" w:author="Steven" w:date="2022-03-30T10:57:00Z">
        <w:r w:rsidRPr="00BE5A55" w:rsidDel="00DB5AB7">
          <w:rPr>
            <w:szCs w:val="20"/>
            <w:rPrChange w:id="2775" w:author="Steven" w:date="2022-04-18T14:11:00Z">
              <w:rPr/>
            </w:rPrChange>
          </w:rPr>
          <w:delText>Sigmoid Angio Stress Policy</w:delText>
        </w:r>
      </w:del>
      <w:ins w:id="2776" w:author="Steven LaBelle" w:date="2019-12-10T10:45:00Z">
        <w:del w:id="2777" w:author="Steven" w:date="2022-03-30T10:57:00Z">
          <w:r w:rsidR="00D867F7" w:rsidRPr="00BE5A55" w:rsidDel="00DB5AB7">
            <w:rPr>
              <w:szCs w:val="20"/>
              <w:rPrChange w:id="2778" w:author="Steven" w:date="2022-04-18T14:11:00Z">
                <w:rPr/>
              </w:rPrChange>
            </w:rPr>
            <w:delText xml:space="preserve"> </w:delText>
          </w:r>
        </w:del>
      </w:ins>
      <w:ins w:id="2779" w:author="mp4" w:date="2018-08-24T13:27:00Z">
        <w:del w:id="2780" w:author="Steven" w:date="2022-03-30T10:57:00Z">
          <w:r w:rsidR="0069696C" w:rsidRPr="00BE5A55" w:rsidDel="00DB5AB7">
            <w:rPr>
              <w:szCs w:val="20"/>
              <w:rPrChange w:id="2781" w:author="Steven" w:date="2022-04-18T14:11:00Z">
                <w:rPr/>
              </w:rPrChange>
            </w:rPr>
            <w:delText>(Legacy)</w:delText>
          </w:r>
        </w:del>
      </w:ins>
      <w:del w:id="2782" w:author="Steven" w:date="2022-03-30T10:57:00Z">
        <w:r w:rsidRPr="00BE5A55" w:rsidDel="00DB5AB7">
          <w:rPr>
            <w:szCs w:val="20"/>
            <w:rPrChange w:id="2783" w:author="Steven" w:date="2022-04-18T14:11:00Z">
              <w:rPr/>
            </w:rPrChange>
          </w:rPr>
          <w:delText>(Really Not Recomended)</w:delText>
        </w:r>
      </w:del>
    </w:p>
    <w:p w14:paraId="6A2EF87B" w14:textId="165FB186" w:rsidR="001C613C" w:rsidRPr="00BE5A55" w:rsidDel="00DB5AB7" w:rsidRDefault="001C613C" w:rsidP="00195D31">
      <w:pPr>
        <w:pStyle w:val="Code0"/>
        <w:rPr>
          <w:del w:id="2784" w:author="Steven" w:date="2022-03-30T10:57:00Z"/>
          <w:szCs w:val="20"/>
          <w:rPrChange w:id="2785" w:author="Steven" w:date="2022-04-18T14:11:00Z">
            <w:rPr>
              <w:del w:id="2786" w:author="Steven" w:date="2022-03-30T10:57:00Z"/>
            </w:rPr>
          </w:rPrChange>
        </w:rPr>
        <w:pPrChange w:id="2787" w:author="Steven" w:date="2022-04-18T14:06:00Z">
          <w:pPr/>
        </w:pPrChange>
      </w:pPr>
      <w:del w:id="2788" w:author="Steven" w:date="2022-03-30T10:57:00Z">
        <w:r w:rsidRPr="00BE5A55" w:rsidDel="00DB5AB7">
          <w:rPr>
            <w:szCs w:val="20"/>
            <w:rPrChange w:id="2789" w:author="Steven" w:date="2022-04-18T14:11:00Z">
              <w:rPr/>
            </w:rPrChange>
          </w:rPr>
          <w:delText>Stress is calculated at the tips and depends on the distance any active tips are from the integration point where stress is being evaluated at</w:delText>
        </w:r>
        <w:r w:rsidR="00B5260C" w:rsidRPr="00BE5A55" w:rsidDel="00DB5AB7">
          <w:rPr>
            <w:szCs w:val="20"/>
            <w:rPrChange w:id="2790" w:author="Steven" w:date="2022-04-18T14:11:00Z">
              <w:rPr/>
            </w:rPrChange>
          </w:rPr>
          <w:delText>. The stress is scaled by a sigmoid curve and the density scale factor.</w:delText>
        </w:r>
        <w:r w:rsidR="006A08ED" w:rsidRPr="00BE5A55" w:rsidDel="00DB5AB7">
          <w:rPr>
            <w:szCs w:val="20"/>
            <w:rPrChange w:id="2791" w:author="Steven" w:date="2022-04-18T14:11:00Z">
              <w:rPr/>
            </w:rPrChange>
          </w:rPr>
          <w:delText xml:space="preserve"> This should only be used to validate legacy models</w:delText>
        </w:r>
      </w:del>
      <w:ins w:id="2792" w:author="Steven LaBelle" w:date="2018-08-21T11:30:00Z">
        <w:del w:id="2793" w:author="Steven" w:date="2022-03-30T10:57:00Z">
          <w:r w:rsidR="009E1898" w:rsidRPr="00BE5A55" w:rsidDel="00DB5AB7">
            <w:rPr>
              <w:szCs w:val="20"/>
              <w:rPrChange w:id="2794" w:author="Steven" w:date="2022-04-18T14:11:00Z">
                <w:rPr/>
              </w:rPrChange>
            </w:rPr>
            <w:delText xml:space="preserve"> which assumed that stress didn’t develop for the first few days of growth before ramping sharply around day 4</w:delText>
          </w:r>
        </w:del>
      </w:ins>
      <w:del w:id="2795" w:author="Steven" w:date="2022-03-30T10:57:00Z">
        <w:r w:rsidR="006A08ED" w:rsidRPr="00BE5A55" w:rsidDel="00DB5AB7">
          <w:rPr>
            <w:szCs w:val="20"/>
            <w:rPrChange w:id="2796" w:author="Steven" w:date="2022-04-18T14:11:00Z">
              <w:rPr/>
            </w:rPrChange>
          </w:rPr>
          <w:delText>.</w:delText>
        </w:r>
      </w:del>
      <w:ins w:id="2797" w:author="mp4" w:date="2018-08-24T13:26:00Z">
        <w:del w:id="2798" w:author="Steven" w:date="2022-03-30T10:57:00Z">
          <w:r w:rsidR="0069696C" w:rsidRPr="00BE5A55" w:rsidDel="00DB5AB7">
            <w:rPr>
              <w:szCs w:val="20"/>
              <w:rPrChange w:id="2799" w:author="Steven" w:date="2022-04-18T14:11:00Z">
                <w:rPr/>
              </w:rPrChange>
            </w:rPr>
            <w:delText xml:space="preserve"> Only </w:delText>
          </w:r>
        </w:del>
      </w:ins>
      <w:ins w:id="2800" w:author="mp4" w:date="2018-08-24T13:27:00Z">
        <w:del w:id="2801" w:author="Steven" w:date="2022-03-30T10:57:00Z">
          <w:r w:rsidR="0069696C" w:rsidRPr="00BE5A55" w:rsidDel="00DB5AB7">
            <w:rPr>
              <w:szCs w:val="20"/>
              <w:rPrChange w:id="2802" w:author="Steven" w:date="2022-04-18T14:11:00Z">
                <w:rPr/>
              </w:rPrChange>
            </w:rPr>
            <w:delText>recommended</w:delText>
          </w:r>
        </w:del>
      </w:ins>
      <w:ins w:id="2803" w:author="mp4" w:date="2018-08-24T13:26:00Z">
        <w:del w:id="2804" w:author="Steven" w:date="2022-03-30T10:57:00Z">
          <w:r w:rsidR="0069696C" w:rsidRPr="00BE5A55" w:rsidDel="00DB5AB7">
            <w:rPr>
              <w:szCs w:val="20"/>
              <w:rPrChange w:id="2805" w:author="Steven" w:date="2022-04-18T14:11:00Z">
                <w:rPr/>
              </w:rPrChange>
            </w:rPr>
            <w:delText xml:space="preserve"> </w:delText>
          </w:r>
        </w:del>
      </w:ins>
      <w:ins w:id="2806" w:author="mp4" w:date="2018-08-24T13:27:00Z">
        <w:del w:id="2807" w:author="Steven" w:date="2022-03-30T10:57:00Z">
          <w:r w:rsidR="0069696C" w:rsidRPr="00BE5A55" w:rsidDel="00DB5AB7">
            <w:rPr>
              <w:szCs w:val="20"/>
              <w:rPrChange w:id="2808" w:author="Steven" w:date="2022-04-18T14:11:00Z">
                <w:rPr/>
              </w:rPrChange>
            </w:rPr>
            <w:delText>for reproducing results from Angio3d.</w:delText>
          </w:r>
        </w:del>
      </w:ins>
    </w:p>
    <w:p w14:paraId="1BEAAC95" w14:textId="644D3AD6" w:rsidR="00410C4F" w:rsidRPr="00BE5A55" w:rsidDel="00733CC8" w:rsidRDefault="00C95FA6" w:rsidP="00195D31">
      <w:pPr>
        <w:pStyle w:val="Code0"/>
        <w:rPr>
          <w:del w:id="2809" w:author="Steven" w:date="2022-03-29T16:09:00Z"/>
          <w:szCs w:val="20"/>
          <w:rPrChange w:id="2810" w:author="Steven" w:date="2022-04-18T14:11:00Z">
            <w:rPr>
              <w:del w:id="2811" w:author="Steven" w:date="2022-03-29T16:09:00Z"/>
            </w:rPr>
          </w:rPrChange>
        </w:rPr>
        <w:pPrChange w:id="2812" w:author="Steven" w:date="2022-04-18T14:06:00Z">
          <w:pPr/>
        </w:pPrChange>
      </w:pPr>
      <w:del w:id="2813" w:author="Steven" w:date="2022-03-29T16:09:00Z">
        <w:r w:rsidRPr="00BE5A55" w:rsidDel="00733CC8">
          <w:rPr>
            <w:szCs w:val="20"/>
            <w:rPrChange w:id="2814" w:author="Steven" w:date="2022-04-18T14:11:00Z">
              <w:rPr/>
            </w:rPrChange>
          </w:rPr>
          <w:delText xml:space="preserve">e.g. </w:delText>
        </w:r>
      </w:del>
    </w:p>
    <w:p w14:paraId="62D56539" w14:textId="3C2947E4" w:rsidR="00EC1EFE" w:rsidRPr="00BE5A55" w:rsidDel="00DB5AB7" w:rsidRDefault="009E1898" w:rsidP="00195D31">
      <w:pPr>
        <w:pStyle w:val="Code0"/>
        <w:rPr>
          <w:del w:id="2815" w:author="Steven" w:date="2022-03-30T10:57:00Z"/>
          <w:szCs w:val="20"/>
          <w:rPrChange w:id="2816" w:author="Steven" w:date="2022-04-18T14:11:00Z">
            <w:rPr>
              <w:del w:id="2817" w:author="Steven" w:date="2022-03-30T10:57:00Z"/>
              <w:rFonts w:cs="Courier New"/>
              <w:b/>
              <w:bCs/>
              <w:color w:val="000000"/>
              <w:szCs w:val="20"/>
            </w:rPr>
          </w:rPrChange>
        </w:rPr>
        <w:pPrChange w:id="2818" w:author="Steven" w:date="2022-04-18T14:06:00Z">
          <w:pPr>
            <w:shd w:val="clear" w:color="auto" w:fill="FFFFFF"/>
            <w:jc w:val="left"/>
          </w:pPr>
        </w:pPrChange>
      </w:pPr>
      <w:ins w:id="2819" w:author="Steven LaBelle" w:date="2018-08-21T11:26:00Z">
        <w:del w:id="2820" w:author="Steven" w:date="2022-03-29T16:09:00Z">
          <w:r w:rsidRPr="00BE5A55" w:rsidDel="00733CC8">
            <w:rPr>
              <w:szCs w:val="20"/>
              <w:rPrChange w:id="2821" w:author="Steven" w:date="2022-04-18T14:11:00Z">
                <w:rPr>
                  <w:rFonts w:cs="Courier New"/>
                  <w:color w:val="0000FF"/>
                  <w:szCs w:val="20"/>
                </w:rPr>
              </w:rPrChange>
            </w:rPr>
            <w:br/>
          </w:r>
        </w:del>
      </w:ins>
      <w:del w:id="2822" w:author="Steven" w:date="2022-03-30T10:57:00Z">
        <w:r w:rsidR="00EC1EFE" w:rsidRPr="00BE5A55" w:rsidDel="00DB5AB7">
          <w:rPr>
            <w:szCs w:val="20"/>
            <w:rPrChange w:id="2823" w:author="Steven" w:date="2022-04-18T14:11:00Z">
              <w:rPr>
                <w:rFonts w:cs="Courier New"/>
                <w:color w:val="0000FF"/>
                <w:szCs w:val="20"/>
              </w:rPr>
            </w:rPrChange>
          </w:rPr>
          <w:delText>&lt;angio_stress_policy</w:delText>
        </w:r>
        <w:r w:rsidR="00EC1EFE" w:rsidRPr="00BE5A55" w:rsidDel="00DB5AB7">
          <w:rPr>
            <w:szCs w:val="20"/>
            <w:rPrChange w:id="2824" w:author="Steven" w:date="2022-04-18T14:11:00Z">
              <w:rPr>
                <w:rFonts w:cs="Courier New"/>
                <w:color w:val="000000"/>
                <w:szCs w:val="20"/>
              </w:rPr>
            </w:rPrChange>
          </w:rPr>
          <w:delText xml:space="preserve"> </w:delText>
        </w:r>
        <w:r w:rsidR="00EC1EFE" w:rsidRPr="00BE5A55" w:rsidDel="00DB5AB7">
          <w:rPr>
            <w:szCs w:val="20"/>
            <w:rPrChange w:id="2825" w:author="Steven" w:date="2022-04-18T14:11:00Z">
              <w:rPr>
                <w:rFonts w:cs="Courier New"/>
                <w:color w:val="FF0000"/>
                <w:szCs w:val="20"/>
              </w:rPr>
            </w:rPrChange>
          </w:rPr>
          <w:delText>type</w:delText>
        </w:r>
        <w:r w:rsidR="00EC1EFE" w:rsidRPr="00BE5A55" w:rsidDel="00DB5AB7">
          <w:rPr>
            <w:szCs w:val="20"/>
            <w:rPrChange w:id="2826" w:author="Steven" w:date="2022-04-18T14:11:00Z">
              <w:rPr>
                <w:rFonts w:cs="Courier New"/>
                <w:color w:val="000000"/>
                <w:szCs w:val="20"/>
              </w:rPr>
            </w:rPrChange>
          </w:rPr>
          <w:delText>=</w:delText>
        </w:r>
        <w:r w:rsidR="00EC1EFE" w:rsidRPr="00BE5A55" w:rsidDel="00DB5AB7">
          <w:rPr>
            <w:szCs w:val="20"/>
            <w:rPrChange w:id="2827" w:author="Steven" w:date="2022-04-18T14:11:00Z">
              <w:rPr>
                <w:rFonts w:cs="Courier New"/>
                <w:b/>
                <w:bCs/>
                <w:color w:val="8000FF"/>
                <w:szCs w:val="20"/>
              </w:rPr>
            </w:rPrChange>
          </w:rPr>
          <w:delText>"sigmoid_angio_stress_policy"</w:delText>
        </w:r>
        <w:r w:rsidR="00EC1EFE" w:rsidRPr="00BE5A55" w:rsidDel="00DB5AB7">
          <w:rPr>
            <w:szCs w:val="20"/>
            <w:rPrChange w:id="2828" w:author="Steven" w:date="2022-04-18T14:11:00Z">
              <w:rPr>
                <w:rFonts w:cs="Courier New"/>
                <w:color w:val="0000FF"/>
                <w:szCs w:val="20"/>
              </w:rPr>
            </w:rPrChange>
          </w:rPr>
          <w:delText>&gt;</w:delText>
        </w:r>
      </w:del>
    </w:p>
    <w:p w14:paraId="2F9930D2" w14:textId="64321339" w:rsidR="00EC1EFE" w:rsidRPr="00BE5A55" w:rsidDel="00DB5AB7" w:rsidRDefault="00EC1EFE" w:rsidP="00195D31">
      <w:pPr>
        <w:pStyle w:val="Code0"/>
        <w:rPr>
          <w:del w:id="2829" w:author="Steven" w:date="2022-03-30T10:57:00Z"/>
          <w:bCs/>
          <w:szCs w:val="20"/>
          <w:rPrChange w:id="2830" w:author="Steven" w:date="2022-04-18T14:11:00Z">
            <w:rPr>
              <w:del w:id="2831" w:author="Steven" w:date="2022-03-30T10:57:00Z"/>
              <w:rFonts w:cs="Courier New"/>
              <w:b/>
              <w:bCs/>
              <w:color w:val="000000"/>
              <w:szCs w:val="20"/>
            </w:rPr>
          </w:rPrChange>
        </w:rPr>
        <w:pPrChange w:id="2832" w:author="Steven" w:date="2022-04-18T14:06:00Z">
          <w:pPr>
            <w:shd w:val="clear" w:color="auto" w:fill="FFFFFF"/>
            <w:jc w:val="left"/>
          </w:pPr>
        </w:pPrChange>
      </w:pPr>
      <w:del w:id="2833" w:author="Steven" w:date="2022-03-30T10:57:00Z">
        <w:r w:rsidRPr="00BE5A55" w:rsidDel="00DB5AB7">
          <w:rPr>
            <w:bCs/>
            <w:szCs w:val="20"/>
            <w:rPrChange w:id="2834" w:author="Steven" w:date="2022-04-18T14:11:00Z">
              <w:rPr>
                <w:rFonts w:cs="Courier New"/>
                <w:b/>
                <w:bCs/>
                <w:color w:val="000000"/>
                <w:szCs w:val="20"/>
              </w:rPr>
            </w:rPrChange>
          </w:rPr>
          <w:delText xml:space="preserve">    </w:delText>
        </w:r>
        <w:r w:rsidRPr="00BE5A55" w:rsidDel="00DB5AB7">
          <w:rPr>
            <w:szCs w:val="20"/>
            <w:rPrChange w:id="2835" w:author="Steven" w:date="2022-04-18T14:11:00Z">
              <w:rPr>
                <w:rFonts w:cs="Courier New"/>
                <w:color w:val="0000FF"/>
                <w:szCs w:val="20"/>
              </w:rPr>
            </w:rPrChange>
          </w:rPr>
          <w:delText>&lt;sprout_mag</w:delText>
        </w:r>
        <w:r w:rsidRPr="00BE5A55" w:rsidDel="00DB5AB7">
          <w:rPr>
            <w:szCs w:val="20"/>
            <w:rPrChange w:id="2836" w:author="Steven" w:date="2022-04-18T14:11:00Z">
              <w:rPr>
                <w:rFonts w:cs="Courier New"/>
                <w:color w:val="000000"/>
                <w:szCs w:val="20"/>
              </w:rPr>
            </w:rPrChange>
          </w:rPr>
          <w:delText xml:space="preserve"> </w:delText>
        </w:r>
        <w:r w:rsidRPr="00BE5A55" w:rsidDel="00DB5AB7">
          <w:rPr>
            <w:szCs w:val="20"/>
            <w:rPrChange w:id="2837" w:author="Steven" w:date="2022-04-18T14:11:00Z">
              <w:rPr>
                <w:rFonts w:cs="Courier New"/>
                <w:color w:val="FF0000"/>
                <w:szCs w:val="20"/>
              </w:rPr>
            </w:rPrChange>
          </w:rPr>
          <w:delText>lc</w:delText>
        </w:r>
        <w:r w:rsidRPr="00BE5A55" w:rsidDel="00DB5AB7">
          <w:rPr>
            <w:szCs w:val="20"/>
            <w:rPrChange w:id="2838" w:author="Steven" w:date="2022-04-18T14:11:00Z">
              <w:rPr>
                <w:rFonts w:cs="Courier New"/>
                <w:color w:val="000000"/>
                <w:szCs w:val="20"/>
              </w:rPr>
            </w:rPrChange>
          </w:rPr>
          <w:delText>=</w:delText>
        </w:r>
        <w:r w:rsidRPr="00BE5A55" w:rsidDel="00DB5AB7">
          <w:rPr>
            <w:bCs/>
            <w:szCs w:val="20"/>
            <w:rPrChange w:id="2839" w:author="Steven" w:date="2022-04-18T14:11:00Z">
              <w:rPr>
                <w:rFonts w:cs="Courier New"/>
                <w:b/>
                <w:bCs/>
                <w:color w:val="8000FF"/>
                <w:szCs w:val="20"/>
              </w:rPr>
            </w:rPrChange>
          </w:rPr>
          <w:delText>"2"</w:delText>
        </w:r>
        <w:r w:rsidRPr="00BE5A55" w:rsidDel="00DB5AB7">
          <w:rPr>
            <w:szCs w:val="20"/>
            <w:rPrChange w:id="2840" w:author="Steven" w:date="2022-04-18T14:11:00Z">
              <w:rPr>
                <w:rFonts w:cs="Courier New"/>
                <w:color w:val="0000FF"/>
                <w:szCs w:val="20"/>
              </w:rPr>
            </w:rPrChange>
          </w:rPr>
          <w:delText>&gt;</w:delText>
        </w:r>
        <w:r w:rsidRPr="00BE5A55" w:rsidDel="00DB5AB7">
          <w:rPr>
            <w:bCs/>
            <w:szCs w:val="20"/>
            <w:rPrChange w:id="2841" w:author="Steven" w:date="2022-04-18T14:11:00Z">
              <w:rPr>
                <w:rFonts w:cs="Courier New"/>
                <w:b/>
                <w:bCs/>
                <w:color w:val="000000"/>
                <w:szCs w:val="20"/>
              </w:rPr>
            </w:rPrChange>
          </w:rPr>
          <w:delText>1.0</w:delText>
        </w:r>
        <w:r w:rsidRPr="00BE5A55" w:rsidDel="00DB5AB7">
          <w:rPr>
            <w:szCs w:val="20"/>
            <w:rPrChange w:id="2842" w:author="Steven" w:date="2022-04-18T14:11:00Z">
              <w:rPr>
                <w:rFonts w:cs="Courier New"/>
                <w:color w:val="0000FF"/>
                <w:szCs w:val="20"/>
              </w:rPr>
            </w:rPrChange>
          </w:rPr>
          <w:delText>&lt;/sprout_mag&gt;</w:delText>
        </w:r>
      </w:del>
    </w:p>
    <w:p w14:paraId="22F2BE75" w14:textId="53E4B1FB" w:rsidR="00EC1EFE" w:rsidRPr="00BE5A55" w:rsidDel="00DB5AB7" w:rsidRDefault="00EC1EFE" w:rsidP="00195D31">
      <w:pPr>
        <w:pStyle w:val="Code0"/>
        <w:rPr>
          <w:del w:id="2843" w:author="Steven" w:date="2022-03-30T10:57:00Z"/>
          <w:bCs/>
          <w:szCs w:val="20"/>
          <w:rPrChange w:id="2844" w:author="Steven" w:date="2022-04-18T14:11:00Z">
            <w:rPr>
              <w:del w:id="2845" w:author="Steven" w:date="2022-03-30T10:57:00Z"/>
              <w:rFonts w:cs="Courier New"/>
              <w:b/>
              <w:bCs/>
              <w:color w:val="000000"/>
              <w:szCs w:val="20"/>
            </w:rPr>
          </w:rPrChange>
        </w:rPr>
        <w:pPrChange w:id="2846" w:author="Steven" w:date="2022-04-18T14:06:00Z">
          <w:pPr>
            <w:shd w:val="clear" w:color="auto" w:fill="FFFFFF"/>
            <w:jc w:val="left"/>
          </w:pPr>
        </w:pPrChange>
      </w:pPr>
      <w:del w:id="2847" w:author="Steven" w:date="2022-03-30T10:57:00Z">
        <w:r w:rsidRPr="00BE5A55" w:rsidDel="00DB5AB7">
          <w:rPr>
            <w:bCs/>
            <w:szCs w:val="20"/>
            <w:rPrChange w:id="2848" w:author="Steven" w:date="2022-04-18T14:11:00Z">
              <w:rPr>
                <w:rFonts w:cs="Courier New"/>
                <w:b/>
                <w:bCs/>
                <w:color w:val="000000"/>
                <w:szCs w:val="20"/>
              </w:rPr>
            </w:rPrChange>
          </w:rPr>
          <w:delText xml:space="preserve">    </w:delText>
        </w:r>
        <w:r w:rsidRPr="00BE5A55" w:rsidDel="00DB5AB7">
          <w:rPr>
            <w:szCs w:val="20"/>
            <w:rPrChange w:id="2849" w:author="Steven" w:date="2022-04-18T14:11:00Z">
              <w:rPr>
                <w:rFonts w:cs="Courier New"/>
                <w:color w:val="0000FF"/>
                <w:szCs w:val="20"/>
              </w:rPr>
            </w:rPrChange>
          </w:rPr>
          <w:delText>&lt;sprout_width&gt;</w:delText>
        </w:r>
        <w:r w:rsidRPr="00BE5A55" w:rsidDel="00DB5AB7">
          <w:rPr>
            <w:bCs/>
            <w:szCs w:val="20"/>
            <w:rPrChange w:id="2850" w:author="Steven" w:date="2022-04-18T14:11:00Z">
              <w:rPr>
                <w:rFonts w:cs="Courier New"/>
                <w:b/>
                <w:bCs/>
                <w:color w:val="000000"/>
                <w:szCs w:val="20"/>
              </w:rPr>
            </w:rPrChange>
          </w:rPr>
          <w:delText>7.0</w:delText>
        </w:r>
        <w:r w:rsidRPr="00BE5A55" w:rsidDel="00DB5AB7">
          <w:rPr>
            <w:szCs w:val="20"/>
            <w:rPrChange w:id="2851" w:author="Steven" w:date="2022-04-18T14:11:00Z">
              <w:rPr>
                <w:rFonts w:cs="Courier New"/>
                <w:color w:val="0000FF"/>
                <w:szCs w:val="20"/>
              </w:rPr>
            </w:rPrChange>
          </w:rPr>
          <w:delText>&lt;/sprout_width&gt;</w:delText>
        </w:r>
      </w:del>
    </w:p>
    <w:p w14:paraId="558163FF" w14:textId="7EE97E50" w:rsidR="00EC1EFE" w:rsidRPr="00BE5A55" w:rsidDel="00DB5AB7" w:rsidRDefault="00EC1EFE" w:rsidP="00195D31">
      <w:pPr>
        <w:pStyle w:val="Code0"/>
        <w:rPr>
          <w:del w:id="2852" w:author="Steven" w:date="2022-03-30T10:57:00Z"/>
          <w:bCs/>
          <w:szCs w:val="20"/>
          <w:rPrChange w:id="2853" w:author="Steven" w:date="2022-04-18T14:11:00Z">
            <w:rPr>
              <w:del w:id="2854" w:author="Steven" w:date="2022-03-30T10:57:00Z"/>
              <w:rFonts w:cs="Courier New"/>
              <w:b/>
              <w:bCs/>
              <w:color w:val="000000"/>
              <w:szCs w:val="20"/>
            </w:rPr>
          </w:rPrChange>
        </w:rPr>
        <w:pPrChange w:id="2855" w:author="Steven" w:date="2022-04-18T14:06:00Z">
          <w:pPr>
            <w:shd w:val="clear" w:color="auto" w:fill="FFFFFF"/>
            <w:jc w:val="left"/>
          </w:pPr>
        </w:pPrChange>
      </w:pPr>
      <w:del w:id="2856" w:author="Steven" w:date="2022-03-30T10:57:00Z">
        <w:r w:rsidRPr="00BE5A55" w:rsidDel="00DB5AB7">
          <w:rPr>
            <w:bCs/>
            <w:szCs w:val="20"/>
            <w:rPrChange w:id="2857" w:author="Steven" w:date="2022-04-18T14:11:00Z">
              <w:rPr>
                <w:rFonts w:cs="Courier New"/>
                <w:b/>
                <w:bCs/>
                <w:color w:val="000000"/>
                <w:szCs w:val="20"/>
              </w:rPr>
            </w:rPrChange>
          </w:rPr>
          <w:delText xml:space="preserve">    </w:delText>
        </w:r>
        <w:r w:rsidRPr="00BE5A55" w:rsidDel="00DB5AB7">
          <w:rPr>
            <w:szCs w:val="20"/>
            <w:rPrChange w:id="2858" w:author="Steven" w:date="2022-04-18T14:11:00Z">
              <w:rPr>
                <w:rFonts w:cs="Courier New"/>
                <w:color w:val="0000FF"/>
                <w:szCs w:val="20"/>
              </w:rPr>
            </w:rPrChange>
          </w:rPr>
          <w:delText>&lt;sprout_range&gt;</w:delText>
        </w:r>
        <w:r w:rsidRPr="00BE5A55" w:rsidDel="00DB5AB7">
          <w:rPr>
            <w:bCs/>
            <w:szCs w:val="20"/>
            <w:rPrChange w:id="2859" w:author="Steven" w:date="2022-04-18T14:11:00Z">
              <w:rPr>
                <w:rFonts w:cs="Courier New"/>
                <w:b/>
                <w:bCs/>
                <w:color w:val="000000"/>
                <w:szCs w:val="20"/>
              </w:rPr>
            </w:rPrChange>
          </w:rPr>
          <w:delText>250.0</w:delText>
        </w:r>
        <w:r w:rsidRPr="00BE5A55" w:rsidDel="00DB5AB7">
          <w:rPr>
            <w:szCs w:val="20"/>
            <w:rPrChange w:id="2860" w:author="Steven" w:date="2022-04-18T14:11:00Z">
              <w:rPr>
                <w:rFonts w:cs="Courier New"/>
                <w:color w:val="0000FF"/>
                <w:szCs w:val="20"/>
              </w:rPr>
            </w:rPrChange>
          </w:rPr>
          <w:delText>&lt;/sprout_mag&gt;</w:delText>
        </w:r>
      </w:del>
    </w:p>
    <w:p w14:paraId="5FE61124" w14:textId="4FB6F3BF" w:rsidR="00EC1EFE" w:rsidRPr="00BE5A55" w:rsidDel="00DB5AB7" w:rsidRDefault="00EC1EFE" w:rsidP="00195D31">
      <w:pPr>
        <w:pStyle w:val="Code0"/>
        <w:rPr>
          <w:del w:id="2861" w:author="Steven" w:date="2022-03-30T10:57:00Z"/>
          <w:bCs/>
          <w:szCs w:val="20"/>
          <w:rPrChange w:id="2862" w:author="Steven" w:date="2022-04-18T14:11:00Z">
            <w:rPr>
              <w:del w:id="2863" w:author="Steven" w:date="2022-03-30T10:57:00Z"/>
              <w:rFonts w:cs="Courier New"/>
              <w:b/>
              <w:bCs/>
              <w:color w:val="000000"/>
              <w:szCs w:val="20"/>
            </w:rPr>
          </w:rPrChange>
        </w:rPr>
        <w:pPrChange w:id="2864" w:author="Steven" w:date="2022-04-18T14:06:00Z">
          <w:pPr>
            <w:shd w:val="clear" w:color="auto" w:fill="FFFFFF"/>
            <w:jc w:val="left"/>
          </w:pPr>
        </w:pPrChange>
      </w:pPr>
      <w:del w:id="2865" w:author="Steven" w:date="2022-03-30T10:57:00Z">
        <w:r w:rsidRPr="00BE5A55" w:rsidDel="00DB5AB7">
          <w:rPr>
            <w:bCs/>
            <w:szCs w:val="20"/>
            <w:rPrChange w:id="2866" w:author="Steven" w:date="2022-04-18T14:11:00Z">
              <w:rPr>
                <w:rFonts w:cs="Courier New"/>
                <w:b/>
                <w:bCs/>
                <w:color w:val="000000"/>
                <w:szCs w:val="20"/>
              </w:rPr>
            </w:rPrChange>
          </w:rPr>
          <w:delText xml:space="preserve">    </w:delText>
        </w:r>
        <w:r w:rsidRPr="00BE5A55" w:rsidDel="00DB5AB7">
          <w:rPr>
            <w:szCs w:val="20"/>
            <w:rPrChange w:id="2867" w:author="Steven" w:date="2022-04-18T14:11:00Z">
              <w:rPr>
                <w:rFonts w:cs="Courier New"/>
                <w:color w:val="0000FF"/>
                <w:szCs w:val="20"/>
              </w:rPr>
            </w:rPrChange>
          </w:rPr>
          <w:delText>&lt;sprout_radius_multiplier&gt;</w:delText>
        </w:r>
        <w:r w:rsidRPr="00BE5A55" w:rsidDel="00DB5AB7">
          <w:rPr>
            <w:bCs/>
            <w:szCs w:val="20"/>
            <w:rPrChange w:id="2868" w:author="Steven" w:date="2022-04-18T14:11:00Z">
              <w:rPr>
                <w:rFonts w:cs="Courier New"/>
                <w:b/>
                <w:bCs/>
                <w:color w:val="000000"/>
                <w:szCs w:val="20"/>
              </w:rPr>
            </w:rPrChange>
          </w:rPr>
          <w:delText>3.0</w:delText>
        </w:r>
        <w:r w:rsidRPr="00BE5A55" w:rsidDel="00DB5AB7">
          <w:rPr>
            <w:szCs w:val="20"/>
            <w:rPrChange w:id="2869" w:author="Steven" w:date="2022-04-18T14:11:00Z">
              <w:rPr>
                <w:rFonts w:cs="Courier New"/>
                <w:color w:val="0000FF"/>
                <w:szCs w:val="20"/>
              </w:rPr>
            </w:rPrChange>
          </w:rPr>
          <w:delText>&lt;/sprout_radius_multiplier&gt;</w:delText>
        </w:r>
      </w:del>
    </w:p>
    <w:p w14:paraId="182C7450" w14:textId="38931612" w:rsidR="00EC1EFE" w:rsidRPr="00BE5A55" w:rsidDel="00DB5AB7" w:rsidRDefault="00EC1EFE" w:rsidP="00195D31">
      <w:pPr>
        <w:pStyle w:val="Code0"/>
        <w:rPr>
          <w:del w:id="2870" w:author="Steven" w:date="2022-03-30T10:57:00Z"/>
          <w:szCs w:val="20"/>
          <w:rPrChange w:id="2871" w:author="Steven" w:date="2022-04-18T14:11:00Z">
            <w:rPr>
              <w:del w:id="2872" w:author="Steven" w:date="2022-03-30T10:57:00Z"/>
              <w:rFonts w:cs="Courier New"/>
              <w:b/>
              <w:bCs/>
              <w:color w:val="000000"/>
              <w:szCs w:val="20"/>
            </w:rPr>
          </w:rPrChange>
        </w:rPr>
        <w:pPrChange w:id="2873" w:author="Steven" w:date="2022-04-18T14:06:00Z">
          <w:pPr>
            <w:shd w:val="clear" w:color="auto" w:fill="FFFFFF"/>
            <w:jc w:val="left"/>
          </w:pPr>
        </w:pPrChange>
      </w:pPr>
      <w:del w:id="2874" w:author="Steven" w:date="2022-03-30T10:57:00Z">
        <w:r w:rsidRPr="00BE5A55" w:rsidDel="00DB5AB7">
          <w:rPr>
            <w:szCs w:val="20"/>
            <w:rPrChange w:id="2875" w:author="Steven" w:date="2022-04-18T14:11:00Z">
              <w:rPr>
                <w:rFonts w:cs="Courier New"/>
                <w:b/>
                <w:bCs/>
                <w:color w:val="000000"/>
                <w:szCs w:val="20"/>
              </w:rPr>
            </w:rPrChange>
          </w:rPr>
          <w:delText xml:space="preserve">    </w:delText>
        </w:r>
        <w:r w:rsidRPr="00BE5A55" w:rsidDel="00DB5AB7">
          <w:rPr>
            <w:szCs w:val="20"/>
            <w:rPrChange w:id="2876" w:author="Steven" w:date="2022-04-18T14:11:00Z">
              <w:rPr>
                <w:rFonts w:cs="Courier New"/>
                <w:color w:val="0000FF"/>
                <w:szCs w:val="20"/>
              </w:rPr>
            </w:rPrChange>
          </w:rPr>
          <w:delText>&lt;a&gt;</w:delText>
        </w:r>
        <w:r w:rsidRPr="00BE5A55" w:rsidDel="00DB5AB7">
          <w:rPr>
            <w:szCs w:val="20"/>
            <w:rPrChange w:id="2877" w:author="Steven" w:date="2022-04-18T14:11:00Z">
              <w:rPr>
                <w:rFonts w:cs="Courier New"/>
                <w:b/>
                <w:bCs/>
                <w:color w:val="000000"/>
                <w:szCs w:val="20"/>
              </w:rPr>
            </w:rPrChange>
          </w:rPr>
          <w:delText>1.0081</w:delText>
        </w:r>
        <w:r w:rsidRPr="00BE5A55" w:rsidDel="00DB5AB7">
          <w:rPr>
            <w:szCs w:val="20"/>
            <w:rPrChange w:id="2878" w:author="Steven" w:date="2022-04-18T14:11:00Z">
              <w:rPr>
                <w:rFonts w:cs="Courier New"/>
                <w:color w:val="0000FF"/>
                <w:szCs w:val="20"/>
              </w:rPr>
            </w:rPrChange>
          </w:rPr>
          <w:delText>&lt;/a</w:delText>
        </w:r>
        <w:r w:rsidRPr="00BE5A55" w:rsidDel="00DB5AB7">
          <w:rPr>
            <w:szCs w:val="20"/>
            <w:rPrChange w:id="2879" w:author="Steven" w:date="2022-04-18T14:11:00Z">
              <w:rPr>
                <w:rFonts w:cs="Courier New"/>
                <w:color w:val="000000"/>
                <w:szCs w:val="20"/>
              </w:rPr>
            </w:rPrChange>
          </w:rPr>
          <w:delText xml:space="preserve"> </w:delText>
        </w:r>
        <w:r w:rsidRPr="00BE5A55" w:rsidDel="00DB5AB7">
          <w:rPr>
            <w:szCs w:val="20"/>
            <w:rPrChange w:id="2880" w:author="Steven" w:date="2022-04-18T14:11:00Z">
              <w:rPr>
                <w:rFonts w:cs="Courier New"/>
                <w:color w:val="0000FF"/>
                <w:szCs w:val="20"/>
              </w:rPr>
            </w:rPrChange>
          </w:rPr>
          <w:delText>&gt;</w:delText>
        </w:r>
      </w:del>
    </w:p>
    <w:p w14:paraId="7C76D98E" w14:textId="6694CD8D" w:rsidR="00EC1EFE" w:rsidRPr="00BE5A55" w:rsidDel="00DB5AB7" w:rsidRDefault="00EC1EFE" w:rsidP="00195D31">
      <w:pPr>
        <w:pStyle w:val="Code0"/>
        <w:rPr>
          <w:del w:id="2881" w:author="Steven" w:date="2022-03-30T10:57:00Z"/>
          <w:szCs w:val="20"/>
          <w:rPrChange w:id="2882" w:author="Steven" w:date="2022-04-18T14:11:00Z">
            <w:rPr>
              <w:del w:id="2883" w:author="Steven" w:date="2022-03-30T10:57:00Z"/>
              <w:rFonts w:cs="Courier New"/>
              <w:b/>
              <w:bCs/>
              <w:color w:val="000000"/>
              <w:szCs w:val="20"/>
            </w:rPr>
          </w:rPrChange>
        </w:rPr>
        <w:pPrChange w:id="2884" w:author="Steven" w:date="2022-04-18T14:06:00Z">
          <w:pPr>
            <w:shd w:val="clear" w:color="auto" w:fill="FFFFFF"/>
            <w:jc w:val="left"/>
          </w:pPr>
        </w:pPrChange>
      </w:pPr>
      <w:del w:id="2885" w:author="Steven" w:date="2022-03-30T10:57:00Z">
        <w:r w:rsidRPr="00BE5A55" w:rsidDel="00DB5AB7">
          <w:rPr>
            <w:szCs w:val="20"/>
            <w:rPrChange w:id="2886" w:author="Steven" w:date="2022-04-18T14:11:00Z">
              <w:rPr>
                <w:rFonts w:cs="Courier New"/>
                <w:b/>
                <w:bCs/>
                <w:color w:val="000000"/>
                <w:szCs w:val="20"/>
              </w:rPr>
            </w:rPrChange>
          </w:rPr>
          <w:delText xml:space="preserve">    </w:delText>
        </w:r>
        <w:r w:rsidRPr="00BE5A55" w:rsidDel="00DB5AB7">
          <w:rPr>
            <w:szCs w:val="20"/>
            <w:rPrChange w:id="2887" w:author="Steven" w:date="2022-04-18T14:11:00Z">
              <w:rPr>
                <w:rFonts w:cs="Courier New"/>
                <w:color w:val="0000FF"/>
                <w:szCs w:val="20"/>
              </w:rPr>
            </w:rPrChange>
          </w:rPr>
          <w:delText>&lt;b&gt;</w:delText>
        </w:r>
        <w:r w:rsidRPr="00BE5A55" w:rsidDel="00DB5AB7">
          <w:rPr>
            <w:szCs w:val="20"/>
            <w:rPrChange w:id="2888" w:author="Steven" w:date="2022-04-18T14:11:00Z">
              <w:rPr>
                <w:rFonts w:cs="Courier New"/>
                <w:b/>
                <w:bCs/>
                <w:color w:val="000000"/>
                <w:szCs w:val="20"/>
              </w:rPr>
            </w:rPrChange>
          </w:rPr>
          <w:delText>0.5436</w:delText>
        </w:r>
        <w:r w:rsidRPr="00BE5A55" w:rsidDel="00DB5AB7">
          <w:rPr>
            <w:szCs w:val="20"/>
            <w:rPrChange w:id="2889" w:author="Steven" w:date="2022-04-18T14:11:00Z">
              <w:rPr>
                <w:rFonts w:cs="Courier New"/>
                <w:color w:val="0000FF"/>
                <w:szCs w:val="20"/>
              </w:rPr>
            </w:rPrChange>
          </w:rPr>
          <w:delText>&lt;/b</w:delText>
        </w:r>
        <w:r w:rsidRPr="00BE5A55" w:rsidDel="00DB5AB7">
          <w:rPr>
            <w:szCs w:val="20"/>
            <w:rPrChange w:id="2890" w:author="Steven" w:date="2022-04-18T14:11:00Z">
              <w:rPr>
                <w:rFonts w:cs="Courier New"/>
                <w:color w:val="000000"/>
                <w:szCs w:val="20"/>
              </w:rPr>
            </w:rPrChange>
          </w:rPr>
          <w:delText xml:space="preserve"> </w:delText>
        </w:r>
        <w:r w:rsidRPr="00BE5A55" w:rsidDel="00DB5AB7">
          <w:rPr>
            <w:szCs w:val="20"/>
            <w:rPrChange w:id="2891" w:author="Steven" w:date="2022-04-18T14:11:00Z">
              <w:rPr>
                <w:rFonts w:cs="Courier New"/>
                <w:color w:val="0000FF"/>
                <w:szCs w:val="20"/>
              </w:rPr>
            </w:rPrChange>
          </w:rPr>
          <w:delText>&gt;</w:delText>
        </w:r>
      </w:del>
    </w:p>
    <w:p w14:paraId="76851B23" w14:textId="3D7B3CA4" w:rsidR="00EC1EFE" w:rsidRPr="00BE5A55" w:rsidDel="00DB5AB7" w:rsidRDefault="00EC1EFE" w:rsidP="00195D31">
      <w:pPr>
        <w:pStyle w:val="Code0"/>
        <w:rPr>
          <w:del w:id="2892" w:author="Steven" w:date="2022-03-30T10:57:00Z"/>
          <w:bCs/>
          <w:szCs w:val="20"/>
          <w:rPrChange w:id="2893" w:author="Steven" w:date="2022-04-18T14:11:00Z">
            <w:rPr>
              <w:del w:id="2894" w:author="Steven" w:date="2022-03-30T10:57:00Z"/>
              <w:rFonts w:cs="Courier New"/>
              <w:b/>
              <w:bCs/>
              <w:color w:val="000000"/>
              <w:szCs w:val="20"/>
            </w:rPr>
          </w:rPrChange>
        </w:rPr>
        <w:pPrChange w:id="2895" w:author="Steven" w:date="2022-04-18T14:06:00Z">
          <w:pPr>
            <w:shd w:val="clear" w:color="auto" w:fill="FFFFFF"/>
            <w:jc w:val="left"/>
          </w:pPr>
        </w:pPrChange>
      </w:pPr>
      <w:del w:id="2896" w:author="Steven" w:date="2022-03-30T10:57:00Z">
        <w:r w:rsidRPr="00BE5A55" w:rsidDel="00DB5AB7">
          <w:rPr>
            <w:bCs/>
            <w:szCs w:val="20"/>
            <w:rPrChange w:id="2897" w:author="Steven" w:date="2022-04-18T14:11:00Z">
              <w:rPr>
                <w:rFonts w:cs="Courier New"/>
                <w:b/>
                <w:bCs/>
                <w:color w:val="000000"/>
                <w:szCs w:val="20"/>
              </w:rPr>
            </w:rPrChange>
          </w:rPr>
          <w:delText xml:space="preserve">    </w:delText>
        </w:r>
        <w:r w:rsidRPr="00BE5A55" w:rsidDel="00DB5AB7">
          <w:rPr>
            <w:szCs w:val="20"/>
            <w:rPrChange w:id="2898" w:author="Steven" w:date="2022-04-18T14:11:00Z">
              <w:rPr>
                <w:rFonts w:cs="Courier New"/>
                <w:color w:val="0000FF"/>
                <w:szCs w:val="20"/>
              </w:rPr>
            </w:rPrChange>
          </w:rPr>
          <w:delText>&lt;x0&gt;</w:delText>
        </w:r>
        <w:r w:rsidRPr="00BE5A55" w:rsidDel="00DB5AB7">
          <w:rPr>
            <w:bCs/>
            <w:szCs w:val="20"/>
            <w:rPrChange w:id="2899" w:author="Steven" w:date="2022-04-18T14:11:00Z">
              <w:rPr>
                <w:rFonts w:cs="Courier New"/>
                <w:b/>
                <w:bCs/>
                <w:color w:val="000000"/>
                <w:szCs w:val="20"/>
              </w:rPr>
            </w:rPrChange>
          </w:rPr>
          <w:delText>2</w:delText>
        </w:r>
        <w:r w:rsidRPr="00BE5A55" w:rsidDel="00DB5AB7">
          <w:rPr>
            <w:szCs w:val="20"/>
            <w:rPrChange w:id="2900" w:author="Steven" w:date="2022-04-18T14:11:00Z">
              <w:rPr>
                <w:rFonts w:cs="Courier New"/>
                <w:color w:val="0000FF"/>
                <w:szCs w:val="20"/>
              </w:rPr>
            </w:rPrChange>
          </w:rPr>
          <w:delText>&lt;/x0&gt;</w:delText>
        </w:r>
      </w:del>
    </w:p>
    <w:p w14:paraId="6B6F05F9" w14:textId="19B2A97D" w:rsidR="00EC1EFE" w:rsidRPr="00BE5A55" w:rsidDel="00DB5AB7" w:rsidRDefault="00EC1EFE" w:rsidP="00195D31">
      <w:pPr>
        <w:pStyle w:val="Code0"/>
        <w:rPr>
          <w:del w:id="2901" w:author="Steven" w:date="2022-03-30T10:57:00Z"/>
          <w:szCs w:val="20"/>
          <w:rPrChange w:id="2902" w:author="Steven" w:date="2022-04-18T14:11:00Z">
            <w:rPr>
              <w:del w:id="2903" w:author="Steven" w:date="2022-03-30T10:57:00Z"/>
              <w:rFonts w:cs="Courier New"/>
              <w:b/>
              <w:bCs/>
              <w:color w:val="000000"/>
              <w:szCs w:val="20"/>
            </w:rPr>
          </w:rPrChange>
        </w:rPr>
        <w:pPrChange w:id="2904" w:author="Steven" w:date="2022-04-18T14:06:00Z">
          <w:pPr>
            <w:shd w:val="clear" w:color="auto" w:fill="FFFFFF"/>
            <w:jc w:val="left"/>
          </w:pPr>
        </w:pPrChange>
      </w:pPr>
      <w:del w:id="2905" w:author="Steven" w:date="2022-03-30T10:57:00Z">
        <w:r w:rsidRPr="00BE5A55" w:rsidDel="00DB5AB7">
          <w:rPr>
            <w:szCs w:val="20"/>
            <w:rPrChange w:id="2906" w:author="Steven" w:date="2022-04-18T14:11:00Z">
              <w:rPr>
                <w:rFonts w:cs="Courier New"/>
                <w:b/>
                <w:bCs/>
                <w:color w:val="000000"/>
                <w:szCs w:val="20"/>
              </w:rPr>
            </w:rPrChange>
          </w:rPr>
          <w:delText xml:space="preserve">    </w:delText>
        </w:r>
        <w:r w:rsidRPr="00BE5A55" w:rsidDel="00DB5AB7">
          <w:rPr>
            <w:szCs w:val="20"/>
            <w:rPrChange w:id="2907" w:author="Steven" w:date="2022-04-18T14:11:00Z">
              <w:rPr>
                <w:rFonts w:cs="Courier New"/>
                <w:color w:val="0000FF"/>
                <w:szCs w:val="20"/>
              </w:rPr>
            </w:rPrChange>
          </w:rPr>
          <w:delText>&lt;y0&gt;</w:delText>
        </w:r>
        <w:r w:rsidRPr="00BE5A55" w:rsidDel="00DB5AB7">
          <w:rPr>
            <w:szCs w:val="20"/>
            <w:rPrChange w:id="2908" w:author="Steven" w:date="2022-04-18T14:11:00Z">
              <w:rPr>
                <w:rFonts w:cs="Courier New"/>
                <w:b/>
                <w:bCs/>
                <w:color w:val="000000"/>
                <w:szCs w:val="20"/>
              </w:rPr>
            </w:rPrChange>
          </w:rPr>
          <w:delText>-.004</w:delText>
        </w:r>
        <w:r w:rsidRPr="00BE5A55" w:rsidDel="00DB5AB7">
          <w:rPr>
            <w:szCs w:val="20"/>
            <w:rPrChange w:id="2909" w:author="Steven" w:date="2022-04-18T14:11:00Z">
              <w:rPr>
                <w:rFonts w:cs="Courier New"/>
                <w:color w:val="0000FF"/>
                <w:szCs w:val="20"/>
              </w:rPr>
            </w:rPrChange>
          </w:rPr>
          <w:delText>&lt;/y0&gt;</w:delText>
        </w:r>
      </w:del>
    </w:p>
    <w:p w14:paraId="1D450FD4" w14:textId="761CDFCC" w:rsidR="00EC1EFE" w:rsidRPr="00BE5A55" w:rsidDel="00A26F45" w:rsidRDefault="00EC1EFE" w:rsidP="00195D31">
      <w:pPr>
        <w:pStyle w:val="Code0"/>
        <w:rPr>
          <w:del w:id="2910" w:author="Steven" w:date="2022-03-29T15:02:00Z"/>
          <w:szCs w:val="20"/>
          <w:rPrChange w:id="2911" w:author="Steven" w:date="2022-04-18T14:11:00Z">
            <w:rPr>
              <w:del w:id="2912" w:author="Steven" w:date="2022-03-29T15:02:00Z"/>
            </w:rPr>
          </w:rPrChange>
        </w:rPr>
        <w:pPrChange w:id="2913" w:author="Steven" w:date="2022-04-18T14:06:00Z">
          <w:pPr>
            <w:shd w:val="clear" w:color="auto" w:fill="FFFFFF"/>
            <w:jc w:val="left"/>
          </w:pPr>
        </w:pPrChange>
      </w:pPr>
      <w:del w:id="2914" w:author="Steven" w:date="2022-03-30T10:57:00Z">
        <w:r w:rsidRPr="00BE5A55" w:rsidDel="00DB5AB7">
          <w:rPr>
            <w:szCs w:val="20"/>
            <w:rPrChange w:id="2915" w:author="Steven" w:date="2022-04-18T14:11:00Z">
              <w:rPr>
                <w:rFonts w:cs="Courier New"/>
                <w:color w:val="0000FF"/>
                <w:szCs w:val="20"/>
              </w:rPr>
            </w:rPrChange>
          </w:rPr>
          <w:delText>&lt;/angio_stress_policy&gt;</w:delText>
        </w:r>
      </w:del>
    </w:p>
    <w:p w14:paraId="3B743466" w14:textId="77777777" w:rsidR="005A265C" w:rsidRPr="00BE5A55" w:rsidDel="00A26F45" w:rsidRDefault="005A265C" w:rsidP="00195D31">
      <w:pPr>
        <w:pStyle w:val="Code0"/>
        <w:rPr>
          <w:del w:id="2916" w:author="Steven" w:date="2022-03-29T15:02:00Z"/>
          <w:szCs w:val="20"/>
          <w:rPrChange w:id="2917" w:author="Steven" w:date="2022-04-18T14:11:00Z">
            <w:rPr>
              <w:del w:id="2918" w:author="Steven" w:date="2022-03-29T15:02:00Z"/>
            </w:rPr>
          </w:rPrChange>
        </w:rPr>
        <w:pPrChange w:id="2919" w:author="Steven" w:date="2022-04-18T14:06:00Z">
          <w:pPr/>
        </w:pPrChange>
      </w:pPr>
    </w:p>
    <w:p w14:paraId="2D9396C4" w14:textId="4E739D7E" w:rsidR="005A265C" w:rsidRPr="00BE5A55" w:rsidDel="00A26F45" w:rsidRDefault="00547CDE" w:rsidP="00195D31">
      <w:pPr>
        <w:pStyle w:val="Code0"/>
        <w:rPr>
          <w:del w:id="2920" w:author="Steven" w:date="2022-03-29T15:02:00Z"/>
          <w:szCs w:val="20"/>
          <w:rPrChange w:id="2921" w:author="Steven" w:date="2022-04-18T14:11:00Z">
            <w:rPr>
              <w:del w:id="2922" w:author="Steven" w:date="2022-03-29T15:02:00Z"/>
            </w:rPr>
          </w:rPrChange>
        </w:rPr>
        <w:pPrChange w:id="2923" w:author="Steven" w:date="2022-04-18T14:06:00Z">
          <w:pPr>
            <w:pStyle w:val="Heading4"/>
          </w:pPr>
        </w:pPrChange>
      </w:pPr>
      <w:commentRangeStart w:id="2924"/>
      <w:del w:id="2925" w:author="Steven" w:date="2022-03-29T15:02:00Z">
        <w:r w:rsidRPr="00BE5A55" w:rsidDel="00A26F45">
          <w:rPr>
            <w:szCs w:val="20"/>
            <w:rPrChange w:id="2926" w:author="Steven" w:date="2022-04-18T14:11:00Z">
              <w:rPr/>
            </w:rPrChange>
          </w:rPr>
          <w:delText>Passive Stresses</w:delText>
        </w:r>
      </w:del>
    </w:p>
    <w:p w14:paraId="01BB84E5" w14:textId="255A4BDC" w:rsidR="00547CDE" w:rsidRPr="00BE5A55" w:rsidDel="00A26F45" w:rsidRDefault="00547CDE" w:rsidP="00195D31">
      <w:pPr>
        <w:pStyle w:val="Code0"/>
        <w:rPr>
          <w:del w:id="2927" w:author="Steven" w:date="2022-03-29T15:02:00Z"/>
          <w:szCs w:val="20"/>
          <w:rPrChange w:id="2928" w:author="Steven" w:date="2022-04-18T14:11:00Z">
            <w:rPr>
              <w:del w:id="2929" w:author="Steven" w:date="2022-03-29T15:02:00Z"/>
            </w:rPr>
          </w:rPrChange>
        </w:rPr>
        <w:pPrChange w:id="2930" w:author="Steven" w:date="2022-04-18T14:06:00Z">
          <w:pPr>
            <w:pStyle w:val="Heading4"/>
          </w:pPr>
        </w:pPrChange>
      </w:pPr>
      <w:del w:id="2931" w:author="Steven" w:date="2022-03-29T15:02:00Z">
        <w:r w:rsidRPr="00BE5A55" w:rsidDel="00A26F45">
          <w:rPr>
            <w:szCs w:val="20"/>
            <w:rPrChange w:id="2932" w:author="Steven" w:date="2022-04-18T14:11:00Z">
              <w:rPr/>
            </w:rPrChange>
          </w:rPr>
          <w:delText>Active Stresses</w:delText>
        </w:r>
        <w:commentRangeEnd w:id="2924"/>
        <w:r w:rsidR="001F3D22" w:rsidRPr="00BE5A55" w:rsidDel="00A26F45">
          <w:rPr>
            <w:rStyle w:val="CommentReference"/>
            <w:bCs/>
            <w:sz w:val="20"/>
            <w:szCs w:val="20"/>
            <w:rPrChange w:id="2933" w:author="Steven" w:date="2022-04-18T14:11:00Z">
              <w:rPr>
                <w:rStyle w:val="CommentReference"/>
                <w:bCs w:val="0"/>
              </w:rPr>
            </w:rPrChange>
          </w:rPr>
          <w:commentReference w:id="2924"/>
        </w:r>
      </w:del>
    </w:p>
    <w:p w14:paraId="1F91D7B7" w14:textId="4CC28893" w:rsidR="00FA2B27" w:rsidRPr="00BE5A55" w:rsidDel="00DB5AB7" w:rsidRDefault="00FA2B27" w:rsidP="00195D31">
      <w:pPr>
        <w:pStyle w:val="Code0"/>
        <w:rPr>
          <w:del w:id="2934" w:author="Steven" w:date="2022-03-30T10:57:00Z"/>
          <w:szCs w:val="20"/>
          <w:rPrChange w:id="2935" w:author="Steven" w:date="2022-04-18T14:11:00Z">
            <w:rPr>
              <w:del w:id="2936" w:author="Steven" w:date="2022-03-30T10:57:00Z"/>
            </w:rPr>
          </w:rPrChange>
        </w:rPr>
        <w:pPrChange w:id="2937" w:author="Steven" w:date="2022-04-18T14:06:00Z">
          <w:pPr>
            <w:pStyle w:val="Heading2"/>
          </w:pPr>
        </w:pPrChange>
      </w:pPr>
      <w:del w:id="2938" w:author="Steven" w:date="2022-03-30T10:57:00Z">
        <w:r w:rsidRPr="00BE5A55" w:rsidDel="00DB5AB7">
          <w:rPr>
            <w:szCs w:val="20"/>
            <w:rPrChange w:id="2939" w:author="Steven" w:date="2022-04-18T14:11:00Z">
              <w:rPr/>
            </w:rPrChange>
          </w:rPr>
          <w:delText>Units</w:delText>
        </w:r>
      </w:del>
    </w:p>
    <w:p w14:paraId="3AA0D6DF" w14:textId="4FF25866" w:rsidR="005A265C" w:rsidRPr="00BE5A55" w:rsidDel="00DB5AB7" w:rsidRDefault="00FA2B27" w:rsidP="00195D31">
      <w:pPr>
        <w:pStyle w:val="Code0"/>
        <w:rPr>
          <w:del w:id="2940" w:author="Steven" w:date="2022-03-30T10:57:00Z"/>
          <w:szCs w:val="20"/>
          <w:rPrChange w:id="2941" w:author="Steven" w:date="2022-04-18T14:11:00Z">
            <w:rPr>
              <w:del w:id="2942" w:author="Steven" w:date="2022-03-30T10:57:00Z"/>
            </w:rPr>
          </w:rPrChange>
        </w:rPr>
        <w:pPrChange w:id="2943" w:author="Steven" w:date="2022-04-18T14:06:00Z">
          <w:pPr/>
        </w:pPrChange>
      </w:pPr>
      <w:del w:id="2944" w:author="Steven" w:date="2022-03-30T10:57:00Z">
        <w:r w:rsidRPr="00BE5A55" w:rsidDel="00DB5AB7">
          <w:rPr>
            <w:szCs w:val="20"/>
            <w:rPrChange w:id="2945" w:author="Steven" w:date="2022-04-18T14:11:00Z">
              <w:rPr/>
            </w:rPrChange>
          </w:rPr>
          <w:delText>The units</w:delText>
        </w:r>
        <w:r w:rsidR="006B5FD7" w:rsidRPr="00BE5A55" w:rsidDel="00DB5AB7">
          <w:rPr>
            <w:szCs w:val="20"/>
            <w:rPrChange w:id="2946" w:author="Steven" w:date="2022-04-18T14:11:00Z">
              <w:rPr/>
            </w:rPrChange>
          </w:rPr>
          <w:delText xml:space="preserve"> used in AngioFE</w:delText>
        </w:r>
        <w:r w:rsidRPr="00BE5A55" w:rsidDel="00DB5AB7">
          <w:rPr>
            <w:szCs w:val="20"/>
            <w:rPrChange w:id="2947" w:author="Steven" w:date="2022-04-18T14:11:00Z">
              <w:rPr/>
            </w:rPrChange>
          </w:rPr>
          <w:delText xml:space="preserve"> need to be consistent with the values used for the materials from FEBio.(unless you are willing to multiply by the conversion factor whenever the values are used)</w:delText>
        </w:r>
        <w:r w:rsidR="006B5FD7" w:rsidRPr="00BE5A55" w:rsidDel="00DB5AB7">
          <w:rPr>
            <w:szCs w:val="20"/>
            <w:rPrChange w:id="2948" w:author="Steven" w:date="2022-04-18T14:11:00Z">
              <w:rPr/>
            </w:rPrChange>
          </w:rPr>
          <w:delText>. The units used int the examples are</w:delText>
        </w:r>
        <w:r w:rsidRPr="00BE5A55" w:rsidDel="00DB5AB7">
          <w:rPr>
            <w:szCs w:val="20"/>
            <w:rPrChange w:id="2949" w:author="Steven" w:date="2022-04-18T14:11:00Z">
              <w:rPr/>
            </w:rPrChange>
          </w:rPr>
          <w:delText>:</w:delText>
        </w:r>
      </w:del>
    </w:p>
    <w:tbl>
      <w:tblPr>
        <w:tblStyle w:val="TableGrid"/>
        <w:tblW w:w="0" w:type="auto"/>
        <w:tblLook w:val="04A0" w:firstRow="1" w:lastRow="0" w:firstColumn="1" w:lastColumn="0" w:noHBand="0" w:noVBand="1"/>
      </w:tblPr>
      <w:tblGrid>
        <w:gridCol w:w="4675"/>
        <w:gridCol w:w="4675"/>
      </w:tblGrid>
      <w:tr w:rsidR="00195D31" w:rsidRPr="00733CC8" w:rsidDel="00DB5AB7" w14:paraId="3DF80A27" w14:textId="77777777" w:rsidTr="00FA2B27">
        <w:trPr>
          <w:del w:id="2950" w:author="Steven" w:date="2022-03-30T10:57:00Z"/>
        </w:trPr>
        <w:tc>
          <w:tcPr>
            <w:tcW w:w="4675" w:type="dxa"/>
          </w:tcPr>
          <w:p w14:paraId="37610360" w14:textId="1F361666" w:rsidR="00FA2B27" w:rsidRPr="00BE5A55" w:rsidDel="00DB5AB7" w:rsidRDefault="00FA2B27" w:rsidP="00195D31">
            <w:pPr>
              <w:pStyle w:val="Code0"/>
              <w:rPr>
                <w:del w:id="2951" w:author="Steven" w:date="2022-03-30T10:57:00Z"/>
                <w:szCs w:val="20"/>
                <w:rPrChange w:id="2952" w:author="Steven" w:date="2022-04-18T14:11:00Z">
                  <w:rPr>
                    <w:del w:id="2953" w:author="Steven" w:date="2022-03-30T10:57:00Z"/>
                  </w:rPr>
                </w:rPrChange>
              </w:rPr>
              <w:pPrChange w:id="2954" w:author="Steven" w:date="2022-04-18T14:06:00Z">
                <w:pPr/>
              </w:pPrChange>
            </w:pPr>
            <w:del w:id="2955" w:author="Steven" w:date="2022-03-30T10:57:00Z">
              <w:r w:rsidRPr="00BE5A55" w:rsidDel="00DB5AB7">
                <w:rPr>
                  <w:szCs w:val="20"/>
                  <w:rPrChange w:id="2956" w:author="Steven" w:date="2022-04-18T14:11:00Z">
                    <w:rPr/>
                  </w:rPrChange>
                </w:rPr>
                <w:delText>Measure</w:delText>
              </w:r>
            </w:del>
          </w:p>
        </w:tc>
        <w:tc>
          <w:tcPr>
            <w:tcW w:w="4675" w:type="dxa"/>
          </w:tcPr>
          <w:p w14:paraId="1FCB397E" w14:textId="79061C9F" w:rsidR="00FA2B27" w:rsidRPr="00BE5A55" w:rsidDel="00DB5AB7" w:rsidRDefault="00FA2B27" w:rsidP="00195D31">
            <w:pPr>
              <w:pStyle w:val="Code0"/>
              <w:rPr>
                <w:del w:id="2957" w:author="Steven" w:date="2022-03-30T10:57:00Z"/>
                <w:szCs w:val="20"/>
                <w:rPrChange w:id="2958" w:author="Steven" w:date="2022-04-18T14:11:00Z">
                  <w:rPr>
                    <w:del w:id="2959" w:author="Steven" w:date="2022-03-30T10:57:00Z"/>
                  </w:rPr>
                </w:rPrChange>
              </w:rPr>
              <w:pPrChange w:id="2960" w:author="Steven" w:date="2022-04-18T14:06:00Z">
                <w:pPr/>
              </w:pPrChange>
            </w:pPr>
            <w:del w:id="2961" w:author="Steven" w:date="2022-03-30T10:57:00Z">
              <w:r w:rsidRPr="00BE5A55" w:rsidDel="00DB5AB7">
                <w:rPr>
                  <w:szCs w:val="20"/>
                  <w:rPrChange w:id="2962" w:author="Steven" w:date="2022-04-18T14:11:00Z">
                    <w:rPr/>
                  </w:rPrChange>
                </w:rPr>
                <w:delText>Units</w:delText>
              </w:r>
            </w:del>
          </w:p>
        </w:tc>
      </w:tr>
      <w:tr w:rsidR="00195D31" w:rsidDel="00DF35A6" w14:paraId="6FAA43E5" w14:textId="77777777" w:rsidTr="00FA2B27">
        <w:trPr>
          <w:del w:id="2963" w:author="mp4" w:date="2018-08-24T12:15:00Z"/>
        </w:trPr>
        <w:tc>
          <w:tcPr>
            <w:tcW w:w="4675" w:type="dxa"/>
          </w:tcPr>
          <w:p w14:paraId="2D8B9CD4" w14:textId="3F60EF45" w:rsidR="00FA2B27" w:rsidRPr="00BE5A55" w:rsidDel="00DF35A6" w:rsidRDefault="00FA2B27" w:rsidP="00195D31">
            <w:pPr>
              <w:pStyle w:val="Code0"/>
              <w:rPr>
                <w:del w:id="2964" w:author="mp4" w:date="2018-08-24T12:15:00Z"/>
                <w:szCs w:val="20"/>
                <w:rPrChange w:id="2965" w:author="Steven" w:date="2022-04-18T14:11:00Z">
                  <w:rPr>
                    <w:del w:id="2966" w:author="mp4" w:date="2018-08-24T12:15:00Z"/>
                  </w:rPr>
                </w:rPrChange>
              </w:rPr>
              <w:pPrChange w:id="2967" w:author="Steven" w:date="2022-04-18T14:06:00Z">
                <w:pPr/>
              </w:pPrChange>
            </w:pPr>
            <w:del w:id="2968" w:author="mp4" w:date="2018-08-24T12:15:00Z">
              <w:r w:rsidRPr="00BE5A55" w:rsidDel="00DF35A6">
                <w:rPr>
                  <w:szCs w:val="20"/>
                  <w:rPrChange w:id="2969" w:author="Steven" w:date="2022-04-18T14:11:00Z">
                    <w:rPr/>
                  </w:rPrChange>
                </w:rPr>
                <w:delText>Length</w:delText>
              </w:r>
            </w:del>
          </w:p>
        </w:tc>
        <w:tc>
          <w:tcPr>
            <w:tcW w:w="4675" w:type="dxa"/>
          </w:tcPr>
          <w:p w14:paraId="600C2F34" w14:textId="52CA807F" w:rsidR="00FA2B27" w:rsidRPr="00BE5A55" w:rsidDel="00DF35A6" w:rsidRDefault="00FA2B27" w:rsidP="00195D31">
            <w:pPr>
              <w:pStyle w:val="Code0"/>
              <w:rPr>
                <w:del w:id="2970" w:author="mp4" w:date="2018-08-24T12:15:00Z"/>
                <w:szCs w:val="20"/>
                <w:rPrChange w:id="2971" w:author="Steven" w:date="2022-04-18T14:11:00Z">
                  <w:rPr>
                    <w:del w:id="2972" w:author="mp4" w:date="2018-08-24T12:15:00Z"/>
                  </w:rPr>
                </w:rPrChange>
              </w:rPr>
              <w:pPrChange w:id="2973" w:author="Steven" w:date="2022-04-18T14:06:00Z">
                <w:pPr/>
              </w:pPrChange>
            </w:pPr>
            <w:del w:id="2974" w:author="mp4" w:date="2018-08-24T12:15:00Z">
              <w:r w:rsidRPr="00BE5A55" w:rsidDel="00DF35A6">
                <w:rPr>
                  <w:szCs w:val="20"/>
                  <w:rPrChange w:id="2975" w:author="Steven" w:date="2022-04-18T14:11:00Z">
                    <w:rPr/>
                  </w:rPrChange>
                </w:rPr>
                <w:delText>Micro</w:delText>
              </w:r>
            </w:del>
            <w:ins w:id="2976" w:author="Steven LaBelle" w:date="2018-08-21T11:35:00Z">
              <w:del w:id="2977" w:author="mp4" w:date="2018-08-24T12:15:00Z">
                <w:r w:rsidR="001F3D22" w:rsidRPr="00BE5A55" w:rsidDel="00DF35A6">
                  <w:rPr>
                    <w:szCs w:val="20"/>
                    <w:rPrChange w:id="2978" w:author="Steven" w:date="2022-04-18T14:11:00Z">
                      <w:rPr/>
                    </w:rPrChange>
                  </w:rPr>
                  <w:delText>meters</w:delText>
                </w:r>
              </w:del>
            </w:ins>
            <w:del w:id="2979" w:author="mp4" w:date="2018-08-24T12:15:00Z">
              <w:r w:rsidRPr="00BE5A55" w:rsidDel="00DF35A6">
                <w:rPr>
                  <w:szCs w:val="20"/>
                  <w:rPrChange w:id="2980" w:author="Steven" w:date="2022-04-18T14:11:00Z">
                    <w:rPr/>
                  </w:rPrChange>
                </w:rPr>
                <w:delText>n</w:delText>
              </w:r>
            </w:del>
          </w:p>
        </w:tc>
      </w:tr>
      <w:tr w:rsidR="00195D31" w:rsidDel="00DF35A6" w14:paraId="71FB9E33" w14:textId="77777777" w:rsidTr="00FA2B27">
        <w:trPr>
          <w:del w:id="2981" w:author="mp4" w:date="2018-08-24T12:15:00Z"/>
        </w:trPr>
        <w:tc>
          <w:tcPr>
            <w:tcW w:w="4675" w:type="dxa"/>
          </w:tcPr>
          <w:p w14:paraId="7FA5602A" w14:textId="796B4660" w:rsidR="00FA2B27" w:rsidRPr="00BE5A55" w:rsidDel="00DF35A6" w:rsidRDefault="00FA2B27" w:rsidP="00195D31">
            <w:pPr>
              <w:pStyle w:val="Code0"/>
              <w:rPr>
                <w:del w:id="2982" w:author="mp4" w:date="2018-08-24T12:15:00Z"/>
                <w:szCs w:val="20"/>
                <w:rPrChange w:id="2983" w:author="Steven" w:date="2022-04-18T14:11:00Z">
                  <w:rPr>
                    <w:del w:id="2984" w:author="mp4" w:date="2018-08-24T12:15:00Z"/>
                  </w:rPr>
                </w:rPrChange>
              </w:rPr>
              <w:pPrChange w:id="2985" w:author="Steven" w:date="2022-04-18T14:06:00Z">
                <w:pPr/>
              </w:pPrChange>
            </w:pPr>
            <w:del w:id="2986" w:author="mp4" w:date="2018-08-24T12:15:00Z">
              <w:r w:rsidRPr="00BE5A55" w:rsidDel="00DF35A6">
                <w:rPr>
                  <w:szCs w:val="20"/>
                  <w:rPrChange w:id="2987" w:author="Steven" w:date="2022-04-18T14:11:00Z">
                    <w:rPr/>
                  </w:rPrChange>
                </w:rPr>
                <w:delText>Time</w:delText>
              </w:r>
            </w:del>
          </w:p>
        </w:tc>
        <w:tc>
          <w:tcPr>
            <w:tcW w:w="4675" w:type="dxa"/>
          </w:tcPr>
          <w:p w14:paraId="06672F0F" w14:textId="435283FB" w:rsidR="00FA2B27" w:rsidRPr="00BE5A55" w:rsidDel="00DF35A6" w:rsidRDefault="00FA2B27" w:rsidP="00195D31">
            <w:pPr>
              <w:pStyle w:val="Code0"/>
              <w:rPr>
                <w:del w:id="2988" w:author="mp4" w:date="2018-08-24T12:15:00Z"/>
                <w:szCs w:val="20"/>
                <w:rPrChange w:id="2989" w:author="Steven" w:date="2022-04-18T14:11:00Z">
                  <w:rPr>
                    <w:del w:id="2990" w:author="mp4" w:date="2018-08-24T12:15:00Z"/>
                  </w:rPr>
                </w:rPrChange>
              </w:rPr>
              <w:pPrChange w:id="2991" w:author="Steven" w:date="2022-04-18T14:06:00Z">
                <w:pPr/>
              </w:pPrChange>
            </w:pPr>
            <w:del w:id="2992" w:author="mp4" w:date="2018-08-24T12:15:00Z">
              <w:r w:rsidRPr="00BE5A55" w:rsidDel="00DF35A6">
                <w:rPr>
                  <w:szCs w:val="20"/>
                  <w:rPrChange w:id="2993" w:author="Steven" w:date="2022-04-18T14:11:00Z">
                    <w:rPr/>
                  </w:rPrChange>
                </w:rPr>
                <w:delText>Days</w:delText>
              </w:r>
            </w:del>
          </w:p>
        </w:tc>
      </w:tr>
      <w:tr w:rsidR="00195D31" w:rsidDel="00DF35A6" w14:paraId="5CF10E06" w14:textId="77777777" w:rsidTr="00FA2B27">
        <w:trPr>
          <w:del w:id="2994" w:author="mp4" w:date="2018-08-24T12:15:00Z"/>
        </w:trPr>
        <w:tc>
          <w:tcPr>
            <w:tcW w:w="4675" w:type="dxa"/>
          </w:tcPr>
          <w:p w14:paraId="702C8524" w14:textId="47472D51" w:rsidR="00FA2B27" w:rsidRPr="00BE5A55" w:rsidDel="00DF35A6" w:rsidRDefault="00FA2B27" w:rsidP="00195D31">
            <w:pPr>
              <w:pStyle w:val="Code0"/>
              <w:rPr>
                <w:del w:id="2995" w:author="mp4" w:date="2018-08-24T12:15:00Z"/>
                <w:szCs w:val="20"/>
                <w:rPrChange w:id="2996" w:author="Steven" w:date="2022-04-18T14:11:00Z">
                  <w:rPr>
                    <w:del w:id="2997" w:author="mp4" w:date="2018-08-24T12:15:00Z"/>
                  </w:rPr>
                </w:rPrChange>
              </w:rPr>
              <w:pPrChange w:id="2998" w:author="Steven" w:date="2022-04-18T14:06:00Z">
                <w:pPr/>
              </w:pPrChange>
            </w:pPr>
            <w:del w:id="2999" w:author="mp4" w:date="2018-08-24T12:15:00Z">
              <w:r w:rsidRPr="00BE5A55" w:rsidDel="00DF35A6">
                <w:rPr>
                  <w:szCs w:val="20"/>
                  <w:rPrChange w:id="3000" w:author="Steven" w:date="2022-04-18T14:11:00Z">
                    <w:rPr/>
                  </w:rPrChange>
                </w:rPr>
                <w:delText>Mass</w:delText>
              </w:r>
            </w:del>
          </w:p>
        </w:tc>
        <w:tc>
          <w:tcPr>
            <w:tcW w:w="4675" w:type="dxa"/>
          </w:tcPr>
          <w:p w14:paraId="76FCB886" w14:textId="08C80FBF" w:rsidR="00FA2B27" w:rsidRPr="00BE5A55" w:rsidDel="00DF35A6" w:rsidRDefault="00FA2B27" w:rsidP="00195D31">
            <w:pPr>
              <w:pStyle w:val="Code0"/>
              <w:rPr>
                <w:del w:id="3001" w:author="mp4" w:date="2018-08-24T12:15:00Z"/>
                <w:szCs w:val="20"/>
                <w:rPrChange w:id="3002" w:author="Steven" w:date="2022-04-18T14:11:00Z">
                  <w:rPr>
                    <w:del w:id="3003" w:author="mp4" w:date="2018-08-24T12:15:00Z"/>
                  </w:rPr>
                </w:rPrChange>
              </w:rPr>
              <w:pPrChange w:id="3004" w:author="Steven" w:date="2022-04-18T14:06:00Z">
                <w:pPr/>
              </w:pPrChange>
            </w:pPr>
            <w:del w:id="3005" w:author="mp4" w:date="2018-08-24T12:15:00Z">
              <w:r w:rsidRPr="00BE5A55" w:rsidDel="00DF35A6">
                <w:rPr>
                  <w:szCs w:val="20"/>
                  <w:rPrChange w:id="3006" w:author="Steven" w:date="2022-04-18T14:11:00Z">
                    <w:rPr/>
                  </w:rPrChange>
                </w:rPr>
                <w:delText>Microgram</w:delText>
              </w:r>
            </w:del>
            <w:commentRangeStart w:id="3007"/>
            <w:ins w:id="3008" w:author="Steven LaBelle" w:date="2018-08-21T11:35:00Z">
              <w:del w:id="3009" w:author="mp4" w:date="2018-08-24T12:15:00Z">
                <w:r w:rsidR="001F3D22" w:rsidRPr="00BE5A55" w:rsidDel="00DF35A6">
                  <w:rPr>
                    <w:szCs w:val="20"/>
                    <w:rPrChange w:id="3010" w:author="Steven" w:date="2022-04-18T14:11:00Z">
                      <w:rPr/>
                    </w:rPrChange>
                  </w:rPr>
                  <w:delText>kilograms</w:delText>
                </w:r>
                <w:commentRangeEnd w:id="3007"/>
                <w:r w:rsidR="001F3D22" w:rsidRPr="00BE5A55" w:rsidDel="00DF35A6">
                  <w:rPr>
                    <w:rStyle w:val="CommentReference"/>
                    <w:sz w:val="20"/>
                    <w:szCs w:val="20"/>
                    <w:rPrChange w:id="3011" w:author="Steven" w:date="2022-04-18T14:11:00Z">
                      <w:rPr>
                        <w:rStyle w:val="CommentReference"/>
                      </w:rPr>
                    </w:rPrChange>
                  </w:rPr>
                  <w:commentReference w:id="3007"/>
                </w:r>
              </w:del>
            </w:ins>
          </w:p>
        </w:tc>
      </w:tr>
      <w:tr w:rsidR="00195D31" w:rsidDel="00DF35A6" w14:paraId="26B3F3FE" w14:textId="77777777" w:rsidTr="00FA2B27">
        <w:trPr>
          <w:del w:id="3012" w:author="mp4" w:date="2018-08-24T12:15:00Z"/>
        </w:trPr>
        <w:tc>
          <w:tcPr>
            <w:tcW w:w="4675" w:type="dxa"/>
          </w:tcPr>
          <w:p w14:paraId="28CE1C13" w14:textId="63F6A74B" w:rsidR="00FA2B27" w:rsidDel="00DF35A6" w:rsidRDefault="00FA2B27" w:rsidP="00195D31">
            <w:pPr>
              <w:pStyle w:val="Code0"/>
              <w:rPr>
                <w:del w:id="3013" w:author="mp4" w:date="2018-08-24T12:15:00Z"/>
              </w:rPr>
              <w:pPrChange w:id="3014" w:author="Steven" w:date="2022-04-18T14:06:00Z">
                <w:pPr/>
              </w:pPrChange>
            </w:pPr>
          </w:p>
        </w:tc>
        <w:tc>
          <w:tcPr>
            <w:tcW w:w="4675" w:type="dxa"/>
          </w:tcPr>
          <w:p w14:paraId="0617BADB" w14:textId="087CCBD4" w:rsidR="00FA2B27" w:rsidDel="00DF35A6" w:rsidRDefault="00FA2B27" w:rsidP="00195D31">
            <w:pPr>
              <w:pStyle w:val="Code0"/>
              <w:rPr>
                <w:del w:id="3015" w:author="mp4" w:date="2018-08-24T12:15:00Z"/>
              </w:rPr>
              <w:pPrChange w:id="3016" w:author="Steven" w:date="2022-04-18T14:06:00Z">
                <w:pPr/>
              </w:pPrChange>
            </w:pPr>
          </w:p>
        </w:tc>
      </w:tr>
      <w:tr w:rsidR="00195D31" w:rsidDel="00DF35A6" w14:paraId="60A41BC2" w14:textId="77777777" w:rsidTr="00FA2B27">
        <w:trPr>
          <w:del w:id="3017" w:author="mp4" w:date="2018-08-24T12:15:00Z"/>
        </w:trPr>
        <w:tc>
          <w:tcPr>
            <w:tcW w:w="4675" w:type="dxa"/>
          </w:tcPr>
          <w:p w14:paraId="4E06946D" w14:textId="573EF3EF" w:rsidR="00FA2B27" w:rsidDel="00DF35A6" w:rsidRDefault="00FA2B27" w:rsidP="00195D31">
            <w:pPr>
              <w:pStyle w:val="Code0"/>
              <w:rPr>
                <w:del w:id="3018" w:author="mp4" w:date="2018-08-24T12:15:00Z"/>
              </w:rPr>
              <w:pPrChange w:id="3019" w:author="Steven" w:date="2022-04-18T14:06:00Z">
                <w:pPr/>
              </w:pPrChange>
            </w:pPr>
          </w:p>
        </w:tc>
        <w:tc>
          <w:tcPr>
            <w:tcW w:w="4675" w:type="dxa"/>
          </w:tcPr>
          <w:p w14:paraId="6D78F42F" w14:textId="2520F064" w:rsidR="00FA2B27" w:rsidDel="00DF35A6" w:rsidRDefault="00FA2B27" w:rsidP="00195D31">
            <w:pPr>
              <w:pStyle w:val="Code0"/>
              <w:rPr>
                <w:del w:id="3020" w:author="mp4" w:date="2018-08-24T12:15:00Z"/>
              </w:rPr>
              <w:pPrChange w:id="3021" w:author="Steven" w:date="2022-04-18T14:06:00Z">
                <w:pPr/>
              </w:pPrChange>
            </w:pPr>
          </w:p>
        </w:tc>
      </w:tr>
    </w:tbl>
    <w:p w14:paraId="4A00E350" w14:textId="3BAB7079" w:rsidR="00FA2B27" w:rsidRPr="00BE5A55" w:rsidDel="00DF35A6" w:rsidRDefault="001930E2" w:rsidP="00195D31">
      <w:pPr>
        <w:pStyle w:val="Code0"/>
        <w:rPr>
          <w:del w:id="3022" w:author="mp4" w:date="2018-08-24T12:15:00Z"/>
          <w:szCs w:val="20"/>
          <w:rPrChange w:id="3023" w:author="Steven" w:date="2022-04-18T14:11:00Z">
            <w:rPr>
              <w:del w:id="3024" w:author="mp4" w:date="2018-08-24T12:15:00Z"/>
            </w:rPr>
          </w:rPrChange>
        </w:rPr>
        <w:pPrChange w:id="3025" w:author="Steven" w:date="2022-04-18T14:06:00Z">
          <w:pPr/>
        </w:pPrChange>
      </w:pPr>
      <w:del w:id="3026" w:author="mp4" w:date="2018-08-24T12:15:00Z">
        <w:r w:rsidRPr="00BE5A55" w:rsidDel="00DF35A6">
          <w:rPr>
            <w:szCs w:val="20"/>
            <w:rPrChange w:id="3027" w:author="Steven" w:date="2022-04-18T14:11:00Z">
              <w:rPr/>
            </w:rPrChange>
          </w:rPr>
          <w:delText>The multipliers when converting units are:</w:delText>
        </w:r>
      </w:del>
    </w:p>
    <w:tbl>
      <w:tblPr>
        <w:tblStyle w:val="TableGrid"/>
        <w:tblW w:w="0" w:type="auto"/>
        <w:tblLook w:val="04A0" w:firstRow="1" w:lastRow="0" w:firstColumn="1" w:lastColumn="0" w:noHBand="0" w:noVBand="1"/>
      </w:tblPr>
      <w:tblGrid>
        <w:gridCol w:w="3116"/>
        <w:gridCol w:w="3117"/>
        <w:gridCol w:w="3117"/>
      </w:tblGrid>
      <w:tr w:rsidR="00195D31" w:rsidDel="00DF35A6" w14:paraId="12C9BC11" w14:textId="77777777" w:rsidTr="001930E2">
        <w:trPr>
          <w:del w:id="3028" w:author="mp4" w:date="2018-08-24T12:15:00Z"/>
        </w:trPr>
        <w:tc>
          <w:tcPr>
            <w:tcW w:w="3116" w:type="dxa"/>
          </w:tcPr>
          <w:p w14:paraId="26068E71" w14:textId="0B1615FB" w:rsidR="001930E2" w:rsidRPr="00BE5A55" w:rsidDel="00DF35A6" w:rsidRDefault="001930E2" w:rsidP="00195D31">
            <w:pPr>
              <w:pStyle w:val="Code0"/>
              <w:rPr>
                <w:del w:id="3029" w:author="mp4" w:date="2018-08-24T12:15:00Z"/>
                <w:szCs w:val="20"/>
                <w:rPrChange w:id="3030" w:author="Steven" w:date="2022-04-18T14:11:00Z">
                  <w:rPr>
                    <w:del w:id="3031" w:author="mp4" w:date="2018-08-24T12:15:00Z"/>
                  </w:rPr>
                </w:rPrChange>
              </w:rPr>
              <w:pPrChange w:id="3032" w:author="Steven" w:date="2022-04-18T14:06:00Z">
                <w:pPr/>
              </w:pPrChange>
            </w:pPr>
            <w:del w:id="3033" w:author="mp4" w:date="2018-08-24T12:15:00Z">
              <w:r w:rsidRPr="00BE5A55" w:rsidDel="00DF35A6">
                <w:rPr>
                  <w:szCs w:val="20"/>
                  <w:rPrChange w:id="3034" w:author="Steven" w:date="2022-04-18T14:11:00Z">
                    <w:rPr/>
                  </w:rPrChange>
                </w:rPr>
                <w:delText>From</w:delText>
              </w:r>
            </w:del>
          </w:p>
        </w:tc>
        <w:tc>
          <w:tcPr>
            <w:tcW w:w="3117" w:type="dxa"/>
          </w:tcPr>
          <w:p w14:paraId="64934F01" w14:textId="232CFAA9" w:rsidR="001930E2" w:rsidRPr="00BE5A55" w:rsidDel="00DF35A6" w:rsidRDefault="001930E2" w:rsidP="00195D31">
            <w:pPr>
              <w:pStyle w:val="Code0"/>
              <w:rPr>
                <w:del w:id="3035" w:author="mp4" w:date="2018-08-24T12:15:00Z"/>
                <w:szCs w:val="20"/>
                <w:rPrChange w:id="3036" w:author="Steven" w:date="2022-04-18T14:11:00Z">
                  <w:rPr>
                    <w:del w:id="3037" w:author="mp4" w:date="2018-08-24T12:15:00Z"/>
                  </w:rPr>
                </w:rPrChange>
              </w:rPr>
              <w:pPrChange w:id="3038" w:author="Steven" w:date="2022-04-18T14:06:00Z">
                <w:pPr/>
              </w:pPrChange>
            </w:pPr>
            <w:del w:id="3039" w:author="mp4" w:date="2018-08-24T12:15:00Z">
              <w:r w:rsidRPr="00BE5A55" w:rsidDel="00DF35A6">
                <w:rPr>
                  <w:szCs w:val="20"/>
                  <w:rPrChange w:id="3040" w:author="Steven" w:date="2022-04-18T14:11:00Z">
                    <w:rPr/>
                  </w:rPrChange>
                </w:rPr>
                <w:delText>To</w:delText>
              </w:r>
            </w:del>
          </w:p>
        </w:tc>
        <w:tc>
          <w:tcPr>
            <w:tcW w:w="3117" w:type="dxa"/>
          </w:tcPr>
          <w:p w14:paraId="024ABDEC" w14:textId="78E6B099" w:rsidR="001930E2" w:rsidRPr="00BE5A55" w:rsidDel="00DF35A6" w:rsidRDefault="001930E2" w:rsidP="00195D31">
            <w:pPr>
              <w:pStyle w:val="Code0"/>
              <w:rPr>
                <w:del w:id="3041" w:author="mp4" w:date="2018-08-24T12:15:00Z"/>
                <w:szCs w:val="20"/>
                <w:rPrChange w:id="3042" w:author="Steven" w:date="2022-04-18T14:11:00Z">
                  <w:rPr>
                    <w:del w:id="3043" w:author="mp4" w:date="2018-08-24T12:15:00Z"/>
                  </w:rPr>
                </w:rPrChange>
              </w:rPr>
              <w:pPrChange w:id="3044" w:author="Steven" w:date="2022-04-18T14:06:00Z">
                <w:pPr/>
              </w:pPrChange>
            </w:pPr>
            <w:del w:id="3045" w:author="mp4" w:date="2018-08-24T12:15:00Z">
              <w:r w:rsidRPr="00BE5A55" w:rsidDel="00DF35A6">
                <w:rPr>
                  <w:szCs w:val="20"/>
                  <w:rPrChange w:id="3046" w:author="Steven" w:date="2022-04-18T14:11:00Z">
                    <w:rPr/>
                  </w:rPrChange>
                </w:rPr>
                <w:delText>Multiplier</w:delText>
              </w:r>
            </w:del>
          </w:p>
        </w:tc>
      </w:tr>
      <w:tr w:rsidR="00195D31" w:rsidDel="00DF35A6" w14:paraId="6040A2CD" w14:textId="77777777" w:rsidTr="001930E2">
        <w:trPr>
          <w:del w:id="3047" w:author="mp4" w:date="2018-08-24T12:15:00Z"/>
        </w:trPr>
        <w:tc>
          <w:tcPr>
            <w:tcW w:w="3116" w:type="dxa"/>
          </w:tcPr>
          <w:p w14:paraId="19E9CB12" w14:textId="0809CDB6" w:rsidR="001930E2" w:rsidRPr="00BE5A55" w:rsidDel="00DF35A6" w:rsidRDefault="001930E2" w:rsidP="00195D31">
            <w:pPr>
              <w:pStyle w:val="Code0"/>
              <w:rPr>
                <w:del w:id="3048" w:author="mp4" w:date="2018-08-24T12:15:00Z"/>
                <w:szCs w:val="20"/>
                <w:rPrChange w:id="3049" w:author="Steven" w:date="2022-04-18T14:11:00Z">
                  <w:rPr>
                    <w:del w:id="3050" w:author="mp4" w:date="2018-08-24T12:15:00Z"/>
                  </w:rPr>
                </w:rPrChange>
              </w:rPr>
              <w:pPrChange w:id="3051" w:author="Steven" w:date="2022-04-18T14:06:00Z">
                <w:pPr/>
              </w:pPrChange>
            </w:pPr>
            <w:del w:id="3052" w:author="mp4" w:date="2018-08-24T12:15:00Z">
              <w:r w:rsidRPr="00BE5A55" w:rsidDel="00DF35A6">
                <w:rPr>
                  <w:szCs w:val="20"/>
                  <w:rPrChange w:id="3053" w:author="Steven" w:date="2022-04-18T14:11:00Z">
                    <w:rPr/>
                  </w:rPrChange>
                </w:rPr>
                <w:delText>N</w:delText>
              </w:r>
            </w:del>
          </w:p>
        </w:tc>
        <w:tc>
          <w:tcPr>
            <w:tcW w:w="3117" w:type="dxa"/>
          </w:tcPr>
          <w:p w14:paraId="39203F9B" w14:textId="656DD11D" w:rsidR="001930E2" w:rsidRPr="00BE5A55" w:rsidDel="00DF35A6" w:rsidRDefault="001930E2" w:rsidP="00195D31">
            <w:pPr>
              <w:pStyle w:val="Code0"/>
              <w:rPr>
                <w:del w:id="3054" w:author="mp4" w:date="2018-08-24T12:15:00Z"/>
                <w:szCs w:val="20"/>
                <w:rPrChange w:id="3055" w:author="Steven" w:date="2022-04-18T14:11:00Z">
                  <w:rPr>
                    <w:del w:id="3056" w:author="mp4" w:date="2018-08-24T12:15:00Z"/>
                  </w:rPr>
                </w:rPrChange>
              </w:rPr>
              <w:pPrChange w:id="3057" w:author="Steven" w:date="2022-04-18T14:06:00Z">
                <w:pPr/>
              </w:pPrChange>
            </w:pPr>
            <w:del w:id="3058" w:author="mp4" w:date="2018-08-24T12:15:00Z">
              <w:r w:rsidRPr="00BE5A55" w:rsidDel="00DF35A6">
                <w:rPr>
                  <w:szCs w:val="20"/>
                  <w:rPrChange w:id="3059" w:author="Steven" w:date="2022-04-18T14:11:00Z">
                    <w:rPr/>
                  </w:rPrChange>
                </w:rPr>
                <w:delText>Microgram*Micron/day</w:delText>
              </w:r>
            </w:del>
          </w:p>
        </w:tc>
        <w:tc>
          <w:tcPr>
            <w:tcW w:w="3117" w:type="dxa"/>
          </w:tcPr>
          <w:p w14:paraId="2534F23E" w14:textId="27ECC244" w:rsidR="001930E2" w:rsidRPr="00BE5A55" w:rsidDel="00DF35A6" w:rsidRDefault="00273D0B" w:rsidP="00195D31">
            <w:pPr>
              <w:pStyle w:val="Code0"/>
              <w:rPr>
                <w:del w:id="3060" w:author="mp4" w:date="2018-08-24T12:15:00Z"/>
                <w:szCs w:val="20"/>
                <w:rPrChange w:id="3061" w:author="Steven" w:date="2022-04-18T14:11:00Z">
                  <w:rPr>
                    <w:del w:id="3062" w:author="mp4" w:date="2018-08-24T12:15:00Z"/>
                  </w:rPr>
                </w:rPrChange>
              </w:rPr>
              <w:pPrChange w:id="3063" w:author="Steven" w:date="2022-04-18T14:06:00Z">
                <w:pPr/>
              </w:pPrChange>
            </w:pPr>
            <w:del w:id="3064" w:author="mp4" w:date="2018-08-24T12:15:00Z">
              <w:r w:rsidRPr="00BE5A55" w:rsidDel="00DF35A6">
                <w:rPr>
                  <w:szCs w:val="20"/>
                  <w:rPrChange w:id="3065" w:author="Steven" w:date="2022-04-18T14:11:00Z">
                    <w:rPr/>
                  </w:rPrChange>
                </w:rPr>
                <w:delText>7.3231 * 10^4</w:delText>
              </w:r>
            </w:del>
          </w:p>
        </w:tc>
      </w:tr>
      <w:tr w:rsidR="00195D31" w:rsidDel="00DF35A6" w14:paraId="2AB28F61" w14:textId="77777777" w:rsidTr="001930E2">
        <w:trPr>
          <w:del w:id="3066" w:author="mp4" w:date="2018-08-24T12:15:00Z"/>
        </w:trPr>
        <w:tc>
          <w:tcPr>
            <w:tcW w:w="3116" w:type="dxa"/>
          </w:tcPr>
          <w:p w14:paraId="13361FF0" w14:textId="65A42819" w:rsidR="001930E2" w:rsidRPr="00BE5A55" w:rsidDel="00DF35A6" w:rsidRDefault="001930E2" w:rsidP="00195D31">
            <w:pPr>
              <w:pStyle w:val="Code0"/>
              <w:rPr>
                <w:del w:id="3067" w:author="mp4" w:date="2018-08-24T12:15:00Z"/>
                <w:szCs w:val="20"/>
                <w:rPrChange w:id="3068" w:author="Steven" w:date="2022-04-18T14:11:00Z">
                  <w:rPr>
                    <w:del w:id="3069" w:author="mp4" w:date="2018-08-24T12:15:00Z"/>
                  </w:rPr>
                </w:rPrChange>
              </w:rPr>
              <w:pPrChange w:id="3070" w:author="Steven" w:date="2022-04-18T14:06:00Z">
                <w:pPr/>
              </w:pPrChange>
            </w:pPr>
            <w:del w:id="3071" w:author="mp4" w:date="2018-08-24T12:15:00Z">
              <w:r w:rsidRPr="00BE5A55" w:rsidDel="00DF35A6">
                <w:rPr>
                  <w:szCs w:val="20"/>
                  <w:rPrChange w:id="3072" w:author="Steven" w:date="2022-04-18T14:11:00Z">
                    <w:rPr/>
                  </w:rPrChange>
                </w:rPr>
                <w:delText>Meters/sec^2</w:delText>
              </w:r>
            </w:del>
          </w:p>
        </w:tc>
        <w:tc>
          <w:tcPr>
            <w:tcW w:w="3117" w:type="dxa"/>
          </w:tcPr>
          <w:p w14:paraId="1E740531" w14:textId="40355842" w:rsidR="001930E2" w:rsidRPr="00BE5A55" w:rsidDel="00DF35A6" w:rsidRDefault="001930E2" w:rsidP="00195D31">
            <w:pPr>
              <w:pStyle w:val="Code0"/>
              <w:rPr>
                <w:del w:id="3073" w:author="mp4" w:date="2018-08-24T12:15:00Z"/>
                <w:szCs w:val="20"/>
                <w:rPrChange w:id="3074" w:author="Steven" w:date="2022-04-18T14:11:00Z">
                  <w:rPr>
                    <w:del w:id="3075" w:author="mp4" w:date="2018-08-24T12:15:00Z"/>
                  </w:rPr>
                </w:rPrChange>
              </w:rPr>
              <w:pPrChange w:id="3076" w:author="Steven" w:date="2022-04-18T14:06:00Z">
                <w:pPr/>
              </w:pPrChange>
            </w:pPr>
            <w:del w:id="3077" w:author="mp4" w:date="2018-08-24T12:15:00Z">
              <w:r w:rsidRPr="00BE5A55" w:rsidDel="00DF35A6">
                <w:rPr>
                  <w:szCs w:val="20"/>
                  <w:rPrChange w:id="3078" w:author="Steven" w:date="2022-04-18T14:11:00Z">
                    <w:rPr/>
                  </w:rPrChange>
                </w:rPr>
                <w:delText>Microns/day^2</w:delText>
              </w:r>
            </w:del>
          </w:p>
        </w:tc>
        <w:tc>
          <w:tcPr>
            <w:tcW w:w="3117" w:type="dxa"/>
          </w:tcPr>
          <w:p w14:paraId="63F7FBD2" w14:textId="2D7787BE" w:rsidR="001930E2" w:rsidRPr="00BE5A55" w:rsidDel="00DF35A6" w:rsidRDefault="001930E2" w:rsidP="00195D31">
            <w:pPr>
              <w:pStyle w:val="Code0"/>
              <w:rPr>
                <w:del w:id="3079" w:author="mp4" w:date="2018-08-24T12:15:00Z"/>
                <w:szCs w:val="20"/>
                <w:rPrChange w:id="3080" w:author="Steven" w:date="2022-04-18T14:11:00Z">
                  <w:rPr>
                    <w:del w:id="3081" w:author="mp4" w:date="2018-08-24T12:15:00Z"/>
                  </w:rPr>
                </w:rPrChange>
              </w:rPr>
              <w:pPrChange w:id="3082" w:author="Steven" w:date="2022-04-18T14:06:00Z">
                <w:pPr/>
              </w:pPrChange>
            </w:pPr>
            <w:del w:id="3083" w:author="mp4" w:date="2018-08-24T12:15:00Z">
              <w:r w:rsidRPr="00BE5A55" w:rsidDel="00DF35A6">
                <w:rPr>
                  <w:szCs w:val="20"/>
                  <w:rPrChange w:id="3084" w:author="Steven" w:date="2022-04-18T14:11:00Z">
                    <w:rPr/>
                  </w:rPrChange>
                </w:rPr>
                <w:delText>7.464</w:delText>
              </w:r>
              <w:r w:rsidR="001C3ED5" w:rsidRPr="00BE5A55" w:rsidDel="00DF35A6">
                <w:rPr>
                  <w:szCs w:val="20"/>
                  <w:rPrChange w:id="3085" w:author="Steven" w:date="2022-04-18T14:11:00Z">
                    <w:rPr/>
                  </w:rPrChange>
                </w:rPr>
                <w:delText>96</w:delText>
              </w:r>
              <w:r w:rsidRPr="00BE5A55" w:rsidDel="00DF35A6">
                <w:rPr>
                  <w:szCs w:val="20"/>
                  <w:rPrChange w:id="3086" w:author="Steven" w:date="2022-04-18T14:11:00Z">
                    <w:rPr/>
                  </w:rPrChange>
                </w:rPr>
                <w:delText>*10^15</w:delText>
              </w:r>
            </w:del>
          </w:p>
        </w:tc>
      </w:tr>
      <w:tr w:rsidR="00195D31" w:rsidDel="00DF35A6" w14:paraId="1F334E36" w14:textId="77777777" w:rsidTr="001930E2">
        <w:trPr>
          <w:del w:id="3087" w:author="mp4" w:date="2018-08-24T12:15:00Z"/>
        </w:trPr>
        <w:tc>
          <w:tcPr>
            <w:tcW w:w="3116" w:type="dxa"/>
          </w:tcPr>
          <w:p w14:paraId="66D60F96" w14:textId="0C6A46A9" w:rsidR="001930E2" w:rsidRPr="00BE5A55" w:rsidDel="00DF35A6" w:rsidRDefault="00DB12E7" w:rsidP="00195D31">
            <w:pPr>
              <w:pStyle w:val="Code0"/>
              <w:rPr>
                <w:del w:id="3088" w:author="mp4" w:date="2018-08-24T12:15:00Z"/>
                <w:szCs w:val="20"/>
                <w:rPrChange w:id="3089" w:author="Steven" w:date="2022-04-18T14:11:00Z">
                  <w:rPr>
                    <w:del w:id="3090" w:author="mp4" w:date="2018-08-24T12:15:00Z"/>
                  </w:rPr>
                </w:rPrChange>
              </w:rPr>
              <w:pPrChange w:id="3091" w:author="Steven" w:date="2022-04-18T14:06:00Z">
                <w:pPr/>
              </w:pPrChange>
            </w:pPr>
            <w:del w:id="3092" w:author="mp4" w:date="2018-08-24T12:15:00Z">
              <w:r w:rsidRPr="00BE5A55" w:rsidDel="00DF35A6">
                <w:rPr>
                  <w:szCs w:val="20"/>
                  <w:rPrChange w:id="3093" w:author="Steven" w:date="2022-04-18T14:11:00Z">
                    <w:rPr/>
                  </w:rPrChange>
                </w:rPr>
                <w:delText>Pascal</w:delText>
              </w:r>
            </w:del>
          </w:p>
        </w:tc>
        <w:tc>
          <w:tcPr>
            <w:tcW w:w="3117" w:type="dxa"/>
          </w:tcPr>
          <w:p w14:paraId="3D20E65A" w14:textId="0DD30BBC" w:rsidR="001930E2" w:rsidRPr="00BE5A55" w:rsidDel="00DF35A6" w:rsidRDefault="001C3ED5" w:rsidP="00195D31">
            <w:pPr>
              <w:pStyle w:val="Code0"/>
              <w:rPr>
                <w:del w:id="3094" w:author="mp4" w:date="2018-08-24T12:15:00Z"/>
                <w:szCs w:val="20"/>
                <w:rPrChange w:id="3095" w:author="Steven" w:date="2022-04-18T14:11:00Z">
                  <w:rPr>
                    <w:del w:id="3096" w:author="mp4" w:date="2018-08-24T12:15:00Z"/>
                  </w:rPr>
                </w:rPrChange>
              </w:rPr>
              <w:pPrChange w:id="3097" w:author="Steven" w:date="2022-04-18T14:06:00Z">
                <w:pPr/>
              </w:pPrChange>
            </w:pPr>
            <w:del w:id="3098" w:author="mp4" w:date="2018-08-24T12:15:00Z">
              <w:r w:rsidRPr="00BE5A55" w:rsidDel="00DF35A6">
                <w:rPr>
                  <w:szCs w:val="20"/>
                  <w:rPrChange w:id="3099" w:author="Steven" w:date="2022-04-18T14:11:00Z">
                    <w:rPr/>
                  </w:rPrChange>
                </w:rPr>
                <w:delText>Microgram/(micron* day^2)</w:delText>
              </w:r>
            </w:del>
          </w:p>
        </w:tc>
        <w:tc>
          <w:tcPr>
            <w:tcW w:w="3117" w:type="dxa"/>
          </w:tcPr>
          <w:p w14:paraId="3231E403" w14:textId="6C4E7CCD" w:rsidR="001930E2" w:rsidRPr="00BE5A55" w:rsidDel="00DF35A6" w:rsidRDefault="001C3ED5" w:rsidP="00195D31">
            <w:pPr>
              <w:pStyle w:val="Code0"/>
              <w:rPr>
                <w:del w:id="3100" w:author="mp4" w:date="2018-08-24T12:15:00Z"/>
                <w:szCs w:val="20"/>
                <w:rPrChange w:id="3101" w:author="Steven" w:date="2022-04-18T14:11:00Z">
                  <w:rPr>
                    <w:del w:id="3102" w:author="mp4" w:date="2018-08-24T12:15:00Z"/>
                  </w:rPr>
                </w:rPrChange>
              </w:rPr>
              <w:pPrChange w:id="3103" w:author="Steven" w:date="2022-04-18T14:06:00Z">
                <w:pPr/>
              </w:pPrChange>
            </w:pPr>
            <w:del w:id="3104" w:author="mp4" w:date="2018-08-24T12:15:00Z">
              <w:r w:rsidRPr="00BE5A55" w:rsidDel="00DF35A6">
                <w:rPr>
                  <w:szCs w:val="20"/>
                  <w:rPrChange w:id="3105" w:author="Steven" w:date="2022-04-18T14:11:00Z">
                    <w:rPr/>
                  </w:rPrChange>
                </w:rPr>
                <w:delText>7.46496*10^9</w:delText>
              </w:r>
            </w:del>
          </w:p>
        </w:tc>
      </w:tr>
      <w:tr w:rsidR="00195D31" w:rsidDel="00DF35A6" w14:paraId="0E4C3C85" w14:textId="77777777" w:rsidTr="001930E2">
        <w:trPr>
          <w:del w:id="3106" w:author="mp4" w:date="2018-08-24T12:15:00Z"/>
        </w:trPr>
        <w:tc>
          <w:tcPr>
            <w:tcW w:w="3116" w:type="dxa"/>
          </w:tcPr>
          <w:p w14:paraId="40043C35" w14:textId="0DFCEEB3" w:rsidR="001930E2" w:rsidRPr="00BE5A55" w:rsidDel="00DF35A6" w:rsidRDefault="00AF7F76" w:rsidP="00195D31">
            <w:pPr>
              <w:pStyle w:val="Code0"/>
              <w:rPr>
                <w:del w:id="3107" w:author="mp4" w:date="2018-08-24T12:15:00Z"/>
                <w:szCs w:val="20"/>
                <w:rPrChange w:id="3108" w:author="Steven" w:date="2022-04-18T14:11:00Z">
                  <w:rPr>
                    <w:del w:id="3109" w:author="mp4" w:date="2018-08-24T12:15:00Z"/>
                  </w:rPr>
                </w:rPrChange>
              </w:rPr>
              <w:pPrChange w:id="3110" w:author="Steven" w:date="2022-04-18T14:06:00Z">
                <w:pPr/>
              </w:pPrChange>
            </w:pPr>
            <w:del w:id="3111" w:author="mp4" w:date="2018-08-24T12:15:00Z">
              <w:r w:rsidRPr="00BE5A55" w:rsidDel="00DF35A6">
                <w:rPr>
                  <w:szCs w:val="20"/>
                  <w:rPrChange w:id="3112" w:author="Steven" w:date="2022-04-18T14:11:00Z">
                    <w:rPr/>
                  </w:rPrChange>
                </w:rPr>
                <w:delText>OsmoticCoefficient</w:delText>
              </w:r>
            </w:del>
          </w:p>
        </w:tc>
        <w:tc>
          <w:tcPr>
            <w:tcW w:w="3117" w:type="dxa"/>
          </w:tcPr>
          <w:p w14:paraId="7D8688DA" w14:textId="3B5E0CB0" w:rsidR="001930E2" w:rsidDel="00DF35A6" w:rsidRDefault="001930E2" w:rsidP="00195D31">
            <w:pPr>
              <w:pStyle w:val="Code0"/>
              <w:rPr>
                <w:del w:id="3113" w:author="mp4" w:date="2018-08-24T12:15:00Z"/>
              </w:rPr>
              <w:pPrChange w:id="3114" w:author="Steven" w:date="2022-04-18T14:06:00Z">
                <w:pPr/>
              </w:pPrChange>
            </w:pPr>
          </w:p>
        </w:tc>
        <w:tc>
          <w:tcPr>
            <w:tcW w:w="3117" w:type="dxa"/>
          </w:tcPr>
          <w:p w14:paraId="2D3D1DF7" w14:textId="4AB3638B" w:rsidR="001930E2" w:rsidRPr="00BE5A55" w:rsidDel="00DF35A6" w:rsidRDefault="007F1573" w:rsidP="00195D31">
            <w:pPr>
              <w:pStyle w:val="Code0"/>
              <w:rPr>
                <w:del w:id="3115" w:author="mp4" w:date="2018-08-24T12:15:00Z"/>
                <w:szCs w:val="20"/>
                <w:rPrChange w:id="3116" w:author="Steven" w:date="2022-04-18T14:11:00Z">
                  <w:rPr>
                    <w:del w:id="3117" w:author="mp4" w:date="2018-08-24T12:15:00Z"/>
                  </w:rPr>
                </w:rPrChange>
              </w:rPr>
              <w:pPrChange w:id="3118" w:author="Steven" w:date="2022-04-18T14:06:00Z">
                <w:pPr/>
              </w:pPrChange>
            </w:pPr>
            <w:del w:id="3119" w:author="mp4" w:date="2018-08-24T12:15:00Z">
              <w:r w:rsidRPr="00BE5A55" w:rsidDel="00DF35A6">
                <w:rPr>
                  <w:szCs w:val="20"/>
                  <w:rPrChange w:id="3120" w:author="Steven" w:date="2022-04-18T14:11:00Z">
                    <w:rPr/>
                  </w:rPrChange>
                </w:rPr>
                <w:delText>8.64*10^-68</w:delText>
              </w:r>
            </w:del>
          </w:p>
        </w:tc>
      </w:tr>
    </w:tbl>
    <w:p w14:paraId="6CE66E4C" w14:textId="68FD12B7" w:rsidR="001930E2" w:rsidRPr="00BE5A55" w:rsidDel="00DF35A6" w:rsidRDefault="001930E2" w:rsidP="00195D31">
      <w:pPr>
        <w:pStyle w:val="Code0"/>
        <w:rPr>
          <w:del w:id="3121" w:author="mp4" w:date="2018-08-24T12:15:00Z"/>
          <w:szCs w:val="20"/>
          <w:rPrChange w:id="3122" w:author="Steven" w:date="2022-04-18T14:11:00Z">
            <w:rPr>
              <w:del w:id="3123" w:author="mp4" w:date="2018-08-24T12:15:00Z"/>
            </w:rPr>
          </w:rPrChange>
        </w:rPr>
        <w:pPrChange w:id="3124" w:author="Steven" w:date="2022-04-18T14:06:00Z">
          <w:pPr/>
        </w:pPrChange>
      </w:pPr>
    </w:p>
    <w:p w14:paraId="1740CB5D" w14:textId="29B0A235" w:rsidR="000E49B9" w:rsidRPr="00BE5A55" w:rsidDel="00DF35A6" w:rsidRDefault="000E49B9" w:rsidP="00195D31">
      <w:pPr>
        <w:pStyle w:val="Code0"/>
        <w:rPr>
          <w:del w:id="3125" w:author="mp4" w:date="2018-08-24T12:15:00Z"/>
          <w:szCs w:val="20"/>
          <w:rPrChange w:id="3126" w:author="Steven" w:date="2022-04-18T14:11:00Z">
            <w:rPr>
              <w:del w:id="3127" w:author="mp4" w:date="2018-08-24T12:15:00Z"/>
            </w:rPr>
          </w:rPrChange>
        </w:rPr>
        <w:pPrChange w:id="3128" w:author="Steven" w:date="2022-04-18T14:06:00Z">
          <w:pPr/>
        </w:pPrChange>
      </w:pPr>
      <w:del w:id="3129" w:author="mp4" w:date="2018-08-24T12:15:00Z">
        <w:r w:rsidRPr="00BE5A55" w:rsidDel="00DF35A6">
          <w:rPr>
            <w:szCs w:val="20"/>
            <w:rPrChange w:id="3130" w:author="Steven" w:date="2022-04-18T14:11:00Z">
              <w:rPr/>
            </w:rPrChange>
          </w:rPr>
          <w:delText>Some constants are:</w:delText>
        </w:r>
      </w:del>
    </w:p>
    <w:tbl>
      <w:tblPr>
        <w:tblStyle w:val="TableGrid"/>
        <w:tblW w:w="0" w:type="auto"/>
        <w:tblLook w:val="04A0" w:firstRow="1" w:lastRow="0" w:firstColumn="1" w:lastColumn="0" w:noHBand="0" w:noVBand="1"/>
      </w:tblPr>
      <w:tblGrid>
        <w:gridCol w:w="4573"/>
        <w:gridCol w:w="4777"/>
      </w:tblGrid>
      <w:tr w:rsidR="00195D31" w:rsidDel="00DF35A6" w14:paraId="1DBA780F" w14:textId="77777777" w:rsidTr="001930E2">
        <w:trPr>
          <w:del w:id="3131" w:author="mp4" w:date="2018-08-24T12:15:00Z"/>
        </w:trPr>
        <w:tc>
          <w:tcPr>
            <w:tcW w:w="4675" w:type="dxa"/>
          </w:tcPr>
          <w:p w14:paraId="4FDD0365" w14:textId="076E4DE3" w:rsidR="001930E2" w:rsidRPr="00BE5A55" w:rsidDel="00DF35A6" w:rsidRDefault="001930E2" w:rsidP="00195D31">
            <w:pPr>
              <w:pStyle w:val="Code0"/>
              <w:rPr>
                <w:del w:id="3132" w:author="mp4" w:date="2018-08-24T12:15:00Z"/>
                <w:szCs w:val="20"/>
                <w:rPrChange w:id="3133" w:author="Steven" w:date="2022-04-18T14:11:00Z">
                  <w:rPr>
                    <w:del w:id="3134" w:author="mp4" w:date="2018-08-24T12:15:00Z"/>
                  </w:rPr>
                </w:rPrChange>
              </w:rPr>
              <w:pPrChange w:id="3135" w:author="Steven" w:date="2022-04-18T14:06:00Z">
                <w:pPr/>
              </w:pPrChange>
            </w:pPr>
            <w:del w:id="3136" w:author="mp4" w:date="2018-08-24T12:15:00Z">
              <w:r w:rsidRPr="00BE5A55" w:rsidDel="00DF35A6">
                <w:rPr>
                  <w:szCs w:val="20"/>
                  <w:rPrChange w:id="3137" w:author="Steven" w:date="2022-04-18T14:11:00Z">
                    <w:rPr/>
                  </w:rPrChange>
                </w:rPr>
                <w:delText>Constant</w:delText>
              </w:r>
            </w:del>
          </w:p>
        </w:tc>
        <w:tc>
          <w:tcPr>
            <w:tcW w:w="4675" w:type="dxa"/>
          </w:tcPr>
          <w:p w14:paraId="6CD82583" w14:textId="23CC47F2" w:rsidR="001930E2" w:rsidRPr="00BE5A55" w:rsidDel="00DF35A6" w:rsidRDefault="001930E2" w:rsidP="00195D31">
            <w:pPr>
              <w:pStyle w:val="Code0"/>
              <w:rPr>
                <w:del w:id="3138" w:author="mp4" w:date="2018-08-24T12:15:00Z"/>
                <w:szCs w:val="20"/>
                <w:rPrChange w:id="3139" w:author="Steven" w:date="2022-04-18T14:11:00Z">
                  <w:rPr>
                    <w:del w:id="3140" w:author="mp4" w:date="2018-08-24T12:15:00Z"/>
                  </w:rPr>
                </w:rPrChange>
              </w:rPr>
              <w:pPrChange w:id="3141" w:author="Steven" w:date="2022-04-18T14:06:00Z">
                <w:pPr/>
              </w:pPrChange>
            </w:pPr>
            <w:del w:id="3142" w:author="mp4" w:date="2018-08-24T12:15:00Z">
              <w:r w:rsidRPr="00BE5A55" w:rsidDel="00DF35A6">
                <w:rPr>
                  <w:szCs w:val="20"/>
                  <w:rPrChange w:id="3143" w:author="Steven" w:date="2022-04-18T14:11:00Z">
                    <w:rPr/>
                  </w:rPrChange>
                </w:rPr>
                <w:delText>Value</w:delText>
              </w:r>
            </w:del>
          </w:p>
        </w:tc>
      </w:tr>
      <w:tr w:rsidR="00195D31" w:rsidDel="00DF35A6" w14:paraId="159CA4B4" w14:textId="77777777" w:rsidTr="001930E2">
        <w:trPr>
          <w:del w:id="3144" w:author="mp4" w:date="2018-08-24T12:15:00Z"/>
        </w:trPr>
        <w:tc>
          <w:tcPr>
            <w:tcW w:w="4675" w:type="dxa"/>
          </w:tcPr>
          <w:p w14:paraId="6E629090" w14:textId="0CDB28E0" w:rsidR="001930E2" w:rsidRPr="00BE5A55" w:rsidDel="00DF35A6" w:rsidRDefault="001930E2" w:rsidP="00195D31">
            <w:pPr>
              <w:pStyle w:val="Code0"/>
              <w:rPr>
                <w:del w:id="3145" w:author="mp4" w:date="2018-08-24T12:15:00Z"/>
                <w:szCs w:val="20"/>
                <w:rPrChange w:id="3146" w:author="Steven" w:date="2022-04-18T14:11:00Z">
                  <w:rPr>
                    <w:del w:id="3147" w:author="mp4" w:date="2018-08-24T12:15:00Z"/>
                  </w:rPr>
                </w:rPrChange>
              </w:rPr>
              <w:pPrChange w:id="3148" w:author="Steven" w:date="2022-04-18T14:06:00Z">
                <w:pPr/>
              </w:pPrChange>
            </w:pPr>
            <w:del w:id="3149" w:author="mp4" w:date="2018-08-24T12:15:00Z">
              <w:r w:rsidRPr="00BE5A55" w:rsidDel="00DF35A6">
                <w:rPr>
                  <w:szCs w:val="20"/>
                  <w:rPrChange w:id="3150" w:author="Steven" w:date="2022-04-18T14:11:00Z">
                    <w:rPr/>
                  </w:rPrChange>
                </w:rPr>
                <w:delText>Acceleration</w:delText>
              </w:r>
            </w:del>
          </w:p>
        </w:tc>
        <w:tc>
          <w:tcPr>
            <w:tcW w:w="4675" w:type="dxa"/>
          </w:tcPr>
          <w:p w14:paraId="5650CDA9" w14:textId="15723B96" w:rsidR="001930E2" w:rsidRPr="00BE5A55" w:rsidDel="00DF35A6" w:rsidRDefault="001930E2" w:rsidP="00195D31">
            <w:pPr>
              <w:pStyle w:val="Code0"/>
              <w:rPr>
                <w:del w:id="3151" w:author="mp4" w:date="2018-08-24T12:15:00Z"/>
                <w:szCs w:val="20"/>
                <w:rPrChange w:id="3152" w:author="Steven" w:date="2022-04-18T14:11:00Z">
                  <w:rPr>
                    <w:del w:id="3153" w:author="mp4" w:date="2018-08-24T12:15:00Z"/>
                  </w:rPr>
                </w:rPrChange>
              </w:rPr>
              <w:pPrChange w:id="3154" w:author="Steven" w:date="2022-04-18T14:06:00Z">
                <w:pPr/>
              </w:pPrChange>
            </w:pPr>
            <w:del w:id="3155" w:author="mp4" w:date="2018-08-24T12:15:00Z">
              <w:r w:rsidRPr="00BE5A55" w:rsidDel="00DF35A6">
                <w:rPr>
                  <w:szCs w:val="20"/>
                  <w:rPrChange w:id="3156" w:author="Steven" w:date="2022-04-18T14:11:00Z">
                    <w:rPr/>
                  </w:rPrChange>
                </w:rPr>
                <w:delText>7.323 * 10^16 microns/day^2</w:delText>
              </w:r>
            </w:del>
          </w:p>
        </w:tc>
      </w:tr>
      <w:tr w:rsidR="00195D31" w:rsidDel="00DF35A6" w14:paraId="35674B48" w14:textId="77777777" w:rsidTr="001930E2">
        <w:trPr>
          <w:del w:id="3157" w:author="mp4" w:date="2018-08-24T12:15:00Z"/>
        </w:trPr>
        <w:tc>
          <w:tcPr>
            <w:tcW w:w="4675" w:type="dxa"/>
          </w:tcPr>
          <w:p w14:paraId="04AB039C" w14:textId="642097EC" w:rsidR="001930E2" w:rsidRPr="00BE5A55" w:rsidDel="00DF35A6" w:rsidRDefault="00DB12E7" w:rsidP="00195D31">
            <w:pPr>
              <w:pStyle w:val="Code0"/>
              <w:rPr>
                <w:del w:id="3158" w:author="mp4" w:date="2018-08-24T12:15:00Z"/>
                <w:szCs w:val="20"/>
                <w:rPrChange w:id="3159" w:author="Steven" w:date="2022-04-18T14:11:00Z">
                  <w:rPr>
                    <w:del w:id="3160" w:author="mp4" w:date="2018-08-24T12:15:00Z"/>
                  </w:rPr>
                </w:rPrChange>
              </w:rPr>
              <w:pPrChange w:id="3161" w:author="Steven" w:date="2022-04-18T14:06:00Z">
                <w:pPr/>
              </w:pPrChange>
            </w:pPr>
            <w:del w:id="3162" w:author="mp4" w:date="2018-08-24T12:15:00Z">
              <w:r w:rsidRPr="00BE5A55" w:rsidDel="00DF35A6">
                <w:rPr>
                  <w:szCs w:val="20"/>
                  <w:rPrChange w:id="3163" w:author="Steven" w:date="2022-04-18T14:11:00Z">
                    <w:rPr/>
                  </w:rPrChange>
                </w:rPr>
                <w:delText>R</w:delText>
              </w:r>
            </w:del>
          </w:p>
        </w:tc>
        <w:tc>
          <w:tcPr>
            <w:tcW w:w="4675" w:type="dxa"/>
          </w:tcPr>
          <w:p w14:paraId="2FB61844" w14:textId="7F29664A" w:rsidR="001930E2" w:rsidRPr="00BE5A55" w:rsidDel="00DF35A6" w:rsidRDefault="00DB12E7" w:rsidP="00195D31">
            <w:pPr>
              <w:pStyle w:val="Code0"/>
              <w:rPr>
                <w:del w:id="3164" w:author="mp4" w:date="2018-08-24T12:15:00Z"/>
                <w:szCs w:val="20"/>
                <w:rPrChange w:id="3165" w:author="Steven" w:date="2022-04-18T14:11:00Z">
                  <w:rPr>
                    <w:del w:id="3166" w:author="mp4" w:date="2018-08-24T12:15:00Z"/>
                  </w:rPr>
                </w:rPrChange>
              </w:rPr>
              <w:pPrChange w:id="3167" w:author="Steven" w:date="2022-04-18T14:06:00Z">
                <w:pPr/>
              </w:pPrChange>
            </w:pPr>
            <w:del w:id="3168" w:author="mp4" w:date="2018-08-24T12:15:00Z">
              <w:r w:rsidRPr="00BE5A55" w:rsidDel="00DF35A6">
                <w:rPr>
                  <w:szCs w:val="20"/>
                  <w:rPrChange w:id="3169" w:author="Steven" w:date="2022-04-18T14:11:00Z">
                    <w:rPr/>
                  </w:rPrChange>
                </w:rPr>
                <w:delText>6.2063*10^31 Microgram*Mircon/(day^2*Kelvin*Mol)</w:delText>
              </w:r>
            </w:del>
          </w:p>
        </w:tc>
      </w:tr>
      <w:tr w:rsidR="00195D31" w:rsidDel="00DF35A6" w14:paraId="56BFE458" w14:textId="77777777" w:rsidTr="001930E2">
        <w:trPr>
          <w:del w:id="3170" w:author="mp4" w:date="2018-08-24T12:15:00Z"/>
        </w:trPr>
        <w:tc>
          <w:tcPr>
            <w:tcW w:w="4675" w:type="dxa"/>
          </w:tcPr>
          <w:p w14:paraId="2BC13F44" w14:textId="0529AFDA" w:rsidR="001930E2" w:rsidDel="00DF35A6" w:rsidRDefault="001930E2" w:rsidP="00195D31">
            <w:pPr>
              <w:pStyle w:val="Code0"/>
              <w:rPr>
                <w:del w:id="3171" w:author="mp4" w:date="2018-08-24T12:15:00Z"/>
              </w:rPr>
              <w:pPrChange w:id="3172" w:author="Steven" w:date="2022-04-18T14:06:00Z">
                <w:pPr/>
              </w:pPrChange>
            </w:pPr>
          </w:p>
        </w:tc>
        <w:tc>
          <w:tcPr>
            <w:tcW w:w="4675" w:type="dxa"/>
          </w:tcPr>
          <w:p w14:paraId="2FA4D052" w14:textId="2B4BE516" w:rsidR="001930E2" w:rsidDel="00DF35A6" w:rsidRDefault="001930E2" w:rsidP="00195D31">
            <w:pPr>
              <w:pStyle w:val="Code0"/>
              <w:rPr>
                <w:del w:id="3173" w:author="mp4" w:date="2018-08-24T12:15:00Z"/>
              </w:rPr>
              <w:pPrChange w:id="3174" w:author="Steven" w:date="2022-04-18T14:06:00Z">
                <w:pPr/>
              </w:pPrChange>
            </w:pPr>
          </w:p>
        </w:tc>
      </w:tr>
      <w:tr w:rsidR="00195D31" w:rsidDel="00DF35A6" w14:paraId="1AA7DFFC" w14:textId="77777777" w:rsidTr="001930E2">
        <w:trPr>
          <w:del w:id="3175" w:author="mp4" w:date="2018-08-24T12:15:00Z"/>
        </w:trPr>
        <w:tc>
          <w:tcPr>
            <w:tcW w:w="4675" w:type="dxa"/>
          </w:tcPr>
          <w:p w14:paraId="74225CA6" w14:textId="32FFCB4A" w:rsidR="001930E2" w:rsidDel="00DF35A6" w:rsidRDefault="001930E2" w:rsidP="00195D31">
            <w:pPr>
              <w:pStyle w:val="Code0"/>
              <w:rPr>
                <w:del w:id="3176" w:author="mp4" w:date="2018-08-24T12:15:00Z"/>
              </w:rPr>
              <w:pPrChange w:id="3177" w:author="Steven" w:date="2022-04-18T14:06:00Z">
                <w:pPr/>
              </w:pPrChange>
            </w:pPr>
          </w:p>
        </w:tc>
        <w:tc>
          <w:tcPr>
            <w:tcW w:w="4675" w:type="dxa"/>
          </w:tcPr>
          <w:p w14:paraId="6549483C" w14:textId="1A26B1E6" w:rsidR="001930E2" w:rsidDel="00DF35A6" w:rsidRDefault="001930E2" w:rsidP="00195D31">
            <w:pPr>
              <w:pStyle w:val="Code0"/>
              <w:rPr>
                <w:del w:id="3178" w:author="mp4" w:date="2018-08-24T12:15:00Z"/>
              </w:rPr>
              <w:pPrChange w:id="3179" w:author="Steven" w:date="2022-04-18T14:06:00Z">
                <w:pPr/>
              </w:pPrChange>
            </w:pPr>
          </w:p>
        </w:tc>
      </w:tr>
    </w:tbl>
    <w:p w14:paraId="082F6887" w14:textId="2EB05C1F" w:rsidR="001930E2" w:rsidRPr="00BE5A55" w:rsidDel="00A26F45" w:rsidRDefault="001930E2" w:rsidP="00195D31">
      <w:pPr>
        <w:pStyle w:val="Code0"/>
        <w:rPr>
          <w:del w:id="3180" w:author="Steven" w:date="2022-03-29T15:02:00Z"/>
          <w:szCs w:val="20"/>
          <w:rPrChange w:id="3181" w:author="Steven" w:date="2022-04-18T14:11:00Z">
            <w:rPr>
              <w:del w:id="3182" w:author="Steven" w:date="2022-03-29T15:02:00Z"/>
            </w:rPr>
          </w:rPrChange>
        </w:rPr>
        <w:pPrChange w:id="3183" w:author="Steven" w:date="2022-04-18T14:06:00Z">
          <w:pPr/>
        </w:pPrChange>
      </w:pPr>
    </w:p>
    <w:p w14:paraId="777D8CDF" w14:textId="77777777" w:rsidR="00B73AFC" w:rsidRPr="00BE5A55" w:rsidRDefault="00B73AFC" w:rsidP="00195D31">
      <w:pPr>
        <w:pStyle w:val="Code0"/>
        <w:rPr>
          <w:ins w:id="3184" w:author="Steven" w:date="2022-03-29T12:38:00Z"/>
          <w:rFonts w:cs="Arial"/>
          <w:kern w:val="32"/>
          <w:szCs w:val="20"/>
          <w:rPrChange w:id="3185" w:author="Steven" w:date="2022-04-18T14:11:00Z">
            <w:rPr>
              <w:ins w:id="3186" w:author="Steven" w:date="2022-03-29T12:38:00Z"/>
              <w:rFonts w:cs="Arial"/>
              <w:kern w:val="32"/>
              <w:sz w:val="40"/>
              <w:szCs w:val="32"/>
            </w:rPr>
          </w:rPrChange>
        </w:rPr>
        <w:pPrChange w:id="3187" w:author="Steven" w:date="2022-04-18T14:06:00Z">
          <w:pPr>
            <w:jc w:val="left"/>
          </w:pPr>
        </w:pPrChange>
      </w:pPr>
      <w:ins w:id="3188" w:author="Steven" w:date="2022-03-29T12:38:00Z">
        <w:r w:rsidRPr="00BE5A55">
          <w:rPr>
            <w:szCs w:val="20"/>
            <w:rPrChange w:id="3189" w:author="Steven" w:date="2022-04-18T14:11:00Z">
              <w:rPr/>
            </w:rPrChange>
          </w:rPr>
          <w:br w:type="page"/>
        </w:r>
      </w:ins>
    </w:p>
    <w:p w14:paraId="5BFA4EFA" w14:textId="412B79B9" w:rsidR="00D055EC" w:rsidRDefault="00D055EC" w:rsidP="00D055EC">
      <w:pPr>
        <w:pStyle w:val="Heading1"/>
      </w:pPr>
      <w:bookmarkStart w:id="3190" w:name="_Toc99726115"/>
      <w:r>
        <w:lastRenderedPageBreak/>
        <w:t>Internal Theory</w:t>
      </w:r>
      <w:bookmarkEnd w:id="3190"/>
    </w:p>
    <w:p w14:paraId="2818874C" w14:textId="0E6D37D0" w:rsidR="00D055EC" w:rsidRDefault="007429CE">
      <w:pPr>
        <w:ind w:firstLine="360"/>
        <w:pPrChange w:id="3191" w:author="Steven" w:date="2022-04-18T11:34:00Z">
          <w:pPr/>
        </w:pPrChange>
      </w:pPr>
      <w:ins w:id="3192" w:author="Steven" w:date="2022-04-18T11:22:00Z">
        <w:r>
          <w:t xml:space="preserve">This section reviews the implementation of the growth model including </w:t>
        </w:r>
      </w:ins>
      <w:ins w:id="3193" w:author="Steven" w:date="2022-04-18T11:23:00Z">
        <w:r>
          <w:t xml:space="preserve">the </w:t>
        </w:r>
        <w:proofErr w:type="gramStart"/>
        <w:r>
          <w:t>parent vessel initialization step</w:t>
        </w:r>
        <w:proofErr w:type="gramEnd"/>
        <w:r>
          <w:t xml:space="preserve"> (proto-growth) and </w:t>
        </w:r>
      </w:ins>
      <w:ins w:id="3194" w:author="Steven" w:date="2022-04-18T11:22:00Z">
        <w:r>
          <w:t xml:space="preserve">the ray-tracing method used to pass vessel tips between elements. </w:t>
        </w:r>
      </w:ins>
      <w:del w:id="3195" w:author="Steven" w:date="2022-04-18T11:23:00Z">
        <w:r w:rsidR="00D055EC" w:rsidDel="007429CE">
          <w:delText xml:space="preserve">The theroretical background </w:delText>
        </w:r>
        <w:r w:rsidR="00FF595E" w:rsidDel="007429CE">
          <w:delText>on how the plugin works internally. The information presented here is not needed to use the plugin.</w:delText>
        </w:r>
      </w:del>
    </w:p>
    <w:p w14:paraId="0F04EEBC" w14:textId="10D09162" w:rsidR="00FF595E" w:rsidDel="003D4799" w:rsidRDefault="00FF595E" w:rsidP="00942B71">
      <w:pPr>
        <w:pStyle w:val="Heading2"/>
        <w:rPr>
          <w:del w:id="3196" w:author="Steven" w:date="2022-04-14T15:00:00Z"/>
        </w:rPr>
      </w:pPr>
      <w:bookmarkStart w:id="3197" w:name="_Toc99726116"/>
      <w:commentRangeStart w:id="3198"/>
      <w:del w:id="3199" w:author="Steven" w:date="2022-04-14T15:00:00Z">
        <w:r w:rsidDel="003D4799">
          <w:delText>Vascular Growth</w:delText>
        </w:r>
        <w:commentRangeEnd w:id="3198"/>
        <w:r w:rsidR="001F3D22" w:rsidDel="003D4799">
          <w:rPr>
            <w:rStyle w:val="CommentReference"/>
            <w:rFonts w:cs="Times New Roman"/>
            <w:b w:val="0"/>
            <w:bCs w:val="0"/>
            <w:iCs w:val="0"/>
          </w:rPr>
          <w:commentReference w:id="3198"/>
        </w:r>
        <w:bookmarkEnd w:id="3197"/>
      </w:del>
    </w:p>
    <w:p w14:paraId="465D39C4" w14:textId="78C30820" w:rsidR="00E93219" w:rsidDel="003D4799" w:rsidRDefault="00FF595E" w:rsidP="00FF595E">
      <w:pPr>
        <w:rPr>
          <w:del w:id="3200" w:author="Steven" w:date="2022-04-14T15:00:00Z"/>
        </w:rPr>
      </w:pPr>
      <w:del w:id="3201" w:author="Steven" w:date="2022-04-14T15:00:00Z">
        <w:r w:rsidDel="003D4799">
          <w:delText xml:space="preserve">This is the portion of vascular growth that is not covered in the theory section. </w:delText>
        </w:r>
      </w:del>
    </w:p>
    <w:p w14:paraId="542E2F09" w14:textId="6D1BA30A" w:rsidR="00E93219" w:rsidDel="003D4799" w:rsidRDefault="00E93219" w:rsidP="00FF595E">
      <w:pPr>
        <w:rPr>
          <w:del w:id="3202" w:author="Steven" w:date="2022-04-14T15:00:00Z"/>
        </w:rPr>
      </w:pPr>
    </w:p>
    <w:p w14:paraId="3656B50E" w14:textId="6F41F9A2" w:rsidR="00FF595E" w:rsidDel="003D4799" w:rsidRDefault="00FF595E" w:rsidP="00FF595E">
      <w:pPr>
        <w:rPr>
          <w:del w:id="3203" w:author="Steven" w:date="2022-04-14T15:00:00Z"/>
        </w:rPr>
      </w:pPr>
      <w:del w:id="3204" w:author="Steven" w:date="2022-04-14T15:00:00Z">
        <w:r w:rsidDel="003D4799">
          <w:delText xml:space="preserve">Each AngioElement tracks the active tips </w:delText>
        </w:r>
      </w:del>
      <w:ins w:id="3205" w:author="Steven LaBelle" w:date="2018-08-21T11:37:00Z">
        <w:del w:id="3206" w:author="Steven" w:date="2022-04-14T15:00:00Z">
          <w:r w:rsidR="001F3D22" w:rsidDel="003D4799">
            <w:delText>within it’s volume</w:delText>
          </w:r>
        </w:del>
      </w:ins>
      <w:del w:id="3207" w:author="Steven" w:date="2022-04-14T15:00:00Z">
        <w:r w:rsidDel="003D4799">
          <w:delText>that are contained within each element. The active tips are stored in a</w:delText>
        </w:r>
        <w:r w:rsidR="00976811" w:rsidDel="003D4799">
          <w:delText xml:space="preserve"> double</w:delText>
        </w:r>
      </w:del>
      <w:ins w:id="3208" w:author="Steven LaBelle" w:date="2018-08-21T11:38:00Z">
        <w:del w:id="3209" w:author="Steven" w:date="2022-04-14T15:00:00Z">
          <w:r w:rsidR="001F3D22" w:rsidDel="003D4799">
            <w:delText>-</w:delText>
          </w:r>
        </w:del>
      </w:ins>
      <w:del w:id="3210" w:author="Steven" w:date="2022-04-14T15:00:00Z">
        <w:r w:rsidR="00976811" w:rsidDel="003D4799">
          <w:delText xml:space="preserve"> buffered data structure. This data structure allows one buffer to be read from and the other to be written to. In the </w:delText>
        </w:r>
        <w:r w:rsidR="00976811" w:rsidRPr="00976811" w:rsidDel="003D4799">
          <w:delText>parallelization</w:delText>
        </w:r>
        <w:r w:rsidR="003F321D" w:rsidDel="003D4799">
          <w:delText xml:space="preserve"> code</w:delText>
        </w:r>
      </w:del>
      <w:ins w:id="3211" w:author="Steven LaBelle" w:date="2018-08-21T11:38:00Z">
        <w:del w:id="3212" w:author="Steven" w:date="2022-04-14T15:00:00Z">
          <w:r w:rsidR="001F3D22" w:rsidDel="003D4799">
            <w:delText>,</w:delText>
          </w:r>
        </w:del>
      </w:ins>
      <w:del w:id="3213" w:author="Steven" w:date="2022-04-14T15:00:00Z">
        <w:r w:rsidR="003F321D" w:rsidDel="003D4799">
          <w:delText xml:space="preserve"> each AngioElement can be proceesed without any data conflicts </w:delText>
        </w:r>
      </w:del>
      <w:ins w:id="3214" w:author="Steven LaBelle" w:date="2018-08-21T11:38:00Z">
        <w:del w:id="3215" w:author="Steven" w:date="2022-04-14T15:00:00Z">
          <w:r w:rsidR="001F3D22" w:rsidDel="003D4799">
            <w:delText>from</w:delText>
          </w:r>
        </w:del>
      </w:ins>
      <w:del w:id="3216" w:author="Steven" w:date="2022-04-14T15:00:00Z">
        <w:r w:rsidR="003F321D" w:rsidDel="003D4799">
          <w:delText>caused by other AngioElements. In this same vein</w:delText>
        </w:r>
      </w:del>
      <w:ins w:id="3217" w:author="Steven LaBelle" w:date="2018-08-21T11:38:00Z">
        <w:del w:id="3218" w:author="Steven" w:date="2022-04-14T15:00:00Z">
          <w:r w:rsidR="001F3D22" w:rsidDel="003D4799">
            <w:delText>,</w:delText>
          </w:r>
        </w:del>
      </w:ins>
      <w:del w:id="3219" w:author="Steven" w:date="2022-04-14T15:00:00Z">
        <w:r w:rsidR="003F321D" w:rsidDel="003D4799">
          <w:delText xml:space="preserve"> each AngioElement checks if any tips on the faces of surrounding elements will grow into this element.</w:delText>
        </w:r>
      </w:del>
      <w:ins w:id="3220" w:author="Steven LaBelle" w:date="2018-08-21T11:38:00Z">
        <w:del w:id="3221" w:author="Steven" w:date="2022-04-14T15:00:00Z">
          <w:r w:rsidR="001F3D22" w:rsidDel="003D4799">
            <w:delText xml:space="preserve"> </w:delText>
          </w:r>
        </w:del>
      </w:ins>
      <w:del w:id="3222" w:author="Steven" w:date="2022-04-14T15:00:00Z">
        <w:r w:rsidR="003F321D" w:rsidDel="003D4799">
          <w:delText>(adjacency in this case is defined as sharing a nod</w:delText>
        </w:r>
        <w:r w:rsidR="009A4A94" w:rsidDel="003D4799">
          <w:delText>e</w:delText>
        </w:r>
        <w:r w:rsidR="003F321D" w:rsidDel="003D4799">
          <w:delText xml:space="preserve"> with this element)</w:delText>
        </w:r>
      </w:del>
      <w:ins w:id="3223" w:author="Steven LaBelle" w:date="2018-08-21T11:38:00Z">
        <w:del w:id="3224" w:author="Steven" w:date="2022-04-14T15:00:00Z">
          <w:r w:rsidR="001F3D22" w:rsidDel="003D4799">
            <w:delText>.</w:delText>
          </w:r>
        </w:del>
      </w:ins>
    </w:p>
    <w:p w14:paraId="174F8AE0" w14:textId="5112BA2E" w:rsidR="009A4A94" w:rsidRPr="00FF595E" w:rsidDel="003D4799" w:rsidRDefault="009A4A94" w:rsidP="00FF595E">
      <w:pPr>
        <w:rPr>
          <w:del w:id="3225" w:author="Steven" w:date="2022-04-14T15:00:00Z"/>
        </w:rPr>
      </w:pPr>
    </w:p>
    <w:p w14:paraId="61E410DA" w14:textId="165ED913" w:rsidR="00FF595E" w:rsidDel="003D4799" w:rsidRDefault="001F3D22" w:rsidP="00D055EC">
      <w:pPr>
        <w:rPr>
          <w:del w:id="3226" w:author="Steven" w:date="2022-04-14T15:00:00Z"/>
        </w:rPr>
      </w:pPr>
      <w:ins w:id="3227" w:author="Steven LaBelle" w:date="2018-08-21T11:40:00Z">
        <w:del w:id="3228" w:author="Steven" w:date="2022-04-14T15:00:00Z">
          <w:r w:rsidDel="003D4799">
            <w:delText xml:space="preserve">After the new growth direction of a segment is determined, </w:delText>
          </w:r>
        </w:del>
      </w:ins>
      <w:del w:id="3229" w:author="Steven" w:date="2022-04-14T15:00:00Z">
        <w:r w:rsidR="00E93219" w:rsidDel="003D4799">
          <w:delText>When the plugin performs growth, after the growth direction has been determined this</w:delText>
        </w:r>
      </w:del>
      <w:ins w:id="3230" w:author="Steven LaBelle" w:date="2018-08-21T11:40:00Z">
        <w:del w:id="3231" w:author="Steven" w:date="2022-04-14T15:00:00Z">
          <w:r w:rsidDel="003D4799">
            <w:delText>the</w:delText>
          </w:r>
        </w:del>
      </w:ins>
      <w:del w:id="3232" w:author="Steven" w:date="2022-04-14T15:00:00Z">
        <w:r w:rsidR="00E93219" w:rsidDel="003D4799">
          <w:delText xml:space="preserve"> direction</w:delText>
        </w:r>
      </w:del>
      <w:ins w:id="3233" w:author="Steven LaBelle" w:date="2018-08-21T11:40:00Z">
        <w:del w:id="3234" w:author="Steven" w:date="2022-04-14T15:00:00Z">
          <w:r w:rsidDel="003D4799">
            <w:delText>’s</w:delText>
          </w:r>
        </w:del>
      </w:ins>
      <w:del w:id="3235" w:author="Steven" w:date="2022-04-14T15:00:00Z">
        <w:r w:rsidR="00E93219" w:rsidDel="003D4799">
          <w:delText xml:space="preserve"> has it’s basis</w:delText>
        </w:r>
      </w:del>
      <w:ins w:id="3236" w:author="Steven LaBelle" w:date="2018-08-21T11:41:00Z">
        <w:del w:id="3237" w:author="Steven" w:date="2022-04-14T15:00:00Z">
          <w:r w:rsidDel="003D4799">
            <w:delText xml:space="preserve"> is</w:delText>
          </w:r>
        </w:del>
      </w:ins>
      <w:del w:id="3238" w:author="Steven" w:date="2022-04-14T15:00:00Z">
        <w:r w:rsidR="00E93219" w:rsidDel="003D4799">
          <w:delText xml:space="preserve"> </w:delText>
        </w:r>
      </w:del>
      <w:ins w:id="3239" w:author="Steven LaBelle" w:date="2018-08-21T11:41:00Z">
        <w:del w:id="3240" w:author="Steven" w:date="2022-04-14T15:00:00Z">
          <w:r w:rsidDel="003D4799">
            <w:delText>transformed</w:delText>
          </w:r>
        </w:del>
      </w:ins>
      <w:del w:id="3241" w:author="Steven" w:date="2022-04-14T15:00:00Z">
        <w:r w:rsidR="00E93219" w:rsidDel="003D4799">
          <w:delText xml:space="preserve">changed </w:delText>
        </w:r>
      </w:del>
      <w:ins w:id="3242" w:author="Steven LaBelle" w:date="2018-08-21T11:41:00Z">
        <w:del w:id="3243" w:author="Steven" w:date="2022-04-14T15:00:00Z">
          <w:r w:rsidDel="003D4799">
            <w:delText xml:space="preserve"> </w:delText>
          </w:r>
        </w:del>
      </w:ins>
      <w:del w:id="3244" w:author="Steven" w:date="2022-04-14T15:00:00Z">
        <w:r w:rsidR="00E93219" w:rsidDel="003D4799">
          <w:delText xml:space="preserve">to the natural coordinate system of the element </w:delText>
        </w:r>
      </w:del>
      <w:ins w:id="3245" w:author="Steven LaBelle" w:date="2018-08-21T11:40:00Z">
        <w:del w:id="3246" w:author="Steven" w:date="2022-04-14T15:00:00Z">
          <w:r w:rsidDel="003D4799">
            <w:delText xml:space="preserve">containing </w:delText>
          </w:r>
        </w:del>
      </w:ins>
      <w:del w:id="3247" w:author="Steven" w:date="2022-04-14T15:00:00Z">
        <w:r w:rsidR="00E93219" w:rsidDel="003D4799">
          <w:delText>that contains the segment. Then the</w:delText>
        </w:r>
      </w:del>
      <w:ins w:id="3248" w:author="Steven LaBelle" w:date="2018-08-21T11:41:00Z">
        <w:del w:id="3249" w:author="Steven" w:date="2022-04-14T15:00:00Z">
          <w:r w:rsidDel="003D4799">
            <w:delText xml:space="preserve"> growth</w:delText>
          </w:r>
        </w:del>
      </w:ins>
      <w:del w:id="3250" w:author="Steven" w:date="2022-04-14T15:00:00Z">
        <w:r w:rsidR="00E93219" w:rsidDel="003D4799">
          <w:delText xml:space="preserve"> direction of growth is</w:delText>
        </w:r>
      </w:del>
      <w:ins w:id="3251" w:author="Steven LaBelle" w:date="2018-08-21T11:41:00Z">
        <w:del w:id="3252" w:author="Steven" w:date="2022-04-14T15:00:00Z">
          <w:r w:rsidDel="003D4799">
            <w:delText xml:space="preserve"> then</w:delText>
          </w:r>
        </w:del>
      </w:ins>
      <w:del w:id="3253" w:author="Steven" w:date="2022-04-14T15:00:00Z">
        <w:r w:rsidR="00E93219" w:rsidDel="003D4799">
          <w:delText xml:space="preserve"> projected onto </w:delText>
        </w:r>
        <w:commentRangeStart w:id="3254"/>
        <w:r w:rsidR="00E93219" w:rsidDel="003D4799">
          <w:delText xml:space="preserve">the surface </w:delText>
        </w:r>
        <w:commentRangeEnd w:id="3254"/>
        <w:r w:rsidDel="003D4799">
          <w:rPr>
            <w:rStyle w:val="CommentReference"/>
          </w:rPr>
          <w:commentReference w:id="3254"/>
        </w:r>
        <w:r w:rsidR="00E93219" w:rsidDel="003D4799">
          <w:delText xml:space="preserve">of the element </w:delText>
        </w:r>
        <w:commentRangeStart w:id="3255"/>
        <w:r w:rsidR="00E93219" w:rsidDel="003D4799">
          <w:delText>such that the scale factor to the element surface is positive</w:delText>
        </w:r>
        <w:commentRangeEnd w:id="3255"/>
        <w:r w:rsidDel="003D4799">
          <w:rPr>
            <w:rStyle w:val="CommentReference"/>
          </w:rPr>
          <w:commentReference w:id="3255"/>
        </w:r>
        <w:r w:rsidR="00E93219" w:rsidDel="003D4799">
          <w:delText>. Next</w:delText>
        </w:r>
      </w:del>
      <w:ins w:id="3256" w:author="Steven LaBelle" w:date="2018-08-21T11:42:00Z">
        <w:del w:id="3257" w:author="Steven" w:date="2022-04-14T15:00:00Z">
          <w:r w:rsidDel="003D4799">
            <w:delText>,</w:delText>
          </w:r>
        </w:del>
      </w:ins>
      <w:del w:id="3258" w:author="Steven" w:date="2022-04-14T15:00:00Z">
        <w:r w:rsidR="00E93219" w:rsidDel="003D4799">
          <w:delText xml:space="preserve"> the </w:delText>
        </w:r>
        <w:r w:rsidR="005E2787" w:rsidDel="003D4799">
          <w:delText xml:space="preserve">distance is compared </w:delText>
        </w:r>
      </w:del>
      <w:ins w:id="3259" w:author="Steven LaBelle" w:date="2018-08-21T11:42:00Z">
        <w:del w:id="3260" w:author="Steven" w:date="2022-04-14T15:00:00Z">
          <w:r w:rsidDel="003D4799">
            <w:delText>to</w:delText>
          </w:r>
        </w:del>
      </w:ins>
      <w:del w:id="3261" w:author="Steven" w:date="2022-04-14T15:00:00Z">
        <w:r w:rsidR="005E2787" w:rsidDel="003D4799">
          <w:delText>the the desired distance of growth during this timestep. If the potential distance to grow is greater tha</w:delText>
        </w:r>
      </w:del>
      <w:ins w:id="3262" w:author="Steven LaBelle" w:date="2018-08-21T11:42:00Z">
        <w:del w:id="3263" w:author="Steven" w:date="2022-04-14T15:00:00Z">
          <w:r w:rsidDel="003D4799">
            <w:delText>n</w:delText>
          </w:r>
        </w:del>
      </w:ins>
      <w:del w:id="3264" w:author="Steven" w:date="2022-04-14T15:00:00Z">
        <w:r w:rsidR="005E2787" w:rsidDel="003D4799">
          <w:delText>t the desired growth length</w:delText>
        </w:r>
      </w:del>
      <w:ins w:id="3265" w:author="Steven LaBelle" w:date="2018-08-21T11:42:00Z">
        <w:del w:id="3266" w:author="Steven" w:date="2022-04-14T15:00:00Z">
          <w:r w:rsidDel="003D4799">
            <w:delText>,</w:delText>
          </w:r>
        </w:del>
      </w:ins>
      <w:del w:id="3267" w:author="Steven" w:date="2022-04-14T15:00:00Z">
        <w:r w:rsidR="005E2787" w:rsidDel="003D4799">
          <w:delText xml:space="preserve"> then a segment is created and the tip is placed into a datastructure that indicates that it should continute growing on the next set of growth steps. Otherwise</w:delText>
        </w:r>
      </w:del>
      <w:ins w:id="3268" w:author="Steven LaBelle" w:date="2018-08-21T11:43:00Z">
        <w:del w:id="3269" w:author="Steven" w:date="2022-04-14T15:00:00Z">
          <w:r w:rsidDel="003D4799">
            <w:delText>,</w:delText>
          </w:r>
        </w:del>
      </w:ins>
      <w:del w:id="3270" w:author="Steven" w:date="2022-04-14T15:00:00Z">
        <w:r w:rsidR="005E2787" w:rsidDel="003D4799">
          <w:delText xml:space="preserve"> a segment is created and the tip is placed in a data structure that indicates that </w:delText>
        </w:r>
        <w:r w:rsidR="001B24EE" w:rsidDel="003D4799">
          <w:delText>the tip could continue growing in</w:delText>
        </w:r>
      </w:del>
      <w:ins w:id="3271" w:author="Steven LaBelle" w:date="2018-08-21T11:43:00Z">
        <w:del w:id="3272" w:author="Steven" w:date="2022-04-14T15:00:00Z">
          <w:r w:rsidDel="003D4799">
            <w:delText>to</w:delText>
          </w:r>
        </w:del>
      </w:ins>
      <w:del w:id="3273" w:author="Steven" w:date="2022-04-14T15:00:00Z">
        <w:r w:rsidR="001B24EE" w:rsidDel="003D4799">
          <w:delText xml:space="preserve"> an adjacent element. </w:delText>
        </w:r>
      </w:del>
    </w:p>
    <w:p w14:paraId="25F61DE9" w14:textId="4FBA68CC" w:rsidR="001B24EE" w:rsidDel="003D4799" w:rsidRDefault="001B24EE" w:rsidP="00D055EC">
      <w:pPr>
        <w:rPr>
          <w:del w:id="3274" w:author="Steven" w:date="2022-04-14T15:00:00Z"/>
        </w:rPr>
      </w:pPr>
    </w:p>
    <w:p w14:paraId="5F2F22B9" w14:textId="23756C56" w:rsidR="001B24EE" w:rsidDel="003D4799" w:rsidRDefault="001B24EE" w:rsidP="00D055EC">
      <w:pPr>
        <w:rPr>
          <w:del w:id="3275" w:author="Steven" w:date="2022-04-14T15:00:00Z"/>
        </w:rPr>
      </w:pPr>
      <w:del w:id="3276" w:author="Steven" w:date="2022-04-14T15:00:00Z">
        <w:r w:rsidDel="003D4799">
          <w:delText xml:space="preserve">When tips are on the surface of the element and are sufficiently close to the edges of the element </w:delText>
        </w:r>
      </w:del>
      <w:ins w:id="3277" w:author="Steven LaBelle" w:date="2018-08-21T11:45:00Z">
        <w:del w:id="3278" w:author="Steven" w:date="2022-04-14T15:00:00Z">
          <w:r w:rsidR="001F3D22" w:rsidDel="003D4799">
            <w:delText xml:space="preserve">(where a number of elements meet) </w:delText>
          </w:r>
        </w:del>
      </w:ins>
      <w:del w:id="3279" w:author="Steven" w:date="2022-04-14T15:00:00Z">
        <w:r w:rsidDel="003D4799">
          <w:delText xml:space="preserve">it </w:delText>
        </w:r>
      </w:del>
      <w:ins w:id="3280" w:author="Steven LaBelle" w:date="2018-08-21T11:45:00Z">
        <w:del w:id="3281" w:author="Steven" w:date="2022-04-14T15:00:00Z">
          <w:r w:rsidR="00343B64" w:rsidDel="003D4799">
            <w:delText>is possible that the vessel could grow into one of a number of elements</w:delText>
          </w:r>
        </w:del>
      </w:ins>
      <w:del w:id="3282" w:author="Steven" w:date="2022-04-14T15:00:00Z">
        <w:r w:rsidDel="003D4799">
          <w:delText xml:space="preserve">is possible that there are multiple elements that the tip could continue it’s growth in. To combat this effect, as tips cross </w:delText>
        </w:r>
        <w:commentRangeStart w:id="3283"/>
        <w:r w:rsidDel="003D4799">
          <w:delText xml:space="preserve">element boundaries there is a select element function that causes the tip to be placed in at most one element. The select element function selects the element that the tip could continue growing in that the segment could grow for the most distance, and that does not change the direction of the vessel too much. Changing the direction of the tip too much is based on the tip not ending up growing in the complete </w:delText>
        </w:r>
        <w:commentRangeEnd w:id="3283"/>
        <w:r w:rsidR="00343B64" w:rsidDel="003D4799">
          <w:rPr>
            <w:rStyle w:val="CommentReference"/>
          </w:rPr>
          <w:commentReference w:id="3283"/>
        </w:r>
        <w:r w:rsidDel="003D4799">
          <w:delText>opposite direction of the direction that it was previously growing.</w:delText>
        </w:r>
      </w:del>
    </w:p>
    <w:p w14:paraId="7DE94FE8" w14:textId="6AC9D377" w:rsidR="001B24EE" w:rsidDel="003D4799" w:rsidRDefault="001B24EE" w:rsidP="00D055EC">
      <w:pPr>
        <w:rPr>
          <w:del w:id="3284" w:author="Steven" w:date="2022-04-14T15:00:00Z"/>
        </w:rPr>
      </w:pPr>
    </w:p>
    <w:p w14:paraId="62864AF0" w14:textId="77777777" w:rsidR="007429CE" w:rsidRDefault="007429CE" w:rsidP="007429CE">
      <w:pPr>
        <w:pStyle w:val="Heading2"/>
        <w:rPr>
          <w:ins w:id="3285" w:author="Steven" w:date="2022-04-18T11:23:00Z"/>
        </w:rPr>
      </w:pPr>
      <w:bookmarkStart w:id="3286" w:name="_Toc99726117"/>
      <w:ins w:id="3287" w:author="Steven" w:date="2022-04-18T11:23:00Z">
        <w:r>
          <w:t>Parent Vessel Initialization Step (Proto Growth)</w:t>
        </w:r>
      </w:ins>
    </w:p>
    <w:p w14:paraId="3941E923" w14:textId="77777777" w:rsidR="007429CE" w:rsidRDefault="007429CE">
      <w:pPr>
        <w:ind w:firstLine="720"/>
        <w:rPr>
          <w:ins w:id="3288" w:author="Steven" w:date="2022-04-18T11:26:00Z"/>
        </w:rPr>
        <w:pPrChange w:id="3289" w:author="Steven" w:date="2022-04-18T11:34:00Z">
          <w:pPr/>
        </w:pPrChange>
      </w:pPr>
      <w:ins w:id="3290" w:author="Steven" w:date="2022-04-18T11:25:00Z">
        <w:r>
          <w:t xml:space="preserve">AngioFE version 3.0 introduces a new initialization step that provides the user more control of the initial vascular network. Previously, parent microvessel fragments </w:t>
        </w:r>
      </w:ins>
      <w:ins w:id="3291" w:author="Steven" w:date="2022-04-18T11:26:00Z">
        <w:r>
          <w:t xml:space="preserve">were seeded as straight lines of uniform length. However, vessels in </w:t>
        </w:r>
        <w:r>
          <w:rPr>
            <w:i/>
          </w:rPr>
          <w:t xml:space="preserve">in vitro </w:t>
        </w:r>
        <w:r>
          <w:t xml:space="preserve">cultures and </w:t>
        </w:r>
        <w:r>
          <w:rPr>
            <w:i/>
          </w:rPr>
          <w:t xml:space="preserve">in vivo </w:t>
        </w:r>
        <w:r>
          <w:t xml:space="preserve">are characterized by curvature and a distribution of initial lengths. </w:t>
        </w:r>
      </w:ins>
    </w:p>
    <w:p w14:paraId="6375E2EA" w14:textId="77777777" w:rsidR="007429CE" w:rsidRDefault="007429CE" w:rsidP="007429CE">
      <w:pPr>
        <w:rPr>
          <w:ins w:id="3292" w:author="Steven" w:date="2022-04-18T11:26:00Z"/>
        </w:rPr>
      </w:pPr>
    </w:p>
    <w:p w14:paraId="54F5D365" w14:textId="28318676" w:rsidR="007429CE" w:rsidRDefault="00582FE2">
      <w:pPr>
        <w:ind w:firstLine="720"/>
        <w:rPr>
          <w:ins w:id="3293" w:author="Steven" w:date="2022-04-18T11:23:00Z"/>
          <w:rFonts w:cs="Arial"/>
          <w:b/>
          <w:bCs/>
          <w:kern w:val="32"/>
          <w:sz w:val="40"/>
          <w:szCs w:val="32"/>
        </w:rPr>
        <w:pPrChange w:id="3294" w:author="Steven" w:date="2022-04-18T11:26:00Z">
          <w:pPr/>
        </w:pPrChange>
      </w:pPr>
      <w:ins w:id="3295" w:author="Steven" w:date="2022-04-18T11:28:00Z">
        <w:r>
          <w:t xml:space="preserve">In version 3.0, the initialization step (proto-growth step) allows the users to specify initial vessel parameters based on probability distributions. </w:t>
        </w:r>
      </w:ins>
      <w:ins w:id="3296" w:author="Steven" w:date="2022-04-18T11:30:00Z">
        <w:r>
          <w:t xml:space="preserve">Specifically, users prescribe distributions for the initial vessel length as well as </w:t>
        </w:r>
        <w:proofErr w:type="spellStart"/>
        <w:r>
          <w:t>parammeters</w:t>
        </w:r>
        <w:proofErr w:type="spellEnd"/>
        <w:r>
          <w:t xml:space="preserve"> that affect the initial vessel curvature. </w:t>
        </w:r>
      </w:ins>
      <w:ins w:id="3297" w:author="Steven" w:date="2022-04-18T11:31:00Z">
        <w:r>
          <w:t xml:space="preserve">Internally, tips from the same segment are seeded ~ </w:t>
        </w:r>
        <w:proofErr w:type="gramStart"/>
        <w:r>
          <w:t>1</w:t>
        </w:r>
        <w:proofErr w:type="gramEnd"/>
        <w:r>
          <w:t xml:space="preserve"> μm apart from each other. Next, the tips “grow” apart from each other</w:t>
        </w:r>
      </w:ins>
      <w:ins w:id="3298" w:author="Steven" w:date="2022-04-18T11:32:00Z">
        <w:r>
          <w:t xml:space="preserve">. The length of this initial segment is </w:t>
        </w:r>
      </w:ins>
      <w:ins w:id="3299" w:author="Steven" w:date="2022-04-18T11:33:00Z">
        <w:r>
          <w:t>derived from a user-defined probabil</w:t>
        </w:r>
        <w:r w:rsidR="002505B6">
          <w:t>ity distribution. The direction</w:t>
        </w:r>
        <w:r>
          <w:t xml:space="preserve"> that </w:t>
        </w:r>
      </w:ins>
      <w:ins w:id="3300" w:author="Steven" w:date="2022-04-18T13:45:00Z">
        <w:r w:rsidR="002505B6">
          <w:t xml:space="preserve">a </w:t>
        </w:r>
      </w:ins>
      <w:ins w:id="3301" w:author="Steven" w:date="2022-04-18T11:33:00Z">
        <w:r w:rsidR="002505B6">
          <w:t>tip</w:t>
        </w:r>
        <w:r>
          <w:t xml:space="preserve"> grow</w:t>
        </w:r>
      </w:ins>
      <w:ins w:id="3302" w:author="Steven" w:date="2022-04-18T13:46:00Z">
        <w:r w:rsidR="002505B6">
          <w:t>s</w:t>
        </w:r>
      </w:ins>
      <w:ins w:id="3303" w:author="Steven" w:date="2022-04-18T11:33:00Z">
        <w:r>
          <w:t xml:space="preserve"> </w:t>
        </w:r>
      </w:ins>
      <w:ins w:id="3304" w:author="Steven" w:date="2022-04-18T13:45:00Z">
        <w:r w:rsidR="002505B6">
          <w:t xml:space="preserve">during the </w:t>
        </w:r>
      </w:ins>
      <w:ins w:id="3305" w:author="Steven" w:date="2022-04-18T11:33:00Z">
        <w:r>
          <w:t xml:space="preserve">initialization step is defined by an ellipsoidal collagen orientation distribution function (ODF). </w:t>
        </w:r>
      </w:ins>
    </w:p>
    <w:p w14:paraId="4CE4FA40" w14:textId="77A8AED2" w:rsidR="003D4799" w:rsidRDefault="003D4799">
      <w:pPr>
        <w:pStyle w:val="Heading2"/>
        <w:rPr>
          <w:ins w:id="3306" w:author="Steven" w:date="2022-04-14T15:00:00Z"/>
        </w:rPr>
        <w:pPrChange w:id="3307" w:author="Steven" w:date="2022-04-18T11:23:00Z">
          <w:pPr/>
        </w:pPrChange>
      </w:pPr>
      <w:ins w:id="3308" w:author="Steven" w:date="2022-04-14T15:00:00Z">
        <w:r>
          <w:t>Vascular Growth</w:t>
        </w:r>
      </w:ins>
    </w:p>
    <w:p w14:paraId="5E5C8445" w14:textId="6EDC1D3E" w:rsidR="003D4799" w:rsidRDefault="002505B6">
      <w:pPr>
        <w:ind w:firstLine="720"/>
        <w:rPr>
          <w:ins w:id="3309" w:author="Steven" w:date="2022-04-14T15:00:00Z"/>
        </w:rPr>
        <w:pPrChange w:id="3310" w:author="Steven" w:date="2022-04-18T11:37:00Z">
          <w:pPr/>
        </w:pPrChange>
      </w:pPr>
      <w:ins w:id="3311" w:author="Steven" w:date="2022-04-18T13:50:00Z">
        <w:r>
          <w:t>V</w:t>
        </w:r>
      </w:ins>
      <w:ins w:id="3312" w:author="Steven" w:date="2022-04-18T13:49:00Z">
        <w:r>
          <w:t xml:space="preserve">essel </w:t>
        </w:r>
      </w:ins>
      <w:ins w:id="3313" w:author="Steven" w:date="2022-04-18T11:35:00Z">
        <w:r w:rsidR="00582FE2">
          <w:t xml:space="preserve">tips </w:t>
        </w:r>
      </w:ins>
      <w:ins w:id="3314" w:author="Steven" w:date="2022-04-18T13:49:00Z">
        <w:r>
          <w:t xml:space="preserve">are stored within </w:t>
        </w:r>
      </w:ins>
      <w:ins w:id="3315" w:author="Steven" w:date="2022-04-18T11:35:00Z">
        <w:r w:rsidR="00582FE2">
          <w:t xml:space="preserve">the finite element containing </w:t>
        </w:r>
      </w:ins>
      <w:ins w:id="3316" w:author="Steven" w:date="2022-04-18T13:49:00Z">
        <w:r>
          <w:t>them</w:t>
        </w:r>
      </w:ins>
      <w:ins w:id="3317" w:author="Steven" w:date="2022-04-18T11:35:00Z">
        <w:r w:rsidR="00582FE2">
          <w:t xml:space="preserve">. </w:t>
        </w:r>
      </w:ins>
      <w:ins w:id="3318" w:author="Steven" w:date="2022-04-18T11:36:00Z">
        <w:r w:rsidR="00582FE2">
          <w:t xml:space="preserve">A ray-tracing method is used to determine when growing tips </w:t>
        </w:r>
      </w:ins>
      <w:ins w:id="3319" w:author="Steven" w:date="2022-04-18T13:50:00Z">
        <w:r>
          <w:t xml:space="preserve">will </w:t>
        </w:r>
      </w:ins>
      <w:ins w:id="3320" w:author="Steven" w:date="2022-04-18T11:36:00Z">
        <w:r w:rsidR="00582FE2">
          <w:t>encounter faces between adjacent elements. The tip is then passed from one element to the next, allowing the tip</w:t>
        </w:r>
      </w:ins>
      <w:ins w:id="3321" w:author="Steven" w:date="2022-04-18T11:37:00Z">
        <w:r w:rsidR="00582FE2">
          <w:t xml:space="preserve">’s growth to </w:t>
        </w:r>
      </w:ins>
      <w:ins w:id="3322" w:author="Steven" w:date="2022-04-18T13:50:00Z">
        <w:r>
          <w:t xml:space="preserve">quickly be </w:t>
        </w:r>
      </w:ins>
      <w:ins w:id="3323" w:author="Steven" w:date="2022-04-18T11:37:00Z">
        <w:r w:rsidR="00582FE2">
          <w:t xml:space="preserve">modified in response to changes in matrix structure and other state variables. </w:t>
        </w:r>
      </w:ins>
    </w:p>
    <w:p w14:paraId="1E4B3504" w14:textId="77777777" w:rsidR="003D4799" w:rsidRDefault="003D4799" w:rsidP="003D4799">
      <w:pPr>
        <w:rPr>
          <w:ins w:id="3324" w:author="Steven" w:date="2022-04-14T15:00:00Z"/>
        </w:rPr>
      </w:pPr>
    </w:p>
    <w:p w14:paraId="6A8D4D6F" w14:textId="57C4FA15" w:rsidR="001B24EE" w:rsidDel="007429CE" w:rsidRDefault="001B24EE" w:rsidP="00942B71">
      <w:pPr>
        <w:pStyle w:val="Heading2"/>
        <w:rPr>
          <w:del w:id="3325" w:author="Steven" w:date="2022-04-18T11:23:00Z"/>
        </w:rPr>
      </w:pPr>
      <w:del w:id="3326" w:author="Steven" w:date="2022-04-18T11:23:00Z">
        <w:r w:rsidDel="007429CE">
          <w:delText>Proto Growth</w:delText>
        </w:r>
        <w:bookmarkEnd w:id="3286"/>
      </w:del>
    </w:p>
    <w:p w14:paraId="640A5A66" w14:textId="6CBB6636" w:rsidR="001B24EE" w:rsidRPr="001B24EE" w:rsidDel="003D4799" w:rsidRDefault="004F7D03" w:rsidP="001B24EE">
      <w:pPr>
        <w:rPr>
          <w:del w:id="3327" w:author="Steven" w:date="2022-04-14T15:00:00Z"/>
        </w:rPr>
      </w:pPr>
      <w:del w:id="3328" w:author="Steven" w:date="2022-04-18T11:23:00Z">
        <w:r w:rsidDel="007429CE">
          <w:delText xml:space="preserve">Internally there is a set of growth steps that occour before finite element analysis begins. The purpose of these steps is to make sure that the initial fragments are the correct length. As tips are initially seeded they have no length. The proto growth steps in some sense go from time -1 to time 0. </w:delText>
        </w:r>
        <w:commentRangeStart w:id="3329"/>
        <w:r w:rsidDel="007429CE">
          <w:delText>Due to choosing this time constraint it is easy for the plugin to calculate the velocity that initial tips need in order to grow to the length that is specified by the user</w:delText>
        </w:r>
        <w:commentRangeEnd w:id="3329"/>
        <w:r w:rsidR="00343B64" w:rsidDel="007429CE">
          <w:rPr>
            <w:rStyle w:val="CommentReference"/>
          </w:rPr>
          <w:commentReference w:id="3329"/>
        </w:r>
        <w:r w:rsidDel="007429CE">
          <w:delText>.</w:delText>
        </w:r>
        <w:r w:rsidR="00214C80" w:rsidDel="007429CE">
          <w:delText xml:space="preserve"> This designation also allows for a branching policy to be specified just for these proto timesteps.</w:delText>
        </w:r>
      </w:del>
      <w:ins w:id="3330" w:author="mp4" w:date="2018-12-03T12:56:00Z">
        <w:del w:id="3331" w:author="Steven" w:date="2022-04-18T11:23:00Z">
          <w:r w:rsidR="00CC29DC" w:rsidDel="007429CE">
            <w:delText xml:space="preserve"> A proto branching policy allows branches to emerge from the initial fragments</w:delText>
          </w:r>
        </w:del>
      </w:ins>
      <w:ins w:id="3332" w:author="Steven LaBelle" w:date="2019-05-02T15:03:00Z">
        <w:del w:id="3333" w:author="Steven" w:date="2022-04-18T11:23:00Z">
          <w:r w:rsidR="002C392F" w:rsidDel="007429CE">
            <w:delText xml:space="preserve"> to make the fragments at time 0 more representative of experimental fragments that often contain a main microvessel fragment with numberous branches</w:delText>
          </w:r>
        </w:del>
      </w:ins>
      <w:ins w:id="3334" w:author="mp4" w:date="2018-12-03T12:56:00Z">
        <w:del w:id="3335" w:author="Steven" w:date="2022-04-18T11:23:00Z">
          <w:r w:rsidR="00CC29DC" w:rsidDel="007429CE">
            <w:delText>.</w:delText>
          </w:r>
        </w:del>
      </w:ins>
    </w:p>
    <w:p w14:paraId="69361A66" w14:textId="0A31E047" w:rsidR="006A0BC1" w:rsidRDefault="006A0BC1" w:rsidP="006A0BC1">
      <w:pPr>
        <w:pStyle w:val="Heading1"/>
      </w:pPr>
      <w:bookmarkStart w:id="3336" w:name="_Ref293568163"/>
      <w:bookmarkStart w:id="3337" w:name="_Toc99726118"/>
      <w:r>
        <w:lastRenderedPageBreak/>
        <w:t>Running FEBio</w:t>
      </w:r>
      <w:bookmarkEnd w:id="3336"/>
      <w:r w:rsidR="00B70A33">
        <w:t>+AngioFE</w:t>
      </w:r>
      <w:bookmarkEnd w:id="3337"/>
    </w:p>
    <w:p w14:paraId="54781003" w14:textId="782489B5" w:rsidR="005A265C" w:rsidRPr="005A265C" w:rsidRDefault="007D6729" w:rsidP="005A265C">
      <w:ins w:id="3338" w:author="Steven" w:date="2022-03-29T15:14:00Z">
        <w:r>
          <w:t>This section details the steps to run AngioFE within FEBio as well as the free-format input</w:t>
        </w:r>
      </w:ins>
    </w:p>
    <w:p w14:paraId="2F0146AB" w14:textId="3750EE84" w:rsidR="00E3554F" w:rsidRDefault="00E3554F" w:rsidP="00942B71">
      <w:pPr>
        <w:pStyle w:val="Heading2"/>
      </w:pPr>
      <w:bookmarkStart w:id="3339" w:name="_Toc99726119"/>
      <w:r>
        <w:t>Configuring FEBio to find the Plugin</w:t>
      </w:r>
      <w:bookmarkEnd w:id="3339"/>
    </w:p>
    <w:p w14:paraId="3279315E" w14:textId="77777777" w:rsidR="009F342B" w:rsidRDefault="00BB56A6" w:rsidP="005A265C">
      <w:pPr>
        <w:rPr>
          <w:ins w:id="3340" w:author="Steven" w:date="2022-03-29T15:07:00Z"/>
        </w:rPr>
      </w:pPr>
      <w:r>
        <w:t xml:space="preserve">A configuration file </w:t>
      </w:r>
      <w:ins w:id="3341" w:author="Steven" w:date="2022-03-29T15:03:00Z">
        <w:r w:rsidR="00A26F45">
          <w:t xml:space="preserve">is required to point the location of the AngioFE </w:t>
        </w:r>
      </w:ins>
      <w:ins w:id="3342" w:author="Steven" w:date="2022-03-29T15:06:00Z">
        <w:r w:rsidR="009F342B">
          <w:t xml:space="preserve">plugin </w:t>
        </w:r>
      </w:ins>
      <w:ins w:id="3343" w:author="Steven" w:date="2022-03-29T15:03:00Z">
        <w:r w:rsidR="00A26F45">
          <w:t xml:space="preserve">to </w:t>
        </w:r>
      </w:ins>
      <w:del w:id="3344" w:author="Steven" w:date="2022-03-29T15:04:00Z">
        <w:r w:rsidDel="00A26F45">
          <w:delText xml:space="preserve">which allows </w:delText>
        </w:r>
      </w:del>
      <w:r>
        <w:t>FEBio</w:t>
      </w:r>
      <w:ins w:id="3345" w:author="Steven" w:date="2022-03-29T15:04:00Z">
        <w:r w:rsidR="00A26F45">
          <w:t xml:space="preserve">. </w:t>
        </w:r>
      </w:ins>
    </w:p>
    <w:p w14:paraId="36DB1AA4" w14:textId="6BC040E6" w:rsidR="005A265C" w:rsidRDefault="009F342B" w:rsidP="005A265C">
      <w:ins w:id="3346" w:author="Steven" w:date="2022-03-29T15:07:00Z">
        <w:r>
          <w:t xml:space="preserve">Windows example </w:t>
        </w:r>
      </w:ins>
      <w:del w:id="3347" w:author="Steven" w:date="2022-03-29T15:04:00Z">
        <w:r w:rsidR="00BB56A6" w:rsidDel="00A26F45">
          <w:delText xml:space="preserve"> to find the AngioFE is required. </w:delText>
        </w:r>
      </w:del>
      <w:ins w:id="3348" w:author="Steven" w:date="2022-03-29T15:07:00Z">
        <w:r>
          <w:t>configuration file</w:t>
        </w:r>
      </w:ins>
      <w:del w:id="3349" w:author="Steven" w:date="2022-03-29T15:04:00Z">
        <w:r w:rsidR="00BB56A6" w:rsidDel="00A26F45">
          <w:delText xml:space="preserve">An example of this file </w:delText>
        </w:r>
      </w:del>
      <w:del w:id="3350" w:author="Steven" w:date="2022-03-29T15:07:00Z">
        <w:r w:rsidR="00BB56A6" w:rsidDel="009F342B">
          <w:delText>febio.xml</w:delText>
        </w:r>
      </w:del>
      <w:ins w:id="3351" w:author="Steven" w:date="2022-03-29T15:04:00Z">
        <w:r w:rsidR="00A26F45">
          <w:t>:</w:t>
        </w:r>
      </w:ins>
      <w:del w:id="3352" w:author="Steven" w:date="2022-03-29T15:04:00Z">
        <w:r w:rsidR="00BB56A6" w:rsidDel="00A26F45">
          <w:delText xml:space="preserve"> is:</w:delText>
        </w:r>
      </w:del>
      <w:ins w:id="3353" w:author="Steven LaBelle" w:date="2018-08-21T11:47:00Z">
        <w:del w:id="3354" w:author="Steven" w:date="2022-03-29T15:04:00Z">
          <w:r w:rsidR="00343B64" w:rsidDel="00A26F45">
            <w:br/>
          </w:r>
        </w:del>
      </w:ins>
    </w:p>
    <w:p w14:paraId="273ADE90" w14:textId="420CEC15" w:rsidR="000525CD" w:rsidRPr="00BE5A55" w:rsidRDefault="000525CD" w:rsidP="00195D31">
      <w:pPr>
        <w:pStyle w:val="Code0"/>
        <w:rPr>
          <w:bCs/>
          <w:szCs w:val="20"/>
          <w:rPrChange w:id="3355" w:author="Steven" w:date="2022-04-18T14:11:00Z">
            <w:rPr>
              <w:rFonts w:ascii="Courier New" w:hAnsi="Courier New" w:cs="Courier New"/>
              <w:b/>
              <w:bCs/>
              <w:color w:val="000000"/>
              <w:sz w:val="20"/>
              <w:szCs w:val="20"/>
            </w:rPr>
          </w:rPrChange>
        </w:rPr>
        <w:pPrChange w:id="3356" w:author="Steven" w:date="2022-04-18T14:06:00Z">
          <w:pPr>
            <w:shd w:val="clear" w:color="auto" w:fill="FFFFFF"/>
            <w:jc w:val="left"/>
          </w:pPr>
        </w:pPrChange>
      </w:pPr>
      <w:del w:id="3357" w:author="Steven" w:date="2022-03-29T15:05:00Z">
        <w:r w:rsidRPr="00BE5A55" w:rsidDel="00A26F45">
          <w:rPr>
            <w:szCs w:val="20"/>
            <w:shd w:val="clear" w:color="auto" w:fill="FFFF00"/>
            <w:rPrChange w:id="3358" w:author="Steven" w:date="2022-04-18T14:11:00Z">
              <w:rPr>
                <w:rFonts w:cs="Courier New"/>
                <w:color w:val="FF0000"/>
                <w:szCs w:val="20"/>
                <w:shd w:val="clear" w:color="auto" w:fill="FFFF00"/>
              </w:rPr>
            </w:rPrChange>
          </w:rPr>
          <w:delText>&lt;?</w:delText>
        </w:r>
        <w:r w:rsidRPr="00BE5A55" w:rsidDel="00A26F45">
          <w:rPr>
            <w:szCs w:val="20"/>
            <w:rPrChange w:id="3359" w:author="Steven" w:date="2022-04-18T14:11:00Z">
              <w:rPr>
                <w:rFonts w:cs="Courier New"/>
                <w:color w:val="0000FF"/>
                <w:szCs w:val="20"/>
              </w:rPr>
            </w:rPrChange>
          </w:rPr>
          <w:delText>x</w:delText>
        </w:r>
      </w:del>
      <w:proofErr w:type="gramStart"/>
      <w:ins w:id="3360" w:author="Steven" w:date="2022-03-29T15:05:00Z">
        <w:r w:rsidR="00A26F45" w:rsidRPr="00BE5A55">
          <w:rPr>
            <w:szCs w:val="20"/>
            <w:rPrChange w:id="3361" w:author="Steven" w:date="2022-04-18T14:11:00Z">
              <w:rPr>
                <w:color w:val="0000FF"/>
              </w:rPr>
            </w:rPrChange>
          </w:rPr>
          <w:t>&lt;?x</w:t>
        </w:r>
      </w:ins>
      <w:r w:rsidRPr="00BE5A55">
        <w:rPr>
          <w:szCs w:val="20"/>
          <w:rPrChange w:id="3362" w:author="Steven" w:date="2022-04-18T14:11:00Z">
            <w:rPr>
              <w:rFonts w:cs="Courier New"/>
              <w:color w:val="0000FF"/>
              <w:szCs w:val="20"/>
            </w:rPr>
          </w:rPrChange>
        </w:rPr>
        <w:t>ml</w:t>
      </w:r>
      <w:proofErr w:type="gramEnd"/>
      <w:r w:rsidRPr="00BE5A55">
        <w:rPr>
          <w:szCs w:val="20"/>
          <w:rPrChange w:id="3363" w:author="Steven" w:date="2022-04-18T14:11:00Z">
            <w:rPr>
              <w:rFonts w:cs="Courier New"/>
              <w:color w:val="000000"/>
              <w:szCs w:val="20"/>
            </w:rPr>
          </w:rPrChange>
        </w:rPr>
        <w:t xml:space="preserve"> </w:t>
      </w:r>
      <w:r w:rsidRPr="00BE5A55">
        <w:rPr>
          <w:szCs w:val="20"/>
          <w:rPrChange w:id="3364" w:author="Steven" w:date="2022-04-18T14:11:00Z">
            <w:rPr>
              <w:rFonts w:cs="Courier New"/>
              <w:color w:val="FF0000"/>
              <w:szCs w:val="20"/>
            </w:rPr>
          </w:rPrChange>
        </w:rPr>
        <w:t>version</w:t>
      </w:r>
      <w:r w:rsidRPr="00BE5A55">
        <w:rPr>
          <w:szCs w:val="20"/>
          <w:rPrChange w:id="3365" w:author="Steven" w:date="2022-04-18T14:11:00Z">
            <w:rPr>
              <w:rFonts w:cs="Courier New"/>
              <w:color w:val="000000"/>
              <w:szCs w:val="20"/>
            </w:rPr>
          </w:rPrChange>
        </w:rPr>
        <w:t>=</w:t>
      </w:r>
      <w:r w:rsidRPr="00BE5A55">
        <w:rPr>
          <w:bCs/>
          <w:szCs w:val="20"/>
          <w:rPrChange w:id="3366" w:author="Steven" w:date="2022-04-18T14:11:00Z">
            <w:rPr>
              <w:rFonts w:cs="Courier New"/>
              <w:b/>
              <w:bCs/>
              <w:color w:val="8000FF"/>
              <w:szCs w:val="20"/>
            </w:rPr>
          </w:rPrChange>
        </w:rPr>
        <w:t>"</w:t>
      </w:r>
      <w:del w:id="3367" w:author="Steven" w:date="2022-03-29T15:05:00Z">
        <w:r w:rsidRPr="00BE5A55" w:rsidDel="00A26F45">
          <w:rPr>
            <w:bCs/>
            <w:szCs w:val="20"/>
            <w:rPrChange w:id="3368" w:author="Steven" w:date="2022-04-18T14:11:00Z">
              <w:rPr>
                <w:rFonts w:cs="Courier New"/>
                <w:b/>
                <w:bCs/>
                <w:color w:val="8000FF"/>
                <w:szCs w:val="20"/>
              </w:rPr>
            </w:rPrChange>
          </w:rPr>
          <w:delText>1</w:delText>
        </w:r>
      </w:del>
      <w:ins w:id="3369" w:author="Steven" w:date="2022-03-29T15:06:00Z">
        <w:r w:rsidR="00D94FEF" w:rsidRPr="00BE5A55">
          <w:rPr>
            <w:bCs/>
            <w:szCs w:val="20"/>
            <w:rPrChange w:id="3370" w:author="Steven" w:date="2022-04-18T14:11:00Z">
              <w:rPr>
                <w:bCs/>
                <w:color w:val="8000FF"/>
              </w:rPr>
            </w:rPrChange>
          </w:rPr>
          <w:t>1</w:t>
        </w:r>
      </w:ins>
      <w:r w:rsidRPr="00BE5A55">
        <w:rPr>
          <w:bCs/>
          <w:szCs w:val="20"/>
          <w:rPrChange w:id="3371" w:author="Steven" w:date="2022-04-18T14:11:00Z">
            <w:rPr>
              <w:rFonts w:cs="Courier New"/>
              <w:b/>
              <w:bCs/>
              <w:color w:val="8000FF"/>
              <w:szCs w:val="20"/>
            </w:rPr>
          </w:rPrChange>
        </w:rPr>
        <w:t>.0"</w:t>
      </w:r>
      <w:r w:rsidRPr="00BE5A55">
        <w:rPr>
          <w:szCs w:val="20"/>
          <w:rPrChange w:id="3372" w:author="Steven" w:date="2022-04-18T14:11:00Z">
            <w:rPr>
              <w:rFonts w:cs="Courier New"/>
              <w:color w:val="000000"/>
              <w:szCs w:val="20"/>
            </w:rPr>
          </w:rPrChange>
        </w:rPr>
        <w:t xml:space="preserve"> </w:t>
      </w:r>
      <w:r w:rsidRPr="00BE5A55">
        <w:rPr>
          <w:szCs w:val="20"/>
          <w:rPrChange w:id="3373" w:author="Steven" w:date="2022-04-18T14:11:00Z">
            <w:rPr>
              <w:rFonts w:cs="Courier New"/>
              <w:color w:val="FF0000"/>
              <w:szCs w:val="20"/>
            </w:rPr>
          </w:rPrChange>
        </w:rPr>
        <w:t>encoding</w:t>
      </w:r>
      <w:r w:rsidRPr="00BE5A55">
        <w:rPr>
          <w:szCs w:val="20"/>
          <w:rPrChange w:id="3374" w:author="Steven" w:date="2022-04-18T14:11:00Z">
            <w:rPr>
              <w:rFonts w:cs="Courier New"/>
              <w:color w:val="000000"/>
              <w:szCs w:val="20"/>
            </w:rPr>
          </w:rPrChange>
        </w:rPr>
        <w:t>=</w:t>
      </w:r>
      <w:r w:rsidRPr="00BE5A55">
        <w:rPr>
          <w:bCs/>
          <w:szCs w:val="20"/>
          <w:rPrChange w:id="3375" w:author="Steven" w:date="2022-04-18T14:11:00Z">
            <w:rPr>
              <w:rFonts w:cs="Courier New"/>
              <w:b/>
              <w:bCs/>
              <w:color w:val="8000FF"/>
              <w:szCs w:val="20"/>
            </w:rPr>
          </w:rPrChange>
        </w:rPr>
        <w:t>"ISO-8859-1"</w:t>
      </w:r>
      <w:del w:id="3376" w:author="Steven" w:date="2022-03-29T15:05:00Z">
        <w:r w:rsidRPr="00BE5A55" w:rsidDel="00A26F45">
          <w:rPr>
            <w:szCs w:val="20"/>
            <w:shd w:val="clear" w:color="auto" w:fill="FFFF00"/>
            <w:rPrChange w:id="3377" w:author="Steven" w:date="2022-04-18T14:11:00Z">
              <w:rPr>
                <w:rFonts w:cs="Courier New"/>
                <w:color w:val="FF0000"/>
                <w:szCs w:val="20"/>
                <w:shd w:val="clear" w:color="auto" w:fill="FFFF00"/>
              </w:rPr>
            </w:rPrChange>
          </w:rPr>
          <w:delText>?&gt;</w:delText>
        </w:r>
      </w:del>
      <w:ins w:id="3378" w:author="Steven" w:date="2022-03-29T15:06:00Z">
        <w:r w:rsidR="00D94FEF" w:rsidRPr="00BE5A55">
          <w:rPr>
            <w:szCs w:val="20"/>
            <w:rPrChange w:id="3379" w:author="Steven" w:date="2022-04-18T14:11:00Z">
              <w:rPr>
                <w:color w:val="0000FF"/>
              </w:rPr>
            </w:rPrChange>
          </w:rPr>
          <w:t>?&gt;</w:t>
        </w:r>
      </w:ins>
    </w:p>
    <w:p w14:paraId="1878FCED" w14:textId="730B4A77" w:rsidR="000525CD" w:rsidRPr="00BE5A55" w:rsidRDefault="000525CD" w:rsidP="00195D31">
      <w:pPr>
        <w:pStyle w:val="Code0"/>
        <w:rPr>
          <w:bCs/>
          <w:szCs w:val="20"/>
          <w:rPrChange w:id="3380" w:author="Steven" w:date="2022-04-18T14:11:00Z">
            <w:rPr>
              <w:rFonts w:ascii="Courier New" w:hAnsi="Courier New" w:cs="Courier New"/>
              <w:b/>
              <w:bCs/>
              <w:color w:val="000000"/>
              <w:sz w:val="20"/>
              <w:szCs w:val="20"/>
            </w:rPr>
          </w:rPrChange>
        </w:rPr>
        <w:pPrChange w:id="3381" w:author="Steven" w:date="2022-04-18T14:06:00Z">
          <w:pPr>
            <w:shd w:val="clear" w:color="auto" w:fill="FFFFFF"/>
            <w:jc w:val="left"/>
          </w:pPr>
        </w:pPrChange>
      </w:pPr>
      <w:r w:rsidRPr="00BE5A55">
        <w:rPr>
          <w:szCs w:val="20"/>
          <w:rPrChange w:id="3382" w:author="Steven" w:date="2022-04-18T14:11:00Z">
            <w:rPr>
              <w:rFonts w:cs="Courier New"/>
              <w:color w:val="0000FF"/>
              <w:szCs w:val="20"/>
            </w:rPr>
          </w:rPrChange>
        </w:rPr>
        <w:t>&lt;</w:t>
      </w:r>
      <w:proofErr w:type="spellStart"/>
      <w:r w:rsidRPr="00BE5A55">
        <w:rPr>
          <w:szCs w:val="20"/>
          <w:rPrChange w:id="3383" w:author="Steven" w:date="2022-04-18T14:11:00Z">
            <w:rPr>
              <w:rFonts w:cs="Courier New"/>
              <w:color w:val="0000FF"/>
              <w:szCs w:val="20"/>
            </w:rPr>
          </w:rPrChange>
        </w:rPr>
        <w:t>febio_config</w:t>
      </w:r>
      <w:proofErr w:type="spellEnd"/>
      <w:r w:rsidRPr="00BE5A55">
        <w:rPr>
          <w:szCs w:val="20"/>
          <w:rPrChange w:id="3384" w:author="Steven" w:date="2022-04-18T14:11:00Z">
            <w:rPr>
              <w:rFonts w:cs="Courier New"/>
              <w:color w:val="000000"/>
              <w:szCs w:val="20"/>
            </w:rPr>
          </w:rPrChange>
        </w:rPr>
        <w:t xml:space="preserve"> </w:t>
      </w:r>
      <w:r w:rsidRPr="00BE5A55">
        <w:rPr>
          <w:szCs w:val="20"/>
          <w:rPrChange w:id="3385" w:author="Steven" w:date="2022-04-18T14:11:00Z">
            <w:rPr>
              <w:rFonts w:cs="Courier New"/>
              <w:color w:val="FF0000"/>
              <w:szCs w:val="20"/>
            </w:rPr>
          </w:rPrChange>
        </w:rPr>
        <w:t>version</w:t>
      </w:r>
      <w:r w:rsidRPr="00BE5A55">
        <w:rPr>
          <w:szCs w:val="20"/>
          <w:rPrChange w:id="3386" w:author="Steven" w:date="2022-04-18T14:11:00Z">
            <w:rPr>
              <w:rFonts w:cs="Courier New"/>
              <w:color w:val="000000"/>
              <w:szCs w:val="20"/>
            </w:rPr>
          </w:rPrChange>
        </w:rPr>
        <w:t>=</w:t>
      </w:r>
      <w:r w:rsidRPr="00BE5A55">
        <w:rPr>
          <w:bCs/>
          <w:szCs w:val="20"/>
          <w:rPrChange w:id="3387" w:author="Steven" w:date="2022-04-18T14:11:00Z">
            <w:rPr>
              <w:rFonts w:cs="Courier New"/>
              <w:b/>
              <w:bCs/>
              <w:color w:val="8000FF"/>
              <w:szCs w:val="20"/>
            </w:rPr>
          </w:rPrChange>
        </w:rPr>
        <w:t>"</w:t>
      </w:r>
      <w:del w:id="3388" w:author="Steven" w:date="2022-03-29T15:06:00Z">
        <w:r w:rsidRPr="00BE5A55" w:rsidDel="00D94FEF">
          <w:rPr>
            <w:bCs/>
            <w:szCs w:val="20"/>
            <w:rPrChange w:id="3389" w:author="Steven" w:date="2022-04-18T14:11:00Z">
              <w:rPr>
                <w:rFonts w:cs="Courier New"/>
                <w:b/>
                <w:bCs/>
                <w:color w:val="8000FF"/>
                <w:szCs w:val="20"/>
              </w:rPr>
            </w:rPrChange>
          </w:rPr>
          <w:delText>1</w:delText>
        </w:r>
      </w:del>
      <w:ins w:id="3390" w:author="Steven" w:date="2022-03-29T15:06:00Z">
        <w:r w:rsidR="00D94FEF" w:rsidRPr="00BE5A55">
          <w:rPr>
            <w:bCs/>
            <w:szCs w:val="20"/>
            <w:rPrChange w:id="3391" w:author="Steven" w:date="2022-04-18T14:11:00Z">
              <w:rPr>
                <w:bCs/>
                <w:color w:val="8000FF"/>
              </w:rPr>
            </w:rPrChange>
          </w:rPr>
          <w:t>3</w:t>
        </w:r>
      </w:ins>
      <w:r w:rsidRPr="00BE5A55">
        <w:rPr>
          <w:bCs/>
          <w:szCs w:val="20"/>
          <w:rPrChange w:id="3392" w:author="Steven" w:date="2022-04-18T14:11:00Z">
            <w:rPr>
              <w:rFonts w:cs="Courier New"/>
              <w:b/>
              <w:bCs/>
              <w:color w:val="8000FF"/>
              <w:szCs w:val="20"/>
            </w:rPr>
          </w:rPrChange>
        </w:rPr>
        <w:t>.0"</w:t>
      </w:r>
      <w:r w:rsidRPr="00BE5A55">
        <w:rPr>
          <w:szCs w:val="20"/>
          <w:rPrChange w:id="3393" w:author="Steven" w:date="2022-04-18T14:11:00Z">
            <w:rPr>
              <w:rFonts w:cs="Courier New"/>
              <w:color w:val="0000FF"/>
              <w:szCs w:val="20"/>
            </w:rPr>
          </w:rPrChange>
        </w:rPr>
        <w:t>&gt;</w:t>
      </w:r>
    </w:p>
    <w:p w14:paraId="748BD5EE" w14:textId="41DB163A" w:rsidR="000525CD" w:rsidRPr="00BE5A55" w:rsidDel="00582FE2" w:rsidRDefault="000525CD" w:rsidP="00195D31">
      <w:pPr>
        <w:pStyle w:val="Code0"/>
        <w:rPr>
          <w:del w:id="3394" w:author="Steven" w:date="2022-04-18T11:38:00Z"/>
          <w:bCs/>
          <w:szCs w:val="20"/>
          <w:rPrChange w:id="3395" w:author="Steven" w:date="2022-04-18T14:11:00Z">
            <w:rPr>
              <w:del w:id="3396" w:author="Steven" w:date="2022-04-18T11:38:00Z"/>
              <w:rFonts w:ascii="Courier New" w:hAnsi="Courier New" w:cs="Courier New"/>
              <w:b/>
              <w:bCs/>
              <w:color w:val="000000"/>
              <w:sz w:val="20"/>
              <w:szCs w:val="20"/>
            </w:rPr>
          </w:rPrChange>
        </w:rPr>
        <w:pPrChange w:id="3397" w:author="Steven" w:date="2022-04-18T14:06:00Z">
          <w:pPr>
            <w:shd w:val="clear" w:color="auto" w:fill="FFFFFF"/>
            <w:jc w:val="left"/>
          </w:pPr>
        </w:pPrChange>
      </w:pPr>
      <w:del w:id="3398" w:author="Steven" w:date="2022-04-18T11:38:00Z">
        <w:r w:rsidRPr="00BE5A55" w:rsidDel="00582FE2">
          <w:rPr>
            <w:bCs/>
            <w:szCs w:val="20"/>
            <w:rPrChange w:id="3399" w:author="Steven" w:date="2022-04-18T14:11:00Z">
              <w:rPr>
                <w:rFonts w:cs="Courier New"/>
                <w:b/>
                <w:bCs/>
                <w:color w:val="000000"/>
                <w:szCs w:val="20"/>
              </w:rPr>
            </w:rPrChange>
          </w:rPr>
          <w:delText xml:space="preserve">    </w:delText>
        </w:r>
        <w:r w:rsidRPr="00BE5A55" w:rsidDel="00582FE2">
          <w:rPr>
            <w:szCs w:val="20"/>
            <w:rPrChange w:id="3400" w:author="Steven" w:date="2022-04-18T14:11:00Z">
              <w:rPr>
                <w:rFonts w:cs="Courier New"/>
                <w:color w:val="0000FF"/>
                <w:szCs w:val="20"/>
              </w:rPr>
            </w:rPrChange>
          </w:rPr>
          <w:delText>&lt;linear_solver</w:delText>
        </w:r>
        <w:r w:rsidRPr="00BE5A55" w:rsidDel="00582FE2">
          <w:rPr>
            <w:szCs w:val="20"/>
            <w:rPrChange w:id="3401" w:author="Steven" w:date="2022-04-18T14:11:00Z">
              <w:rPr>
                <w:rFonts w:cs="Courier New"/>
                <w:color w:val="000000"/>
                <w:szCs w:val="20"/>
              </w:rPr>
            </w:rPrChange>
          </w:rPr>
          <w:delText xml:space="preserve"> </w:delText>
        </w:r>
        <w:r w:rsidRPr="00BE5A55" w:rsidDel="00582FE2">
          <w:rPr>
            <w:szCs w:val="20"/>
            <w:rPrChange w:id="3402" w:author="Steven" w:date="2022-04-18T14:11:00Z">
              <w:rPr>
                <w:rFonts w:cs="Courier New"/>
                <w:color w:val="FF0000"/>
                <w:szCs w:val="20"/>
              </w:rPr>
            </w:rPrChange>
          </w:rPr>
          <w:delText>type</w:delText>
        </w:r>
        <w:r w:rsidRPr="00BE5A55" w:rsidDel="00582FE2">
          <w:rPr>
            <w:szCs w:val="20"/>
            <w:rPrChange w:id="3403" w:author="Steven" w:date="2022-04-18T14:11:00Z">
              <w:rPr>
                <w:rFonts w:cs="Courier New"/>
                <w:color w:val="000000"/>
                <w:szCs w:val="20"/>
              </w:rPr>
            </w:rPrChange>
          </w:rPr>
          <w:delText>=</w:delText>
        </w:r>
        <w:r w:rsidRPr="00BE5A55" w:rsidDel="00582FE2">
          <w:rPr>
            <w:bCs/>
            <w:szCs w:val="20"/>
            <w:rPrChange w:id="3404" w:author="Steven" w:date="2022-04-18T14:11:00Z">
              <w:rPr>
                <w:rFonts w:cs="Courier New"/>
                <w:b/>
                <w:bCs/>
                <w:color w:val="8000FF"/>
                <w:szCs w:val="20"/>
              </w:rPr>
            </w:rPrChange>
          </w:rPr>
          <w:delText>"pardiso"</w:delText>
        </w:r>
        <w:r w:rsidRPr="00BE5A55" w:rsidDel="00582FE2">
          <w:rPr>
            <w:szCs w:val="20"/>
            <w:rPrChange w:id="3405" w:author="Steven" w:date="2022-04-18T14:11:00Z">
              <w:rPr>
                <w:rFonts w:cs="Courier New"/>
                <w:color w:val="0000FF"/>
                <w:szCs w:val="20"/>
              </w:rPr>
            </w:rPrChange>
          </w:rPr>
          <w:delText>&gt;&lt;/linear_solver&gt;</w:delText>
        </w:r>
      </w:del>
    </w:p>
    <w:p w14:paraId="339AF064" w14:textId="745B4649" w:rsidR="000525CD" w:rsidRPr="00BE5A55" w:rsidRDefault="000525CD" w:rsidP="00195D31">
      <w:pPr>
        <w:pStyle w:val="Code0"/>
        <w:rPr>
          <w:szCs w:val="20"/>
          <w:rPrChange w:id="3406" w:author="Steven" w:date="2022-04-18T14:11:00Z">
            <w:rPr>
              <w:rFonts w:ascii="Courier New" w:hAnsi="Courier New" w:cs="Courier New"/>
              <w:b/>
              <w:bCs/>
              <w:color w:val="000000"/>
              <w:sz w:val="20"/>
              <w:szCs w:val="20"/>
            </w:rPr>
          </w:rPrChange>
        </w:rPr>
        <w:pPrChange w:id="3407" w:author="Steven" w:date="2022-04-18T14:06:00Z">
          <w:pPr>
            <w:shd w:val="clear" w:color="auto" w:fill="FFFFFF"/>
            <w:jc w:val="left"/>
          </w:pPr>
        </w:pPrChange>
      </w:pPr>
      <w:r w:rsidRPr="00BE5A55">
        <w:rPr>
          <w:szCs w:val="20"/>
          <w:rPrChange w:id="3408" w:author="Steven" w:date="2022-04-18T14:11:00Z">
            <w:rPr>
              <w:rFonts w:cs="Courier New"/>
              <w:b/>
              <w:bCs/>
              <w:color w:val="000000"/>
              <w:szCs w:val="20"/>
            </w:rPr>
          </w:rPrChange>
        </w:rPr>
        <w:t xml:space="preserve">    &lt;</w:t>
      </w:r>
      <w:proofErr w:type="gramStart"/>
      <w:r w:rsidRPr="00BE5A55">
        <w:rPr>
          <w:szCs w:val="20"/>
          <w:rPrChange w:id="3409" w:author="Steven" w:date="2022-04-18T14:11:00Z">
            <w:rPr>
              <w:rFonts w:cs="Courier New"/>
              <w:color w:val="0000FF"/>
              <w:szCs w:val="20"/>
            </w:rPr>
          </w:rPrChange>
        </w:rPr>
        <w:t>import&gt;</w:t>
      </w:r>
      <w:proofErr w:type="gramEnd"/>
      <w:r w:rsidRPr="00BE5A55">
        <w:rPr>
          <w:szCs w:val="20"/>
          <w:rPrChange w:id="3410" w:author="Steven" w:date="2022-04-18T14:11:00Z">
            <w:rPr>
              <w:rFonts w:cs="Courier New"/>
              <w:b/>
              <w:bCs/>
              <w:color w:val="000000"/>
              <w:szCs w:val="20"/>
            </w:rPr>
          </w:rPrChange>
        </w:rPr>
        <w:t>C:\</w:t>
      </w:r>
      <w:del w:id="3411" w:author="Steven LaBelle" w:date="2018-08-21T11:47:00Z">
        <w:r w:rsidRPr="00BE5A55" w:rsidDel="00343B64">
          <w:rPr>
            <w:szCs w:val="20"/>
            <w:rPrChange w:id="3412" w:author="Steven" w:date="2022-04-18T14:11:00Z">
              <w:rPr>
                <w:rFonts w:cs="Courier New"/>
                <w:b/>
                <w:bCs/>
                <w:color w:val="000000"/>
                <w:szCs w:val="20"/>
              </w:rPr>
            </w:rPrChange>
          </w:rPr>
          <w:delText>Users\</w:delText>
        </w:r>
      </w:del>
      <w:ins w:id="3413" w:author="Steven LaBelle" w:date="2018-08-21T11:47:00Z">
        <w:r w:rsidR="00343B64" w:rsidRPr="00BE5A55">
          <w:rPr>
            <w:szCs w:val="20"/>
            <w:rPrChange w:id="3414" w:author="Steven" w:date="2022-04-18T14:11:00Z">
              <w:rPr>
                <w:rFonts w:cs="Courier New"/>
                <w:b/>
                <w:bCs/>
                <w:color w:val="000000"/>
                <w:szCs w:val="20"/>
              </w:rPr>
            </w:rPrChange>
          </w:rPr>
          <w:t>...</w:t>
        </w:r>
      </w:ins>
      <w:del w:id="3415" w:author="Steven LaBelle" w:date="2018-08-21T11:47:00Z">
        <w:r w:rsidRPr="00BE5A55" w:rsidDel="00343B64">
          <w:rPr>
            <w:szCs w:val="20"/>
            <w:rPrChange w:id="3416" w:author="Steven" w:date="2022-04-18T14:11:00Z">
              <w:rPr>
                <w:rFonts w:cs="Courier New"/>
                <w:b/>
                <w:bCs/>
                <w:color w:val="000000"/>
                <w:szCs w:val="20"/>
              </w:rPr>
            </w:rPrChange>
          </w:rPr>
          <w:delText>mp4\Documents\AngioFE3\VS2010\Debug</w:delText>
        </w:r>
      </w:del>
      <w:r w:rsidRPr="00BE5A55">
        <w:rPr>
          <w:szCs w:val="20"/>
          <w:rPrChange w:id="3417" w:author="Steven" w:date="2022-04-18T14:11:00Z">
            <w:rPr>
              <w:rFonts w:cs="Courier New"/>
              <w:b/>
              <w:bCs/>
              <w:color w:val="000000"/>
              <w:szCs w:val="20"/>
            </w:rPr>
          </w:rPrChange>
        </w:rPr>
        <w:t>\AngioFE</w:t>
      </w:r>
      <w:del w:id="3418" w:author="Steven" w:date="2022-04-18T11:38:00Z">
        <w:r w:rsidRPr="00BE5A55" w:rsidDel="005B2F3A">
          <w:rPr>
            <w:szCs w:val="20"/>
            <w:rPrChange w:id="3419" w:author="Steven" w:date="2022-04-18T14:11:00Z">
              <w:rPr>
                <w:rFonts w:cs="Courier New"/>
                <w:b/>
                <w:bCs/>
                <w:color w:val="000000"/>
                <w:szCs w:val="20"/>
              </w:rPr>
            </w:rPrChange>
          </w:rPr>
          <w:delText>3</w:delText>
        </w:r>
      </w:del>
      <w:r w:rsidRPr="00BE5A55">
        <w:rPr>
          <w:szCs w:val="20"/>
          <w:rPrChange w:id="3420" w:author="Steven" w:date="2022-04-18T14:11:00Z">
            <w:rPr>
              <w:rFonts w:cs="Courier New"/>
              <w:b/>
              <w:bCs/>
              <w:color w:val="000000"/>
              <w:szCs w:val="20"/>
            </w:rPr>
          </w:rPrChange>
        </w:rPr>
        <w:t>.dll</w:t>
      </w:r>
      <w:r w:rsidRPr="00BE5A55">
        <w:rPr>
          <w:szCs w:val="20"/>
          <w:rPrChange w:id="3421" w:author="Steven" w:date="2022-04-18T14:11:00Z">
            <w:rPr>
              <w:rFonts w:cs="Courier New"/>
              <w:color w:val="0000FF"/>
              <w:szCs w:val="20"/>
            </w:rPr>
          </w:rPrChange>
        </w:rPr>
        <w:t>&lt;/import&gt;</w:t>
      </w:r>
    </w:p>
    <w:p w14:paraId="5A04F994" w14:textId="3E29A08C" w:rsidR="000525CD" w:rsidRPr="00BE5A55" w:rsidRDefault="000525CD" w:rsidP="00195D31">
      <w:pPr>
        <w:pStyle w:val="Code0"/>
        <w:rPr>
          <w:ins w:id="3422" w:author="Steven" w:date="2022-03-29T15:07:00Z"/>
          <w:szCs w:val="20"/>
          <w:rPrChange w:id="3423" w:author="Steven" w:date="2022-04-18T14:11:00Z">
            <w:rPr>
              <w:ins w:id="3424" w:author="Steven" w:date="2022-03-29T15:07:00Z"/>
            </w:rPr>
          </w:rPrChange>
        </w:rPr>
        <w:pPrChange w:id="3425" w:author="Steven" w:date="2022-04-18T14:06:00Z">
          <w:pPr>
            <w:shd w:val="clear" w:color="auto" w:fill="FFFFFF"/>
            <w:jc w:val="left"/>
          </w:pPr>
        </w:pPrChange>
      </w:pPr>
      <w:r w:rsidRPr="00BE5A55">
        <w:rPr>
          <w:szCs w:val="20"/>
          <w:rPrChange w:id="3426" w:author="Steven" w:date="2022-04-18T14:11:00Z">
            <w:rPr>
              <w:rFonts w:cs="Courier New"/>
              <w:color w:val="0000FF"/>
              <w:szCs w:val="20"/>
            </w:rPr>
          </w:rPrChange>
        </w:rPr>
        <w:t>&lt;/</w:t>
      </w:r>
      <w:proofErr w:type="spellStart"/>
      <w:r w:rsidRPr="00BE5A55">
        <w:rPr>
          <w:szCs w:val="20"/>
          <w:rPrChange w:id="3427" w:author="Steven" w:date="2022-04-18T14:11:00Z">
            <w:rPr>
              <w:rFonts w:cs="Courier New"/>
              <w:color w:val="0000FF"/>
              <w:szCs w:val="20"/>
            </w:rPr>
          </w:rPrChange>
        </w:rPr>
        <w:t>febio_config</w:t>
      </w:r>
      <w:proofErr w:type="spellEnd"/>
      <w:r w:rsidRPr="00BE5A55">
        <w:rPr>
          <w:szCs w:val="20"/>
          <w:rPrChange w:id="3428" w:author="Steven" w:date="2022-04-18T14:11:00Z">
            <w:rPr>
              <w:rFonts w:cs="Courier New"/>
              <w:color w:val="0000FF"/>
              <w:szCs w:val="20"/>
            </w:rPr>
          </w:rPrChange>
        </w:rPr>
        <w:t>&gt;</w:t>
      </w:r>
      <w:ins w:id="3429" w:author="Steven LaBelle" w:date="2018-08-21T11:47:00Z">
        <w:del w:id="3430" w:author="Steven" w:date="2022-03-29T16:07:00Z">
          <w:r w:rsidR="00343B64" w:rsidRPr="00BE5A55" w:rsidDel="00733CC8">
            <w:rPr>
              <w:color w:val="0000FF"/>
              <w:szCs w:val="20"/>
              <w:rPrChange w:id="3431" w:author="Steven" w:date="2022-04-18T14:11:00Z">
                <w:rPr>
                  <w:color w:val="0000FF"/>
                </w:rPr>
              </w:rPrChange>
            </w:rPr>
            <w:br/>
          </w:r>
        </w:del>
      </w:ins>
    </w:p>
    <w:p w14:paraId="7B665006" w14:textId="19F74CB3" w:rsidR="009F342B" w:rsidRDefault="009F342B" w:rsidP="009F342B">
      <w:pPr>
        <w:rPr>
          <w:ins w:id="3432" w:author="Steven" w:date="2022-03-29T15:07:00Z"/>
        </w:rPr>
      </w:pPr>
      <w:ins w:id="3433" w:author="Steven" w:date="2022-03-29T15:07:00Z">
        <w:r>
          <w:t>Linux example configuration file:</w:t>
        </w:r>
      </w:ins>
    </w:p>
    <w:p w14:paraId="1F18F6E9" w14:textId="77777777" w:rsidR="009F342B" w:rsidRPr="00BE5A55" w:rsidRDefault="009F342B" w:rsidP="00195D31">
      <w:pPr>
        <w:pStyle w:val="Code0"/>
        <w:rPr>
          <w:ins w:id="3434" w:author="Steven" w:date="2022-03-29T15:07:00Z"/>
          <w:bCs/>
          <w:szCs w:val="20"/>
          <w:rPrChange w:id="3435" w:author="Steven" w:date="2022-04-18T14:11:00Z">
            <w:rPr>
              <w:ins w:id="3436" w:author="Steven" w:date="2022-03-29T15:07:00Z"/>
              <w:bCs/>
              <w:color w:val="000000"/>
            </w:rPr>
          </w:rPrChange>
        </w:rPr>
        <w:pPrChange w:id="3437" w:author="Steven" w:date="2022-04-18T14:06:00Z">
          <w:pPr>
            <w:shd w:val="clear" w:color="auto" w:fill="FFFFFF"/>
            <w:jc w:val="left"/>
          </w:pPr>
        </w:pPrChange>
      </w:pPr>
      <w:proofErr w:type="gramStart"/>
      <w:ins w:id="3438" w:author="Steven" w:date="2022-03-29T15:07:00Z">
        <w:r w:rsidRPr="00BE5A55">
          <w:rPr>
            <w:szCs w:val="20"/>
            <w:rPrChange w:id="3439" w:author="Steven" w:date="2022-04-18T14:11:00Z">
              <w:rPr>
                <w:color w:val="0000FF"/>
              </w:rPr>
            </w:rPrChange>
          </w:rPr>
          <w:t>&lt;?xml</w:t>
        </w:r>
        <w:proofErr w:type="gramEnd"/>
        <w:r w:rsidRPr="00BE5A55">
          <w:rPr>
            <w:szCs w:val="20"/>
            <w:rPrChange w:id="3440" w:author="Steven" w:date="2022-04-18T14:11:00Z">
              <w:rPr>
                <w:color w:val="000000"/>
              </w:rPr>
            </w:rPrChange>
          </w:rPr>
          <w:t xml:space="preserve"> </w:t>
        </w:r>
        <w:r w:rsidRPr="00BE5A55">
          <w:rPr>
            <w:szCs w:val="20"/>
            <w:rPrChange w:id="3441" w:author="Steven" w:date="2022-04-18T14:11:00Z">
              <w:rPr>
                <w:color w:val="FF0000"/>
              </w:rPr>
            </w:rPrChange>
          </w:rPr>
          <w:t>version</w:t>
        </w:r>
        <w:r w:rsidRPr="00BE5A55">
          <w:rPr>
            <w:szCs w:val="20"/>
            <w:rPrChange w:id="3442" w:author="Steven" w:date="2022-04-18T14:11:00Z">
              <w:rPr>
                <w:color w:val="000000"/>
              </w:rPr>
            </w:rPrChange>
          </w:rPr>
          <w:t>=</w:t>
        </w:r>
        <w:r w:rsidRPr="00BE5A55">
          <w:rPr>
            <w:bCs/>
            <w:szCs w:val="20"/>
            <w:rPrChange w:id="3443" w:author="Steven" w:date="2022-04-18T14:11:00Z">
              <w:rPr>
                <w:bCs/>
              </w:rPr>
            </w:rPrChange>
          </w:rPr>
          <w:t>"1.0"</w:t>
        </w:r>
        <w:r w:rsidRPr="00BE5A55">
          <w:rPr>
            <w:szCs w:val="20"/>
            <w:rPrChange w:id="3444" w:author="Steven" w:date="2022-04-18T14:11:00Z">
              <w:rPr>
                <w:color w:val="000000"/>
              </w:rPr>
            </w:rPrChange>
          </w:rPr>
          <w:t xml:space="preserve"> </w:t>
        </w:r>
        <w:r w:rsidRPr="00BE5A55">
          <w:rPr>
            <w:szCs w:val="20"/>
            <w:rPrChange w:id="3445" w:author="Steven" w:date="2022-04-18T14:11:00Z">
              <w:rPr>
                <w:color w:val="FF0000"/>
              </w:rPr>
            </w:rPrChange>
          </w:rPr>
          <w:t>encoding</w:t>
        </w:r>
        <w:r w:rsidRPr="00BE5A55">
          <w:rPr>
            <w:szCs w:val="20"/>
            <w:rPrChange w:id="3446" w:author="Steven" w:date="2022-04-18T14:11:00Z">
              <w:rPr>
                <w:color w:val="000000"/>
              </w:rPr>
            </w:rPrChange>
          </w:rPr>
          <w:t>=</w:t>
        </w:r>
        <w:r w:rsidRPr="00BE5A55">
          <w:rPr>
            <w:bCs/>
            <w:szCs w:val="20"/>
            <w:rPrChange w:id="3447" w:author="Steven" w:date="2022-04-18T14:11:00Z">
              <w:rPr>
                <w:bCs/>
              </w:rPr>
            </w:rPrChange>
          </w:rPr>
          <w:t>"ISO-8859-1"</w:t>
        </w:r>
        <w:r w:rsidRPr="00BE5A55">
          <w:rPr>
            <w:szCs w:val="20"/>
            <w:rPrChange w:id="3448" w:author="Steven" w:date="2022-04-18T14:11:00Z">
              <w:rPr>
                <w:color w:val="0000FF"/>
              </w:rPr>
            </w:rPrChange>
          </w:rPr>
          <w:t>?&gt;</w:t>
        </w:r>
      </w:ins>
    </w:p>
    <w:p w14:paraId="1BC4FE85" w14:textId="77777777" w:rsidR="009F342B" w:rsidRPr="00BE5A55" w:rsidRDefault="009F342B" w:rsidP="00195D31">
      <w:pPr>
        <w:pStyle w:val="Code0"/>
        <w:rPr>
          <w:ins w:id="3449" w:author="Steven" w:date="2022-03-29T15:07:00Z"/>
          <w:bCs/>
          <w:szCs w:val="20"/>
          <w:rPrChange w:id="3450" w:author="Steven" w:date="2022-04-18T14:11:00Z">
            <w:rPr>
              <w:ins w:id="3451" w:author="Steven" w:date="2022-03-29T15:07:00Z"/>
              <w:bCs/>
              <w:color w:val="000000"/>
            </w:rPr>
          </w:rPrChange>
        </w:rPr>
        <w:pPrChange w:id="3452" w:author="Steven" w:date="2022-04-18T14:06:00Z">
          <w:pPr>
            <w:shd w:val="clear" w:color="auto" w:fill="FFFFFF"/>
            <w:jc w:val="left"/>
          </w:pPr>
        </w:pPrChange>
      </w:pPr>
      <w:ins w:id="3453" w:author="Steven" w:date="2022-03-29T15:07:00Z">
        <w:r w:rsidRPr="00BE5A55">
          <w:rPr>
            <w:szCs w:val="20"/>
            <w:rPrChange w:id="3454" w:author="Steven" w:date="2022-04-18T14:11:00Z">
              <w:rPr>
                <w:color w:val="0000FF"/>
              </w:rPr>
            </w:rPrChange>
          </w:rPr>
          <w:t>&lt;</w:t>
        </w:r>
        <w:proofErr w:type="spellStart"/>
        <w:r w:rsidRPr="00BE5A55">
          <w:rPr>
            <w:szCs w:val="20"/>
            <w:rPrChange w:id="3455" w:author="Steven" w:date="2022-04-18T14:11:00Z">
              <w:rPr>
                <w:color w:val="0000FF"/>
              </w:rPr>
            </w:rPrChange>
          </w:rPr>
          <w:t>febio_config</w:t>
        </w:r>
        <w:proofErr w:type="spellEnd"/>
        <w:r w:rsidRPr="00BE5A55">
          <w:rPr>
            <w:szCs w:val="20"/>
            <w:rPrChange w:id="3456" w:author="Steven" w:date="2022-04-18T14:11:00Z">
              <w:rPr>
                <w:color w:val="000000"/>
              </w:rPr>
            </w:rPrChange>
          </w:rPr>
          <w:t xml:space="preserve"> </w:t>
        </w:r>
        <w:r w:rsidRPr="00BE5A55">
          <w:rPr>
            <w:szCs w:val="20"/>
            <w:rPrChange w:id="3457" w:author="Steven" w:date="2022-04-18T14:11:00Z">
              <w:rPr>
                <w:color w:val="FF0000"/>
              </w:rPr>
            </w:rPrChange>
          </w:rPr>
          <w:t>version</w:t>
        </w:r>
        <w:r w:rsidRPr="00BE5A55">
          <w:rPr>
            <w:szCs w:val="20"/>
            <w:rPrChange w:id="3458" w:author="Steven" w:date="2022-04-18T14:11:00Z">
              <w:rPr>
                <w:color w:val="000000"/>
              </w:rPr>
            </w:rPrChange>
          </w:rPr>
          <w:t>=</w:t>
        </w:r>
        <w:r w:rsidRPr="00BE5A55">
          <w:rPr>
            <w:bCs/>
            <w:szCs w:val="20"/>
            <w:rPrChange w:id="3459" w:author="Steven" w:date="2022-04-18T14:11:00Z">
              <w:rPr>
                <w:bCs/>
              </w:rPr>
            </w:rPrChange>
          </w:rPr>
          <w:t>"3.0"</w:t>
        </w:r>
        <w:r w:rsidRPr="00BE5A55">
          <w:rPr>
            <w:szCs w:val="20"/>
            <w:rPrChange w:id="3460" w:author="Steven" w:date="2022-04-18T14:11:00Z">
              <w:rPr>
                <w:color w:val="0000FF"/>
              </w:rPr>
            </w:rPrChange>
          </w:rPr>
          <w:t>&gt;</w:t>
        </w:r>
      </w:ins>
    </w:p>
    <w:p w14:paraId="108FA0B8" w14:textId="11DDD65A" w:rsidR="009F342B" w:rsidRPr="00BE5A55" w:rsidRDefault="009F342B" w:rsidP="00195D31">
      <w:pPr>
        <w:pStyle w:val="Code0"/>
        <w:rPr>
          <w:ins w:id="3461" w:author="Steven" w:date="2022-03-29T15:07:00Z"/>
          <w:szCs w:val="20"/>
          <w:rPrChange w:id="3462" w:author="Steven" w:date="2022-04-18T14:11:00Z">
            <w:rPr>
              <w:ins w:id="3463" w:author="Steven" w:date="2022-03-29T15:07:00Z"/>
              <w:bCs/>
              <w:color w:val="000000"/>
            </w:rPr>
          </w:rPrChange>
        </w:rPr>
        <w:pPrChange w:id="3464" w:author="Steven" w:date="2022-04-18T14:06:00Z">
          <w:pPr>
            <w:shd w:val="clear" w:color="auto" w:fill="FFFFFF"/>
            <w:jc w:val="left"/>
          </w:pPr>
        </w:pPrChange>
      </w:pPr>
      <w:ins w:id="3465" w:author="Steven" w:date="2022-03-29T15:07:00Z">
        <w:r w:rsidRPr="00BE5A55">
          <w:rPr>
            <w:szCs w:val="20"/>
            <w:rPrChange w:id="3466" w:author="Steven" w:date="2022-04-18T14:11:00Z">
              <w:rPr>
                <w:bCs/>
                <w:color w:val="000000"/>
              </w:rPr>
            </w:rPrChange>
          </w:rPr>
          <w:t xml:space="preserve">  &lt;</w:t>
        </w:r>
        <w:proofErr w:type="gramStart"/>
        <w:r w:rsidRPr="00BE5A55">
          <w:rPr>
            <w:szCs w:val="20"/>
            <w:rPrChange w:id="3467" w:author="Steven" w:date="2022-04-18T14:11:00Z">
              <w:rPr>
                <w:color w:val="0000FF"/>
              </w:rPr>
            </w:rPrChange>
          </w:rPr>
          <w:t>import&gt;</w:t>
        </w:r>
        <w:proofErr w:type="gramEnd"/>
        <w:r w:rsidRPr="00BE5A55">
          <w:rPr>
            <w:szCs w:val="20"/>
            <w:rPrChange w:id="3468" w:author="Steven" w:date="2022-04-18T14:11:00Z">
              <w:rPr>
                <w:bCs/>
                <w:color w:val="000000"/>
              </w:rPr>
            </w:rPrChange>
          </w:rPr>
          <w:t>C:\...\AngioFE.so</w:t>
        </w:r>
        <w:r w:rsidRPr="00BE5A55">
          <w:rPr>
            <w:szCs w:val="20"/>
            <w:rPrChange w:id="3469" w:author="Steven" w:date="2022-04-18T14:11:00Z">
              <w:rPr>
                <w:color w:val="0000FF"/>
              </w:rPr>
            </w:rPrChange>
          </w:rPr>
          <w:t>&lt;/import&gt;</w:t>
        </w:r>
      </w:ins>
    </w:p>
    <w:p w14:paraId="5E00EDA7" w14:textId="711566C4" w:rsidR="009F342B" w:rsidRPr="00BE5A55" w:rsidRDefault="009F342B" w:rsidP="00195D31">
      <w:pPr>
        <w:pStyle w:val="Code0"/>
        <w:rPr>
          <w:ins w:id="3470" w:author="Steven" w:date="2022-03-29T15:07:00Z"/>
          <w:szCs w:val="20"/>
          <w:rPrChange w:id="3471" w:author="Steven" w:date="2022-04-18T14:11:00Z">
            <w:rPr>
              <w:ins w:id="3472" w:author="Steven" w:date="2022-03-29T15:07:00Z"/>
            </w:rPr>
          </w:rPrChange>
        </w:rPr>
        <w:pPrChange w:id="3473" w:author="Steven" w:date="2022-04-18T14:06:00Z">
          <w:pPr>
            <w:shd w:val="clear" w:color="auto" w:fill="FFFFFF"/>
            <w:jc w:val="left"/>
          </w:pPr>
        </w:pPrChange>
      </w:pPr>
      <w:ins w:id="3474" w:author="Steven" w:date="2022-03-29T15:07:00Z">
        <w:r w:rsidRPr="00BE5A55">
          <w:rPr>
            <w:szCs w:val="20"/>
            <w:rPrChange w:id="3475" w:author="Steven" w:date="2022-04-18T14:11:00Z">
              <w:rPr>
                <w:color w:val="0000FF"/>
              </w:rPr>
            </w:rPrChange>
          </w:rPr>
          <w:t>&lt;/</w:t>
        </w:r>
        <w:proofErr w:type="spellStart"/>
        <w:r w:rsidRPr="00BE5A55">
          <w:rPr>
            <w:szCs w:val="20"/>
            <w:rPrChange w:id="3476" w:author="Steven" w:date="2022-04-18T14:11:00Z">
              <w:rPr>
                <w:color w:val="0000FF"/>
              </w:rPr>
            </w:rPrChange>
          </w:rPr>
          <w:t>febio_config</w:t>
        </w:r>
        <w:proofErr w:type="spellEnd"/>
        <w:r w:rsidRPr="00BE5A55">
          <w:rPr>
            <w:szCs w:val="20"/>
            <w:rPrChange w:id="3477" w:author="Steven" w:date="2022-04-18T14:11:00Z">
              <w:rPr>
                <w:color w:val="0000FF"/>
              </w:rPr>
            </w:rPrChange>
          </w:rPr>
          <w:t>&gt;</w:t>
        </w:r>
      </w:ins>
    </w:p>
    <w:p w14:paraId="052AA762" w14:textId="22D8AA92" w:rsidR="009F342B" w:rsidRPr="000525CD" w:rsidDel="00733CC8" w:rsidRDefault="009F342B" w:rsidP="000525CD">
      <w:pPr>
        <w:shd w:val="clear" w:color="auto" w:fill="FFFFFF"/>
        <w:jc w:val="left"/>
        <w:rPr>
          <w:del w:id="3478" w:author="Steven" w:date="2022-03-29T16:07:00Z"/>
        </w:rPr>
      </w:pPr>
    </w:p>
    <w:p w14:paraId="1DD83A17" w14:textId="67C90B4F" w:rsidR="00BB56A6" w:rsidRPr="005A265C" w:rsidRDefault="00BB56A6" w:rsidP="00BB56A6">
      <w:del w:id="3479" w:author="Steven" w:date="2022-03-29T15:08:00Z">
        <w:r w:rsidDel="009F342B">
          <w:delText>Make sure the linear solver is supported by your build of FEBio. Make sure the im</w:delText>
        </w:r>
        <w:r w:rsidR="00401971" w:rsidDel="009F342B">
          <w:delText xml:space="preserve">port line points to the </w:delText>
        </w:r>
      </w:del>
      <w:del w:id="3480" w:author="Steven" w:date="2022-03-29T11:05:00Z">
        <w:r w:rsidR="00401971" w:rsidDel="00691F03">
          <w:delText>AngioFE3</w:delText>
        </w:r>
      </w:del>
      <w:del w:id="3481" w:author="Steven" w:date="2022-03-29T15:08:00Z">
        <w:r w:rsidDel="009F342B">
          <w:delText xml:space="preserve"> shared object.</w:delText>
        </w:r>
        <w:r w:rsidR="00BB26D4" w:rsidDel="009F342B">
          <w:delText xml:space="preserve"> </w:delText>
        </w:r>
        <w:r w:rsidR="00F47E93" w:rsidDel="009F342B">
          <w:delText>Additionally,</w:delText>
        </w:r>
        <w:r w:rsidR="00BB26D4" w:rsidDel="009F342B">
          <w:delText xml:space="preserve"> </w:delText>
        </w:r>
        <w:r w:rsidR="00F47E93" w:rsidDel="009F342B">
          <w:delText>each</w:delText>
        </w:r>
        <w:r w:rsidR="00BB26D4" w:rsidDel="009F342B">
          <w:delText xml:space="preserve"> build of the plugin can only be run with a build of FEBio that is built with the same complier for the same operating system.</w:delText>
        </w:r>
      </w:del>
      <w:ins w:id="3482" w:author="Steven" w:date="2022-03-29T15:08:00Z">
        <w:r w:rsidR="009F342B">
          <w:t>It is important to check that the same version of FEBio that the plugin was built against is used.</w:t>
        </w:r>
      </w:ins>
    </w:p>
    <w:p w14:paraId="53AB5F79" w14:textId="60E55DE3" w:rsidR="00E3554F" w:rsidRDefault="00E3554F" w:rsidP="00942B71">
      <w:pPr>
        <w:pStyle w:val="Heading2"/>
      </w:pPr>
      <w:bookmarkStart w:id="3483" w:name="_Toc99726120"/>
      <w:r>
        <w:t>Running a Simulation with the Plugin</w:t>
      </w:r>
      <w:bookmarkEnd w:id="3483"/>
    </w:p>
    <w:p w14:paraId="5A4FCA12" w14:textId="63074DB6" w:rsidR="005A265C" w:rsidRDefault="009F342B" w:rsidP="005A265C">
      <w:ins w:id="3484" w:author="Steven" w:date="2022-03-29T15:10:00Z">
        <w:r>
          <w:t xml:space="preserve">AngioFE is classified as a task plugin within the FEBio framework. </w:t>
        </w:r>
      </w:ins>
      <w:ins w:id="3485" w:author="Steven" w:date="2022-03-29T15:08:00Z">
        <w:r>
          <w:t xml:space="preserve">The syntax for running </w:t>
        </w:r>
        <w:proofErr w:type="spellStart"/>
        <w:r>
          <w:t>AngioFE+FEBio</w:t>
        </w:r>
      </w:ins>
      <w:proofErr w:type="spellEnd"/>
      <w:ins w:id="3486" w:author="Steven" w:date="2022-03-29T15:13:00Z">
        <w:r w:rsidR="007D6729">
          <w:t xml:space="preserve"> from the command line</w:t>
        </w:r>
      </w:ins>
      <w:ins w:id="3487" w:author="Steven" w:date="2022-03-29T15:08:00Z">
        <w:r>
          <w:t xml:space="preserve"> is</w:t>
        </w:r>
      </w:ins>
      <w:del w:id="3488" w:author="Steven" w:date="2022-03-29T15:08:00Z">
        <w:r w:rsidR="00BB56A6" w:rsidDel="009F342B">
          <w:delText>When run from the command</w:delText>
        </w:r>
      </w:del>
      <w:ins w:id="3489" w:author="Steven LaBelle" w:date="2018-08-21T11:47:00Z">
        <w:del w:id="3490" w:author="Steven" w:date="2022-03-29T15:08:00Z">
          <w:r w:rsidR="00343B64" w:rsidDel="009F342B">
            <w:delText xml:space="preserve"> </w:delText>
          </w:r>
        </w:del>
      </w:ins>
      <w:del w:id="3491" w:author="Steven" w:date="2022-03-29T15:08:00Z">
        <w:r w:rsidR="00BB56A6" w:rsidDel="009F342B">
          <w:delText>line</w:delText>
        </w:r>
      </w:del>
      <w:ins w:id="3492" w:author="Steven LaBelle" w:date="2018-08-21T11:47:00Z">
        <w:del w:id="3493" w:author="Steven" w:date="2022-03-29T15:08:00Z">
          <w:r w:rsidR="00343B64" w:rsidDel="009F342B">
            <w:delText>,</w:delText>
          </w:r>
        </w:del>
      </w:ins>
      <w:del w:id="3494" w:author="Steven" w:date="2022-03-29T15:08:00Z">
        <w:r w:rsidR="00BB56A6" w:rsidDel="009F342B">
          <w:delText xml:space="preserve"> the command should be like</w:delText>
        </w:r>
      </w:del>
      <w:r w:rsidR="00BB56A6">
        <w:t>:</w:t>
      </w:r>
    </w:p>
    <w:p w14:paraId="7E91C517" w14:textId="77777777" w:rsidR="009F342B" w:rsidRDefault="009F342B" w:rsidP="005A265C">
      <w:pPr>
        <w:rPr>
          <w:ins w:id="3495" w:author="Steven" w:date="2022-03-29T15:09:00Z"/>
        </w:rPr>
      </w:pPr>
      <w:ins w:id="3496" w:author="Steven" w:date="2022-03-29T15:09:00Z">
        <w:r>
          <w:t>Windows:</w:t>
        </w:r>
      </w:ins>
      <w:del w:id="3497" w:author="Steven" w:date="2022-03-29T15:09:00Z">
        <w:r w:rsidR="00BB56A6" w:rsidDel="009F342B">
          <w:delText>(</w:delText>
        </w:r>
        <w:r w:rsidR="00E82095" w:rsidDel="009F342B">
          <w:delText>Windows</w:delText>
        </w:r>
        <w:r w:rsidR="00BB56A6" w:rsidDel="009F342B">
          <w:delText>)</w:delText>
        </w:r>
      </w:del>
    </w:p>
    <w:p w14:paraId="3C3F7B59" w14:textId="308EA737" w:rsidR="00BB56A6" w:rsidRDefault="00E82095">
      <w:pPr>
        <w:ind w:firstLine="720"/>
        <w:pPrChange w:id="3498" w:author="Steven" w:date="2022-03-29T15:09:00Z">
          <w:pPr/>
        </w:pPrChange>
      </w:pPr>
      <w:del w:id="3499" w:author="Steven" w:date="2022-03-29T15:09:00Z">
        <w:r w:rsidDel="009F342B">
          <w:delText xml:space="preserve"> </w:delText>
        </w:r>
        <w:r w:rsidR="00BB56A6" w:rsidDel="009F342B">
          <w:delText>R</w:delText>
        </w:r>
      </w:del>
      <w:del w:id="3500" w:author="Steven" w:date="2022-03-29T15:12:00Z">
        <w:r w:rsidR="00BB56A6" w:rsidDel="007D6729">
          <w:delText xml:space="preserve">un </w:delText>
        </w:r>
      </w:del>
      <w:r w:rsidR="00BB56A6">
        <w:t>febio.exe –</w:t>
      </w:r>
      <w:proofErr w:type="spellStart"/>
      <w:r w:rsidR="00BB56A6">
        <w:t>i</w:t>
      </w:r>
      <w:proofErr w:type="spellEnd"/>
      <w:r w:rsidR="00BB56A6">
        <w:t xml:space="preserve"> </w:t>
      </w:r>
      <w:del w:id="3501" w:author="Steven" w:date="2022-03-29T15:09:00Z">
        <w:r w:rsidR="00BB56A6" w:rsidDel="009F342B">
          <w:delText>control</w:delText>
        </w:r>
      </w:del>
      <w:proofErr w:type="spellStart"/>
      <w:ins w:id="3502" w:author="Steven" w:date="2022-03-29T15:09:00Z">
        <w:r w:rsidR="009F342B">
          <w:t>input_file_name</w:t>
        </w:r>
      </w:ins>
      <w:r w:rsidR="00BB56A6">
        <w:t>.feb</w:t>
      </w:r>
      <w:proofErr w:type="spellEnd"/>
      <w:r w:rsidR="00BB56A6">
        <w:t xml:space="preserve"> –</w:t>
      </w:r>
      <w:proofErr w:type="spellStart"/>
      <w:r w:rsidR="00BB56A6">
        <w:t>cnf</w:t>
      </w:r>
      <w:proofErr w:type="spellEnd"/>
      <w:r w:rsidR="00BB56A6">
        <w:t xml:space="preserve"> febio.xml task=</w:t>
      </w:r>
      <w:proofErr w:type="spellStart"/>
      <w:r w:rsidR="00BB56A6">
        <w:t>angio</w:t>
      </w:r>
      <w:proofErr w:type="spellEnd"/>
      <w:del w:id="3503" w:author="Steven" w:date="2022-03-29T15:09:00Z">
        <w:r w:rsidR="00BB56A6" w:rsidDel="009F342B">
          <w:delText xml:space="preserve"> angiofe.txt</w:delText>
        </w:r>
      </w:del>
    </w:p>
    <w:p w14:paraId="7174D7A3" w14:textId="77777777" w:rsidR="009F342B" w:rsidRDefault="009F342B" w:rsidP="005A265C">
      <w:pPr>
        <w:rPr>
          <w:ins w:id="3504" w:author="Steven" w:date="2022-03-29T15:09:00Z"/>
        </w:rPr>
      </w:pPr>
    </w:p>
    <w:p w14:paraId="29CECF47" w14:textId="77777777" w:rsidR="009F342B" w:rsidRDefault="00BB56A6" w:rsidP="005A265C">
      <w:pPr>
        <w:rPr>
          <w:ins w:id="3505" w:author="Steven" w:date="2022-03-29T15:09:00Z"/>
        </w:rPr>
      </w:pPr>
      <w:del w:id="3506" w:author="Steven" w:date="2022-03-29T15:09:00Z">
        <w:r w:rsidDel="009F342B">
          <w:delText>(</w:delText>
        </w:r>
      </w:del>
      <w:r>
        <w:t>Linux</w:t>
      </w:r>
      <w:ins w:id="3507" w:author="Steven" w:date="2022-03-29T15:09:00Z">
        <w:r w:rsidR="009F342B">
          <w:t>:</w:t>
        </w:r>
      </w:ins>
      <w:del w:id="3508" w:author="Steven" w:date="2022-03-29T15:09:00Z">
        <w:r w:rsidDel="009F342B">
          <w:delText>)</w:delText>
        </w:r>
      </w:del>
    </w:p>
    <w:p w14:paraId="54A7411E" w14:textId="0BA38D38" w:rsidR="009F342B" w:rsidRPr="00BE5A55" w:rsidRDefault="00E82095" w:rsidP="00195D31">
      <w:pPr>
        <w:pStyle w:val="Code0"/>
        <w:rPr>
          <w:ins w:id="3509" w:author="Steven" w:date="2022-03-29T15:12:00Z"/>
          <w:szCs w:val="20"/>
          <w:rPrChange w:id="3510" w:author="Steven" w:date="2022-04-18T14:11:00Z">
            <w:rPr>
              <w:ins w:id="3511" w:author="Steven" w:date="2022-03-29T15:12:00Z"/>
            </w:rPr>
          </w:rPrChange>
        </w:rPr>
        <w:pPrChange w:id="3512" w:author="Steven" w:date="2022-04-18T14:06:00Z">
          <w:pPr/>
        </w:pPrChange>
      </w:pPr>
      <w:del w:id="3513" w:author="Steven" w:date="2022-03-29T15:09:00Z">
        <w:r w:rsidRPr="00BE5A55" w:rsidDel="009F342B">
          <w:rPr>
            <w:szCs w:val="20"/>
            <w:rPrChange w:id="3514" w:author="Steven" w:date="2022-04-18T14:11:00Z">
              <w:rPr/>
            </w:rPrChange>
          </w:rPr>
          <w:delText xml:space="preserve"> </w:delText>
        </w:r>
      </w:del>
      <w:del w:id="3515" w:author="Steven" w:date="2022-03-29T15:12:00Z">
        <w:r w:rsidR="00BB56A6" w:rsidRPr="00BE5A55" w:rsidDel="007D6729">
          <w:rPr>
            <w:szCs w:val="20"/>
            <w:rPrChange w:id="3516" w:author="Steven" w:date="2022-04-18T14:11:00Z">
              <w:rPr/>
            </w:rPrChange>
          </w:rPr>
          <w:delText>./</w:delText>
        </w:r>
      </w:del>
      <w:del w:id="3517" w:author="Steven LaBelle" w:date="2018-08-21T11:48:00Z">
        <w:r w:rsidR="00BB56A6" w:rsidRPr="00BE5A55" w:rsidDel="00343B64">
          <w:rPr>
            <w:szCs w:val="20"/>
            <w:rPrChange w:id="3518" w:author="Steven" w:date="2022-04-18T14:11:00Z">
              <w:rPr/>
            </w:rPrChange>
          </w:rPr>
          <w:delText xml:space="preserve"> </w:delText>
        </w:r>
      </w:del>
      <w:r w:rsidR="00BB56A6" w:rsidRPr="00BE5A55">
        <w:rPr>
          <w:szCs w:val="20"/>
          <w:rPrChange w:id="3519" w:author="Steven" w:date="2022-04-18T14:11:00Z">
            <w:rPr/>
          </w:rPrChange>
        </w:rPr>
        <w:t>febio.exe</w:t>
      </w:r>
      <w:ins w:id="3520" w:author="Steven" w:date="2022-03-29T15:09:00Z">
        <w:r w:rsidR="009F342B" w:rsidRPr="00BE5A55">
          <w:rPr>
            <w:szCs w:val="20"/>
            <w:rPrChange w:id="3521" w:author="Steven" w:date="2022-04-18T14:11:00Z">
              <w:rPr/>
            </w:rPrChange>
          </w:rPr>
          <w:t xml:space="preserve"> </w:t>
        </w:r>
      </w:ins>
      <w:del w:id="3522" w:author="Steven" w:date="2022-03-29T15:09:00Z">
        <w:r w:rsidR="00BB56A6" w:rsidRPr="00BE5A55" w:rsidDel="009F342B">
          <w:rPr>
            <w:szCs w:val="20"/>
            <w:rPrChange w:id="3523" w:author="Steven" w:date="2022-04-18T14:11:00Z">
              <w:rPr/>
            </w:rPrChange>
          </w:rPr>
          <w:delText xml:space="preserve"> </w:delText>
        </w:r>
      </w:del>
      <w:r w:rsidR="00BB56A6" w:rsidRPr="00BE5A55">
        <w:rPr>
          <w:szCs w:val="20"/>
          <w:rPrChange w:id="3524" w:author="Steven" w:date="2022-04-18T14:11:00Z">
            <w:rPr/>
          </w:rPrChange>
        </w:rPr>
        <w:t>–</w:t>
      </w:r>
      <w:proofErr w:type="spellStart"/>
      <w:r w:rsidR="00BB56A6" w:rsidRPr="00BE5A55">
        <w:rPr>
          <w:szCs w:val="20"/>
          <w:rPrChange w:id="3525" w:author="Steven" w:date="2022-04-18T14:11:00Z">
            <w:rPr/>
          </w:rPrChange>
        </w:rPr>
        <w:t>i</w:t>
      </w:r>
      <w:proofErr w:type="spellEnd"/>
      <w:r w:rsidR="00BB56A6" w:rsidRPr="00BE5A55">
        <w:rPr>
          <w:szCs w:val="20"/>
          <w:rPrChange w:id="3526" w:author="Steven" w:date="2022-04-18T14:11:00Z">
            <w:rPr/>
          </w:rPrChange>
        </w:rPr>
        <w:t xml:space="preserve"> </w:t>
      </w:r>
      <w:proofErr w:type="spellStart"/>
      <w:ins w:id="3527" w:author="Steven" w:date="2022-03-29T15:12:00Z">
        <w:r w:rsidR="007D6729" w:rsidRPr="00BE5A55">
          <w:rPr>
            <w:szCs w:val="20"/>
            <w:rPrChange w:id="3528" w:author="Steven" w:date="2022-04-18T14:11:00Z">
              <w:rPr/>
            </w:rPrChange>
          </w:rPr>
          <w:t>input_file_name</w:t>
        </w:r>
      </w:ins>
      <w:del w:id="3529" w:author="Steven" w:date="2022-03-29T15:12:00Z">
        <w:r w:rsidR="00BB56A6" w:rsidRPr="00BE5A55" w:rsidDel="007D6729">
          <w:rPr>
            <w:szCs w:val="20"/>
            <w:rPrChange w:id="3530" w:author="Steven" w:date="2022-04-18T14:11:00Z">
              <w:rPr/>
            </w:rPrChange>
          </w:rPr>
          <w:delText>control</w:delText>
        </w:r>
      </w:del>
      <w:r w:rsidR="00BB56A6" w:rsidRPr="00BE5A55">
        <w:rPr>
          <w:szCs w:val="20"/>
          <w:rPrChange w:id="3531" w:author="Steven" w:date="2022-04-18T14:11:00Z">
            <w:rPr/>
          </w:rPrChange>
        </w:rPr>
        <w:t>.feb</w:t>
      </w:r>
      <w:proofErr w:type="spellEnd"/>
      <w:r w:rsidR="00BB56A6" w:rsidRPr="00BE5A55">
        <w:rPr>
          <w:szCs w:val="20"/>
          <w:rPrChange w:id="3532" w:author="Steven" w:date="2022-04-18T14:11:00Z">
            <w:rPr/>
          </w:rPrChange>
        </w:rPr>
        <w:t xml:space="preserve"> –</w:t>
      </w:r>
      <w:proofErr w:type="spellStart"/>
      <w:r w:rsidR="00BB56A6" w:rsidRPr="00BE5A55">
        <w:rPr>
          <w:szCs w:val="20"/>
          <w:rPrChange w:id="3533" w:author="Steven" w:date="2022-04-18T14:11:00Z">
            <w:rPr/>
          </w:rPrChange>
        </w:rPr>
        <w:t>cnf</w:t>
      </w:r>
      <w:proofErr w:type="spellEnd"/>
      <w:r w:rsidR="00BB56A6" w:rsidRPr="00BE5A55">
        <w:rPr>
          <w:szCs w:val="20"/>
          <w:rPrChange w:id="3534" w:author="Steven" w:date="2022-04-18T14:11:00Z">
            <w:rPr/>
          </w:rPrChange>
        </w:rPr>
        <w:t xml:space="preserve"> febio.xml task=</w:t>
      </w:r>
      <w:proofErr w:type="spellStart"/>
      <w:r w:rsidR="00BB56A6" w:rsidRPr="00BE5A55">
        <w:rPr>
          <w:szCs w:val="20"/>
          <w:rPrChange w:id="3535" w:author="Steven" w:date="2022-04-18T14:11:00Z">
            <w:rPr/>
          </w:rPrChange>
        </w:rPr>
        <w:t>angio</w:t>
      </w:r>
      <w:proofErr w:type="spellEnd"/>
      <w:del w:id="3536" w:author="Steven" w:date="2022-03-29T15:09:00Z">
        <w:r w:rsidR="00BB56A6" w:rsidRPr="00BE5A55" w:rsidDel="009F342B">
          <w:rPr>
            <w:szCs w:val="20"/>
            <w:rPrChange w:id="3537" w:author="Steven" w:date="2022-04-18T14:11:00Z">
              <w:rPr/>
            </w:rPrChange>
          </w:rPr>
          <w:delText xml:space="preserve"> angiofe.txt</w:delText>
        </w:r>
      </w:del>
    </w:p>
    <w:p w14:paraId="1C6D5D2F" w14:textId="712E95E0" w:rsidR="007D6729" w:rsidRDefault="007D6729">
      <w:pPr>
        <w:rPr>
          <w:ins w:id="3538" w:author="Steven" w:date="2022-03-29T15:13:00Z"/>
        </w:rPr>
      </w:pPr>
    </w:p>
    <w:p w14:paraId="2338A29F" w14:textId="185A8974" w:rsidR="007D6729" w:rsidRDefault="007D6729">
      <w:pPr>
        <w:rPr>
          <w:ins w:id="3539" w:author="Steven" w:date="2022-03-29T15:13:00Z"/>
        </w:rPr>
      </w:pPr>
      <w:ins w:id="3540" w:author="Steven" w:date="2022-03-29T15:13:00Z">
        <w:r>
          <w:t>Alternatively, the plugin can be called after opening the FEBio terminal:</w:t>
        </w:r>
      </w:ins>
    </w:p>
    <w:p w14:paraId="6457E46E" w14:textId="52950FCD" w:rsidR="007D6729" w:rsidRPr="00BE5A55" w:rsidRDefault="007D6729" w:rsidP="00195D31">
      <w:pPr>
        <w:pStyle w:val="Code0"/>
        <w:rPr>
          <w:ins w:id="3541" w:author="Steven" w:date="2022-03-29T15:09:00Z"/>
          <w:szCs w:val="20"/>
          <w:rPrChange w:id="3542" w:author="Steven" w:date="2022-04-18T14:11:00Z">
            <w:rPr>
              <w:ins w:id="3543" w:author="Steven" w:date="2022-03-29T15:09:00Z"/>
            </w:rPr>
          </w:rPrChange>
        </w:rPr>
        <w:pPrChange w:id="3544" w:author="Steven" w:date="2022-04-18T14:06:00Z">
          <w:pPr/>
        </w:pPrChange>
      </w:pPr>
      <w:proofErr w:type="gramStart"/>
      <w:ins w:id="3545" w:author="Steven" w:date="2022-03-29T15:13:00Z">
        <w:r w:rsidRPr="00BE5A55">
          <w:rPr>
            <w:szCs w:val="20"/>
            <w:rPrChange w:id="3546" w:author="Steven" w:date="2022-04-18T14:11:00Z">
              <w:rPr/>
            </w:rPrChange>
          </w:rPr>
          <w:t>run</w:t>
        </w:r>
        <w:proofErr w:type="gramEnd"/>
        <w:r w:rsidRPr="00BE5A55">
          <w:rPr>
            <w:szCs w:val="20"/>
            <w:rPrChange w:id="3547" w:author="Steven" w:date="2022-04-18T14:11:00Z">
              <w:rPr/>
            </w:rPrChange>
          </w:rPr>
          <w:t xml:space="preserve"> –</w:t>
        </w:r>
        <w:proofErr w:type="spellStart"/>
        <w:r w:rsidRPr="00BE5A55">
          <w:rPr>
            <w:szCs w:val="20"/>
            <w:rPrChange w:id="3548" w:author="Steven" w:date="2022-04-18T14:11:00Z">
              <w:rPr/>
            </w:rPrChange>
          </w:rPr>
          <w:t>i</w:t>
        </w:r>
        <w:proofErr w:type="spellEnd"/>
        <w:r w:rsidRPr="00BE5A55">
          <w:rPr>
            <w:szCs w:val="20"/>
            <w:rPrChange w:id="3549" w:author="Steven" w:date="2022-04-18T14:11:00Z">
              <w:rPr/>
            </w:rPrChange>
          </w:rPr>
          <w:t xml:space="preserve"> </w:t>
        </w:r>
        <w:proofErr w:type="spellStart"/>
        <w:r w:rsidRPr="00BE5A55">
          <w:rPr>
            <w:szCs w:val="20"/>
            <w:rPrChange w:id="3550" w:author="Steven" w:date="2022-04-18T14:11:00Z">
              <w:rPr/>
            </w:rPrChange>
          </w:rPr>
          <w:t>input_file_name.feb</w:t>
        </w:r>
        <w:proofErr w:type="spellEnd"/>
        <w:r w:rsidRPr="00BE5A55">
          <w:rPr>
            <w:szCs w:val="20"/>
            <w:rPrChange w:id="3551" w:author="Steven" w:date="2022-04-18T14:11:00Z">
              <w:rPr/>
            </w:rPrChange>
          </w:rPr>
          <w:t xml:space="preserve"> –</w:t>
        </w:r>
        <w:proofErr w:type="spellStart"/>
        <w:r w:rsidRPr="00BE5A55">
          <w:rPr>
            <w:szCs w:val="20"/>
            <w:rPrChange w:id="3552" w:author="Steven" w:date="2022-04-18T14:11:00Z">
              <w:rPr/>
            </w:rPrChange>
          </w:rPr>
          <w:t>cnf</w:t>
        </w:r>
        <w:proofErr w:type="spellEnd"/>
        <w:r w:rsidRPr="00BE5A55">
          <w:rPr>
            <w:szCs w:val="20"/>
            <w:rPrChange w:id="3553" w:author="Steven" w:date="2022-04-18T14:11:00Z">
              <w:rPr/>
            </w:rPrChange>
          </w:rPr>
          <w:t xml:space="preserve"> febio.xml task=</w:t>
        </w:r>
        <w:proofErr w:type="spellStart"/>
        <w:r w:rsidRPr="00BE5A55">
          <w:rPr>
            <w:szCs w:val="20"/>
            <w:rPrChange w:id="3554" w:author="Steven" w:date="2022-04-18T14:11:00Z">
              <w:rPr/>
            </w:rPrChange>
          </w:rPr>
          <w:t>angio</w:t>
        </w:r>
      </w:ins>
      <w:proofErr w:type="spellEnd"/>
    </w:p>
    <w:p w14:paraId="331EBB4C" w14:textId="77777777" w:rsidR="00721371" w:rsidRDefault="00721371">
      <w:pPr>
        <w:rPr>
          <w:ins w:id="3555" w:author="Steven" w:date="2022-03-29T15:48:00Z"/>
        </w:rPr>
      </w:pPr>
    </w:p>
    <w:p w14:paraId="3B621327" w14:textId="77777777" w:rsidR="00721371" w:rsidRDefault="00721371">
      <w:pPr>
        <w:jc w:val="left"/>
        <w:rPr>
          <w:ins w:id="3556" w:author="Steven" w:date="2022-03-29T15:49:00Z"/>
          <w:rFonts w:cs="Arial"/>
          <w:b/>
          <w:bCs/>
          <w:kern w:val="32"/>
          <w:sz w:val="40"/>
          <w:szCs w:val="32"/>
        </w:rPr>
      </w:pPr>
      <w:ins w:id="3557" w:author="Steven" w:date="2022-03-29T15:49:00Z">
        <w:r>
          <w:br w:type="page"/>
        </w:r>
      </w:ins>
    </w:p>
    <w:p w14:paraId="0A085670" w14:textId="6B7A7D70" w:rsidR="00721371" w:rsidRDefault="00721371">
      <w:pPr>
        <w:pStyle w:val="Heading1"/>
        <w:rPr>
          <w:ins w:id="3558" w:author="Steven" w:date="2022-03-29T15:49:00Z"/>
        </w:rPr>
        <w:pPrChange w:id="3559" w:author="Steven" w:date="2022-03-29T15:48:00Z">
          <w:pPr/>
        </w:pPrChange>
      </w:pPr>
      <w:bookmarkStart w:id="3560" w:name="_Toc99726121"/>
      <w:ins w:id="3561" w:author="Steven" w:date="2022-03-29T15:48:00Z">
        <w:r>
          <w:lastRenderedPageBreak/>
          <w:t>Free</w:t>
        </w:r>
      </w:ins>
      <w:ins w:id="3562" w:author="Steven" w:date="2022-03-29T15:51:00Z">
        <w:r>
          <w:t xml:space="preserve"> </w:t>
        </w:r>
      </w:ins>
      <w:ins w:id="3563" w:author="Steven" w:date="2022-03-29T15:48:00Z">
        <w:r>
          <w:t>Format Input</w:t>
        </w:r>
      </w:ins>
      <w:bookmarkEnd w:id="3560"/>
    </w:p>
    <w:p w14:paraId="36BF0EA6" w14:textId="77777777" w:rsidR="00721371" w:rsidRDefault="00721371">
      <w:pPr>
        <w:rPr>
          <w:ins w:id="3564" w:author="Steven" w:date="2022-03-29T15:49:00Z"/>
        </w:rPr>
      </w:pPr>
    </w:p>
    <w:p w14:paraId="2615D59F" w14:textId="18BE6A9D" w:rsidR="00721371" w:rsidRDefault="00721371">
      <w:pPr>
        <w:rPr>
          <w:ins w:id="3565" w:author="Steven" w:date="2022-03-29T15:51:00Z"/>
        </w:rPr>
      </w:pPr>
      <w:ins w:id="3566" w:author="Steven" w:date="2022-03-29T15:49:00Z">
        <w:r>
          <w:t xml:space="preserve">This chapter describes the XML-based input format used by FEBio with AngioFE. </w:t>
        </w:r>
        <w:proofErr w:type="gramStart"/>
        <w:r>
          <w:t>This format follows standard XML conventions and can be viewed with any file viewer that supports XML files.</w:t>
        </w:r>
        <w:proofErr w:type="gramEnd"/>
        <w:r>
          <w:t xml:space="preserve"> The free format input file can also be edited with any text editor.</w:t>
        </w:r>
      </w:ins>
      <w:ins w:id="3567" w:author="Steven" w:date="2022-03-29T15:51:00Z">
        <w:r>
          <w:t xml:space="preserve"> Please see the FEBio user manual for more details.</w:t>
        </w:r>
      </w:ins>
    </w:p>
    <w:p w14:paraId="696B4BA7" w14:textId="77777777" w:rsidR="00721371" w:rsidRDefault="00721371">
      <w:pPr>
        <w:pStyle w:val="Heading2"/>
        <w:rPr>
          <w:ins w:id="3568" w:author="Steven" w:date="2022-03-29T15:51:00Z"/>
        </w:rPr>
        <w:pPrChange w:id="3569" w:author="Steven" w:date="2022-03-29T16:04:00Z">
          <w:pPr/>
        </w:pPrChange>
      </w:pPr>
      <w:bookmarkStart w:id="3570" w:name="_Toc99726122"/>
      <w:ins w:id="3571" w:author="Steven" w:date="2022-03-29T15:51:00Z">
        <w:r>
          <w:t>Free Format Overview</w:t>
        </w:r>
        <w:bookmarkEnd w:id="3570"/>
      </w:ins>
    </w:p>
    <w:p w14:paraId="1CB82DBC" w14:textId="77777777" w:rsidR="00721371" w:rsidRDefault="00721371">
      <w:pPr>
        <w:rPr>
          <w:ins w:id="3572" w:author="Steven" w:date="2022-03-29T15:53:00Z"/>
        </w:rPr>
      </w:pPr>
      <w:ins w:id="3573" w:author="Steven" w:date="2022-03-29T15:53:00Z">
        <w:r>
          <w:t>The different sections that support specification of policies, parameters, etc. in AngioFE are currently defined:</w:t>
        </w:r>
      </w:ins>
    </w:p>
    <w:p w14:paraId="6BFAAA5B" w14:textId="77777777" w:rsidR="00721371" w:rsidRDefault="00721371">
      <w:pPr>
        <w:rPr>
          <w:ins w:id="3574" w:author="Steven" w:date="2022-03-29T15:54:00Z"/>
        </w:rPr>
      </w:pPr>
    </w:p>
    <w:p w14:paraId="5B9C867F" w14:textId="77777777" w:rsidR="00721371" w:rsidRDefault="00721371">
      <w:pPr>
        <w:rPr>
          <w:ins w:id="3575" w:author="Steven" w:date="2022-03-29T15:54:00Z"/>
        </w:rPr>
      </w:pPr>
      <w:ins w:id="3576" w:author="Steven" w:date="2022-03-29T15:54:00Z">
        <w:r>
          <w:rPr>
            <w:b/>
          </w:rPr>
          <w:t xml:space="preserve">Module </w:t>
        </w:r>
        <w:r>
          <w:t>defines the physics module for solving the model.</w:t>
        </w:r>
      </w:ins>
    </w:p>
    <w:p w14:paraId="5AF3F0B0" w14:textId="77777777" w:rsidR="00721371" w:rsidRDefault="00721371">
      <w:pPr>
        <w:rPr>
          <w:ins w:id="3577" w:author="Steven" w:date="2022-03-29T15:54:00Z"/>
        </w:rPr>
      </w:pPr>
    </w:p>
    <w:p w14:paraId="6964B33E" w14:textId="77777777" w:rsidR="00721371" w:rsidRDefault="00721371">
      <w:pPr>
        <w:rPr>
          <w:ins w:id="3578" w:author="Steven" w:date="2022-03-29T15:55:00Z"/>
        </w:rPr>
      </w:pPr>
      <w:proofErr w:type="spellStart"/>
      <w:ins w:id="3579" w:author="Steven" w:date="2022-03-29T15:54:00Z">
        <w:r>
          <w:rPr>
            <w:b/>
          </w:rPr>
          <w:t>Globals</w:t>
        </w:r>
      </w:ins>
      <w:proofErr w:type="spellEnd"/>
      <w:ins w:id="3580" w:author="Steven" w:date="2022-03-29T15:55:00Z">
        <w:r>
          <w:t xml:space="preserve"> Defines the global variables in the model</w:t>
        </w:r>
      </w:ins>
    </w:p>
    <w:p w14:paraId="4A774EBE" w14:textId="77777777" w:rsidR="00721371" w:rsidRDefault="00721371">
      <w:pPr>
        <w:rPr>
          <w:ins w:id="3581" w:author="Steven" w:date="2022-03-29T15:55:00Z"/>
        </w:rPr>
      </w:pPr>
    </w:p>
    <w:p w14:paraId="16FBEFD7" w14:textId="5580FC49" w:rsidR="00BB56A6" w:rsidRDefault="00721371">
      <w:pPr>
        <w:rPr>
          <w:ins w:id="3582" w:author="Steven" w:date="2022-03-29T15:57:00Z"/>
        </w:rPr>
      </w:pPr>
      <w:ins w:id="3583" w:author="Steven" w:date="2022-03-29T15:55:00Z">
        <w:r>
          <w:rPr>
            <w:b/>
          </w:rPr>
          <w:t xml:space="preserve">Material </w:t>
        </w:r>
        <w:r>
          <w:t xml:space="preserve">Specifies the materials used in the problem and the material parameters. For AngioFE this section will include both the </w:t>
        </w:r>
      </w:ins>
      <w:ins w:id="3584" w:author="Steven" w:date="2022-03-29T15:56:00Z">
        <w:r>
          <w:t xml:space="preserve">description of the material model as well as most of the specification of vessel initialization, growth, behavior, </w:t>
        </w:r>
      </w:ins>
      <w:ins w:id="3585" w:author="Steven LaBelle" w:date="2018-08-21T11:48:00Z">
        <w:del w:id="3586" w:author="Steven" w:date="2022-03-29T15:09:00Z">
          <w:r w:rsidR="00343B64" w:rsidDel="009F342B">
            <w:br/>
          </w:r>
        </w:del>
      </w:ins>
      <w:ins w:id="3587" w:author="Steven" w:date="2022-03-29T15:56:00Z">
        <w:r>
          <w:t>and stresses.</w:t>
        </w:r>
      </w:ins>
    </w:p>
    <w:p w14:paraId="505B6C29" w14:textId="139EB4B0" w:rsidR="00721371" w:rsidRDefault="00721371">
      <w:pPr>
        <w:rPr>
          <w:ins w:id="3588" w:author="Steven" w:date="2022-03-29T15:57:00Z"/>
        </w:rPr>
      </w:pPr>
    </w:p>
    <w:p w14:paraId="4A868068" w14:textId="1787A5B4" w:rsidR="00721371" w:rsidRPr="00942B71" w:rsidRDefault="00721371">
      <w:ins w:id="3589" w:author="Steven" w:date="2022-03-29T15:57:00Z">
        <w:r>
          <w:rPr>
            <w:b/>
          </w:rPr>
          <w:t>Output</w:t>
        </w:r>
        <w:r>
          <w:t xml:space="preserve"> </w:t>
        </w:r>
      </w:ins>
      <w:ins w:id="3590" w:author="Steven" w:date="2022-03-29T15:58:00Z">
        <w:r>
          <w:t>Defines additional data that is to be stored including certain data associated with AngioFE.</w:t>
        </w:r>
      </w:ins>
    </w:p>
    <w:p w14:paraId="5CB33198" w14:textId="437B1713" w:rsidR="00721371" w:rsidRDefault="00721371">
      <w:pPr>
        <w:pStyle w:val="Heading2"/>
        <w:rPr>
          <w:ins w:id="3591" w:author="Steven" w:date="2022-03-29T15:59:00Z"/>
        </w:rPr>
      </w:pPr>
      <w:bookmarkStart w:id="3592" w:name="_Toc99726123"/>
      <w:ins w:id="3593" w:author="Steven" w:date="2022-03-29T15:59:00Z">
        <w:r>
          <w:t>Module Section</w:t>
        </w:r>
        <w:bookmarkEnd w:id="3592"/>
      </w:ins>
    </w:p>
    <w:p w14:paraId="2550D612" w14:textId="6BC28AC9" w:rsidR="00721371" w:rsidRDefault="00721371">
      <w:pPr>
        <w:rPr>
          <w:ins w:id="3594" w:author="Steven" w:date="2022-03-29T16:00:00Z"/>
        </w:rPr>
        <w:pPrChange w:id="3595" w:author="Steven" w:date="2022-03-29T15:59:00Z">
          <w:pPr>
            <w:pStyle w:val="Heading2"/>
          </w:pPr>
        </w:pPrChange>
      </w:pPr>
      <w:ins w:id="3596" w:author="Steven" w:date="2022-03-29T15:59:00Z">
        <w:r>
          <w:t xml:space="preserve">The module section defines the type of analysis to perform within FEBio. Currently, </w:t>
        </w:r>
      </w:ins>
      <w:ins w:id="3597" w:author="Steven" w:date="2022-03-29T16:00:00Z">
        <w:r>
          <w:t>AngioFE requires that the module be set to multiphasic:</w:t>
        </w:r>
      </w:ins>
    </w:p>
    <w:p w14:paraId="5652CFF7" w14:textId="7B11A8A4" w:rsidR="00721371" w:rsidRPr="00BE5A55" w:rsidRDefault="00721371" w:rsidP="00195D31">
      <w:pPr>
        <w:pStyle w:val="Code0"/>
        <w:rPr>
          <w:ins w:id="3598" w:author="Steven" w:date="2022-03-29T15:59:00Z"/>
          <w:szCs w:val="20"/>
          <w:rPrChange w:id="3599" w:author="Steven" w:date="2022-04-18T14:11:00Z">
            <w:rPr>
              <w:ins w:id="3600" w:author="Steven" w:date="2022-03-29T15:59:00Z"/>
            </w:rPr>
          </w:rPrChange>
        </w:rPr>
        <w:pPrChange w:id="3601" w:author="Steven" w:date="2022-04-18T14:06:00Z">
          <w:pPr>
            <w:pStyle w:val="Heading2"/>
          </w:pPr>
        </w:pPrChange>
      </w:pPr>
      <w:ins w:id="3602" w:author="Steven" w:date="2022-03-29T16:00:00Z">
        <w:r w:rsidRPr="00BE5A55">
          <w:rPr>
            <w:szCs w:val="20"/>
            <w:rPrChange w:id="3603" w:author="Steven" w:date="2022-04-18T14:11:00Z">
              <w:rPr/>
            </w:rPrChange>
          </w:rPr>
          <w:t>&lt;Module type=”Multiphasic”/&gt;</w:t>
        </w:r>
      </w:ins>
    </w:p>
    <w:p w14:paraId="4AE31638" w14:textId="38E7C198" w:rsidR="00733CC8" w:rsidRDefault="00733CC8">
      <w:pPr>
        <w:pStyle w:val="Heading2"/>
        <w:rPr>
          <w:ins w:id="3604" w:author="Steven" w:date="2022-03-29T16:01:00Z"/>
        </w:rPr>
      </w:pPr>
      <w:bookmarkStart w:id="3605" w:name="_Toc99726124"/>
      <w:proofErr w:type="spellStart"/>
      <w:ins w:id="3606" w:author="Steven" w:date="2022-03-29T16:00:00Z">
        <w:r>
          <w:t>Globals</w:t>
        </w:r>
        <w:proofErr w:type="spellEnd"/>
        <w:r>
          <w:t xml:space="preserve"> Section</w:t>
        </w:r>
      </w:ins>
      <w:bookmarkEnd w:id="3605"/>
    </w:p>
    <w:p w14:paraId="713092FD" w14:textId="55405E95" w:rsidR="00733CC8" w:rsidRDefault="00733CC8">
      <w:pPr>
        <w:rPr>
          <w:ins w:id="3607" w:author="Steven" w:date="2022-03-29T16:03:00Z"/>
        </w:rPr>
        <w:pPrChange w:id="3608" w:author="Steven" w:date="2022-03-29T16:01:00Z">
          <w:pPr>
            <w:pStyle w:val="Heading2"/>
          </w:pPr>
        </w:pPrChange>
      </w:pPr>
      <w:ins w:id="3609" w:author="Steven" w:date="2022-03-29T16:02:00Z">
        <w:r>
          <w:t xml:space="preserve">The </w:t>
        </w:r>
        <w:proofErr w:type="spellStart"/>
        <w:r>
          <w:t>Globals</w:t>
        </w:r>
        <w:proofErr w:type="spellEnd"/>
        <w:r>
          <w:t xml:space="preserve"> section is used to define global variables used by both FEBio as well as those used by AngioFE. In addition to the constants required by the </w:t>
        </w:r>
      </w:ins>
      <w:ins w:id="3610" w:author="Steven" w:date="2022-04-18T11:39:00Z">
        <w:r w:rsidR="0019485C">
          <w:t>m</w:t>
        </w:r>
      </w:ins>
      <w:ins w:id="3611" w:author="Steven" w:date="2022-03-29T16:02:00Z">
        <w:r>
          <w:t xml:space="preserve">ultiphasic </w:t>
        </w:r>
      </w:ins>
      <w:ins w:id="3612" w:author="Steven" w:date="2022-03-29T16:03:00Z">
        <w:r w:rsidR="006902C1">
          <w:t>module</w:t>
        </w:r>
      </w:ins>
      <w:ins w:id="3613" w:author="Steven" w:date="2022-04-18T11:39:00Z">
        <w:r w:rsidR="0019485C">
          <w:t>,</w:t>
        </w:r>
      </w:ins>
      <w:ins w:id="3614" w:author="Steven" w:date="2022-03-29T16:03:00Z">
        <w:r w:rsidR="006902C1">
          <w:t xml:space="preserve"> there are a few </w:t>
        </w:r>
        <w:proofErr w:type="gramStart"/>
        <w:r w:rsidR="006902C1">
          <w:t>parameters which</w:t>
        </w:r>
        <w:proofErr w:type="gramEnd"/>
        <w:r w:rsidR="006902C1">
          <w:t xml:space="preserve"> are specific to AngioFE. These parameters have default values </w:t>
        </w:r>
      </w:ins>
      <w:ins w:id="3615" w:author="Steven" w:date="2022-04-18T11:38:00Z">
        <w:r w:rsidR="00C27C05">
          <w:t xml:space="preserve">that </w:t>
        </w:r>
      </w:ins>
      <w:ins w:id="3616" w:author="Steven" w:date="2022-03-29T16:03:00Z">
        <w:r w:rsidR="006902C1">
          <w:t>can be modified by the user as needed.</w:t>
        </w:r>
      </w:ins>
    </w:p>
    <w:p w14:paraId="65E8CDC1" w14:textId="6779C7D5" w:rsidR="006902C1" w:rsidRDefault="006902C1">
      <w:pPr>
        <w:rPr>
          <w:ins w:id="3617" w:author="Steven" w:date="2022-03-29T16:13:00Z"/>
        </w:rPr>
        <w:pPrChange w:id="3618" w:author="Steven" w:date="2022-03-29T16:01:00Z">
          <w:pPr>
            <w:pStyle w:val="Heading2"/>
          </w:pPr>
        </w:pPrChange>
      </w:pPr>
    </w:p>
    <w:p w14:paraId="45F42247" w14:textId="018A06E7" w:rsidR="006902C1" w:rsidRDefault="006902C1">
      <w:pPr>
        <w:pStyle w:val="Heading3"/>
        <w:rPr>
          <w:ins w:id="3619" w:author="Steven" w:date="2022-03-29T16:14:00Z"/>
        </w:rPr>
        <w:pPrChange w:id="3620" w:author="Steven" w:date="2022-03-29T16:14:00Z">
          <w:pPr>
            <w:pStyle w:val="Heading2"/>
          </w:pPr>
        </w:pPrChange>
      </w:pPr>
      <w:bookmarkStart w:id="3621" w:name="_Toc99726125"/>
      <w:ins w:id="3622" w:author="Steven" w:date="2022-03-29T16:14:00Z">
        <w:r>
          <w:t>Constants</w:t>
        </w:r>
        <w:bookmarkEnd w:id="3621"/>
      </w:ins>
    </w:p>
    <w:p w14:paraId="27378D68" w14:textId="6D720776" w:rsidR="006902C1" w:rsidRDefault="006902C1">
      <w:pPr>
        <w:rPr>
          <w:ins w:id="3623" w:author="Steven" w:date="2022-03-29T16:16:00Z"/>
        </w:rPr>
        <w:pPrChange w:id="3624" w:author="Steven" w:date="2022-03-29T16:14:00Z">
          <w:pPr>
            <w:pStyle w:val="Heading2"/>
          </w:pPr>
        </w:pPrChange>
      </w:pPr>
      <w:ins w:id="3625" w:author="Steven" w:date="2022-03-29T16:14:00Z">
        <w:r>
          <w:t xml:space="preserve">In addition to the Global constants defined within FEBio, AngioFE has some unique constants. </w:t>
        </w:r>
      </w:ins>
    </w:p>
    <w:p w14:paraId="32BC5BF8" w14:textId="1D648100" w:rsidR="006902C1" w:rsidRDefault="00B90736">
      <w:pPr>
        <w:pStyle w:val="Heading4"/>
        <w:rPr>
          <w:ins w:id="3626" w:author="Steven" w:date="2022-03-29T16:16:00Z"/>
        </w:rPr>
        <w:pPrChange w:id="3627" w:author="Steven" w:date="2022-03-29T16:16:00Z">
          <w:pPr>
            <w:pStyle w:val="Heading2"/>
          </w:pPr>
        </w:pPrChange>
      </w:pPr>
      <w:bookmarkStart w:id="3628" w:name="_Toc99726126"/>
      <w:ins w:id="3629" w:author="Steven" w:date="2022-03-29T16:18:00Z">
        <w:r>
          <w:t xml:space="preserve">Random </w:t>
        </w:r>
      </w:ins>
      <w:ins w:id="3630" w:author="Steven" w:date="2022-03-29T16:16:00Z">
        <w:r w:rsidR="006902C1">
          <w:t>Seed</w:t>
        </w:r>
        <w:bookmarkEnd w:id="3628"/>
      </w:ins>
    </w:p>
    <w:p w14:paraId="7F210C8F" w14:textId="77777777" w:rsidR="006902C1" w:rsidRDefault="006902C1" w:rsidP="006902C1">
      <w:pPr>
        <w:rPr>
          <w:ins w:id="3631" w:author="Steven" w:date="2022-03-29T16:16:00Z"/>
        </w:rPr>
      </w:pPr>
      <w:ins w:id="3632" w:author="Steven" w:date="2022-03-29T16:16:00Z">
        <w:r>
          <w:t xml:space="preserve">The seed is the seed for the random engine. This ensures that the same input file will generate consistent results when rerun across different machines. If this parameter is changed, the vascular network will change even if all other parameters remain the same. This parameter is an integer. </w:t>
        </w:r>
      </w:ins>
    </w:p>
    <w:p w14:paraId="3FB6B4E5" w14:textId="77777777" w:rsidR="006902C1" w:rsidRPr="00BE5A55" w:rsidRDefault="006902C1" w:rsidP="00195D31">
      <w:pPr>
        <w:pStyle w:val="Code0"/>
        <w:rPr>
          <w:ins w:id="3633" w:author="Steven" w:date="2022-03-29T16:16:00Z"/>
          <w:szCs w:val="20"/>
          <w:rPrChange w:id="3634" w:author="Steven" w:date="2022-04-18T14:11:00Z">
            <w:rPr>
              <w:ins w:id="3635" w:author="Steven" w:date="2022-03-29T16:16:00Z"/>
            </w:rPr>
          </w:rPrChange>
        </w:rPr>
        <w:pPrChange w:id="3636" w:author="Steven" w:date="2022-04-18T14:06:00Z">
          <w:pPr>
            <w:shd w:val="clear" w:color="auto" w:fill="FFFFFF"/>
            <w:jc w:val="left"/>
          </w:pPr>
        </w:pPrChange>
      </w:pPr>
      <w:ins w:id="3637" w:author="Steven" w:date="2022-03-29T16:16:00Z">
        <w:r w:rsidRPr="00BE5A55">
          <w:rPr>
            <w:szCs w:val="20"/>
            <w:rPrChange w:id="3638" w:author="Steven" w:date="2022-04-18T14:11:00Z">
              <w:rPr/>
            </w:rPrChange>
          </w:rPr>
          <w:lastRenderedPageBreak/>
          <w:t>&lt;</w:t>
        </w:r>
        <w:proofErr w:type="gramStart"/>
        <w:r w:rsidRPr="00BE5A55">
          <w:rPr>
            <w:szCs w:val="20"/>
            <w:rPrChange w:id="3639" w:author="Steven" w:date="2022-04-18T14:11:00Z">
              <w:rPr/>
            </w:rPrChange>
          </w:rPr>
          <w:t>seed&gt;</w:t>
        </w:r>
        <w:proofErr w:type="gramEnd"/>
        <w:r w:rsidRPr="00BE5A55">
          <w:rPr>
            <w:bCs/>
            <w:szCs w:val="20"/>
            <w:rPrChange w:id="3640" w:author="Steven" w:date="2022-04-18T14:11:00Z">
              <w:rPr>
                <w:bCs/>
                <w:color w:val="000000"/>
              </w:rPr>
            </w:rPrChange>
          </w:rPr>
          <w:t>1393430476</w:t>
        </w:r>
        <w:r w:rsidRPr="00BE5A55">
          <w:rPr>
            <w:szCs w:val="20"/>
            <w:rPrChange w:id="3641" w:author="Steven" w:date="2022-04-18T14:11:00Z">
              <w:rPr/>
            </w:rPrChange>
          </w:rPr>
          <w:t>&lt;/seed&gt;</w:t>
        </w:r>
      </w:ins>
    </w:p>
    <w:p w14:paraId="5F4690E7" w14:textId="7206A617" w:rsidR="006902C1" w:rsidRDefault="006902C1">
      <w:pPr>
        <w:pStyle w:val="Heading4"/>
        <w:rPr>
          <w:ins w:id="3642" w:author="Steven" w:date="2022-03-29T16:16:00Z"/>
        </w:rPr>
        <w:pPrChange w:id="3643" w:author="Steven" w:date="2022-03-29T16:16:00Z">
          <w:pPr>
            <w:pStyle w:val="Heading2"/>
          </w:pPr>
        </w:pPrChange>
      </w:pPr>
      <w:bookmarkStart w:id="3644" w:name="_Toc99726127"/>
      <w:ins w:id="3645" w:author="Steven" w:date="2022-03-29T16:16:00Z">
        <w:r>
          <w:t>Toggle IO</w:t>
        </w:r>
        <w:bookmarkEnd w:id="3644"/>
      </w:ins>
    </w:p>
    <w:p w14:paraId="3131D459" w14:textId="77777777" w:rsidR="006902C1" w:rsidRDefault="006902C1" w:rsidP="006902C1">
      <w:pPr>
        <w:rPr>
          <w:ins w:id="3646" w:author="Steven" w:date="2022-03-29T16:16:00Z"/>
        </w:rPr>
      </w:pPr>
      <w:ins w:id="3647" w:author="Steven" w:date="2022-03-29T16:16:00Z">
        <w:r>
          <w:t>This optional parameter disables all of the custom files that are created by this plugin. Set this parameter to a nonzero value. If this parameter is not specified all of the files will be created.</w:t>
        </w:r>
      </w:ins>
    </w:p>
    <w:p w14:paraId="68581BD3" w14:textId="77777777" w:rsidR="006902C1" w:rsidRPr="00BE5A55" w:rsidRDefault="006902C1" w:rsidP="00195D31">
      <w:pPr>
        <w:pStyle w:val="Code0"/>
        <w:rPr>
          <w:ins w:id="3648" w:author="Steven" w:date="2022-03-29T16:16:00Z"/>
          <w:szCs w:val="20"/>
          <w:lang w:val="es-MX"/>
          <w:rPrChange w:id="3649" w:author="Steven" w:date="2022-04-18T14:11:00Z">
            <w:rPr>
              <w:ins w:id="3650" w:author="Steven" w:date="2022-03-29T16:16:00Z"/>
              <w:lang w:val="es-MX"/>
            </w:rPr>
          </w:rPrChange>
        </w:rPr>
        <w:pPrChange w:id="3651" w:author="Steven" w:date="2022-04-18T14:06:00Z">
          <w:pPr>
            <w:shd w:val="clear" w:color="auto" w:fill="FFFFFF"/>
            <w:jc w:val="left"/>
          </w:pPr>
        </w:pPrChange>
      </w:pPr>
      <w:ins w:id="3652" w:author="Steven" w:date="2022-03-29T16:16:00Z">
        <w:r w:rsidRPr="00BE5A55">
          <w:rPr>
            <w:szCs w:val="20"/>
            <w:lang w:val="es-MX"/>
            <w:rPrChange w:id="3653" w:author="Steven" w:date="2022-04-18T14:11:00Z">
              <w:rPr>
                <w:lang w:val="es-MX"/>
              </w:rPr>
            </w:rPrChange>
          </w:rPr>
          <w:t>&lt;</w:t>
        </w:r>
        <w:proofErr w:type="spellStart"/>
        <w:r w:rsidRPr="00BE5A55">
          <w:rPr>
            <w:szCs w:val="20"/>
            <w:lang w:val="es-MX"/>
            <w:rPrChange w:id="3654" w:author="Steven" w:date="2022-04-18T14:11:00Z">
              <w:rPr>
                <w:lang w:val="es-MX"/>
              </w:rPr>
            </w:rPrChange>
          </w:rPr>
          <w:t>no_io</w:t>
        </w:r>
        <w:proofErr w:type="spellEnd"/>
        <w:r w:rsidRPr="00BE5A55">
          <w:rPr>
            <w:szCs w:val="20"/>
            <w:lang w:val="es-MX"/>
            <w:rPrChange w:id="3655" w:author="Steven" w:date="2022-04-18T14:11:00Z">
              <w:rPr>
                <w:lang w:val="es-MX"/>
              </w:rPr>
            </w:rPrChange>
          </w:rPr>
          <w:t>&gt;</w:t>
        </w:r>
        <w:r w:rsidRPr="00BE5A55">
          <w:rPr>
            <w:bCs/>
            <w:color w:val="000000"/>
            <w:szCs w:val="20"/>
            <w:lang w:val="es-MX"/>
            <w:rPrChange w:id="3656" w:author="Steven" w:date="2022-04-18T14:11:00Z">
              <w:rPr>
                <w:bCs/>
                <w:color w:val="000000"/>
                <w:lang w:val="es-MX"/>
              </w:rPr>
            </w:rPrChange>
          </w:rPr>
          <w:t>1</w:t>
        </w:r>
        <w:r w:rsidRPr="00BE5A55">
          <w:rPr>
            <w:szCs w:val="20"/>
            <w:lang w:val="es-MX"/>
            <w:rPrChange w:id="3657" w:author="Steven" w:date="2022-04-18T14:11:00Z">
              <w:rPr>
                <w:lang w:val="es-MX"/>
              </w:rPr>
            </w:rPrChange>
          </w:rPr>
          <w:t>&lt;/</w:t>
        </w:r>
        <w:proofErr w:type="spellStart"/>
        <w:r w:rsidRPr="00BE5A55">
          <w:rPr>
            <w:szCs w:val="20"/>
            <w:lang w:val="es-MX"/>
            <w:rPrChange w:id="3658" w:author="Steven" w:date="2022-04-18T14:11:00Z">
              <w:rPr>
                <w:lang w:val="es-MX"/>
              </w:rPr>
            </w:rPrChange>
          </w:rPr>
          <w:t>no_io</w:t>
        </w:r>
        <w:proofErr w:type="spellEnd"/>
        <w:r w:rsidRPr="00BE5A55">
          <w:rPr>
            <w:szCs w:val="20"/>
            <w:lang w:val="es-MX"/>
            <w:rPrChange w:id="3659" w:author="Steven" w:date="2022-04-18T14:11:00Z">
              <w:rPr>
                <w:lang w:val="es-MX"/>
              </w:rPr>
            </w:rPrChange>
          </w:rPr>
          <w:t>&gt;</w:t>
        </w:r>
      </w:ins>
    </w:p>
    <w:p w14:paraId="17305475" w14:textId="7529670F" w:rsidR="006902C1" w:rsidRDefault="006902C1">
      <w:pPr>
        <w:pStyle w:val="Heading4"/>
        <w:rPr>
          <w:ins w:id="3660" w:author="Steven" w:date="2022-03-29T16:16:00Z"/>
        </w:rPr>
        <w:pPrChange w:id="3661" w:author="Steven" w:date="2022-03-29T16:16:00Z">
          <w:pPr>
            <w:pStyle w:val="Heading2"/>
          </w:pPr>
        </w:pPrChange>
      </w:pPr>
      <w:bookmarkStart w:id="3662" w:name="_Toc99726128"/>
      <w:ins w:id="3663" w:author="Steven" w:date="2022-03-29T16:16:00Z">
        <w:r>
          <w:t>Min Scale Factor</w:t>
        </w:r>
        <w:bookmarkEnd w:id="3662"/>
      </w:ins>
    </w:p>
    <w:p w14:paraId="3424C813" w14:textId="2F38607F" w:rsidR="006902C1" w:rsidRPr="001079E9" w:rsidRDefault="006902C1" w:rsidP="006902C1">
      <w:pPr>
        <w:rPr>
          <w:ins w:id="3664" w:author="Steven" w:date="2022-03-29T16:16:00Z"/>
        </w:rPr>
      </w:pPr>
      <w:ins w:id="3665" w:author="Steven" w:date="2022-03-29T16:16:00Z">
        <w:r>
          <w:rPr>
            <w:noProof/>
          </w:rPr>
          <w:drawing>
            <wp:anchor distT="0" distB="0" distL="114300" distR="114300" simplePos="0" relativeHeight="251660288" behindDoc="0" locked="0" layoutInCell="1" allowOverlap="1" wp14:anchorId="5E6122D7" wp14:editId="4F827F46">
              <wp:simplePos x="0" y="0"/>
              <wp:positionH relativeFrom="margin">
                <wp:align>right</wp:align>
              </wp:positionH>
              <wp:positionV relativeFrom="paragraph">
                <wp:posOffset>11430</wp:posOffset>
              </wp:positionV>
              <wp:extent cx="1514475" cy="15113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1511300"/>
                      </a:xfrm>
                      <a:prstGeom prst="rect">
                        <a:avLst/>
                      </a:prstGeom>
                      <a:noFill/>
                    </pic:spPr>
                  </pic:pic>
                </a:graphicData>
              </a:graphic>
            </wp:anchor>
          </w:drawing>
        </w:r>
        <w:r>
          <w:t>The min scale factor is used by the ray-tracing algorithm during segment growth. This factor affects how vessels behave when they encounter element faces. Generally, low values (e.g., &lt; 0.</w:t>
        </w:r>
      </w:ins>
      <w:ins w:id="3666" w:author="Steven" w:date="2022-04-18T13:51:00Z">
        <w:r w:rsidR="00A81473">
          <w:t>0</w:t>
        </w:r>
      </w:ins>
      <w:ins w:id="3667" w:author="Steven" w:date="2022-03-29T16:16:00Z">
        <w:r>
          <w:t xml:space="preserve">1) are used.  If the scale factor is too </w:t>
        </w:r>
        <w:proofErr w:type="gramStart"/>
        <w:r>
          <w:t>high</w:t>
        </w:r>
        <w:proofErr w:type="gramEnd"/>
        <w:r>
          <w:t xml:space="preserve"> the vessel will become trapped in an element face rather than cross into a neighboring element (right). </w:t>
        </w:r>
      </w:ins>
    </w:p>
    <w:p w14:paraId="11654425" w14:textId="27253ECF" w:rsidR="006902C1" w:rsidRPr="00BE5A55" w:rsidRDefault="006902C1" w:rsidP="00195D31">
      <w:pPr>
        <w:pStyle w:val="Code0"/>
        <w:rPr>
          <w:ins w:id="3668" w:author="Steven" w:date="2022-03-29T16:16:00Z"/>
          <w:szCs w:val="20"/>
          <w:rPrChange w:id="3669" w:author="Steven" w:date="2022-04-18T14:11:00Z">
            <w:rPr>
              <w:ins w:id="3670" w:author="Steven" w:date="2022-03-29T16:16:00Z"/>
            </w:rPr>
          </w:rPrChange>
        </w:rPr>
        <w:pPrChange w:id="3671" w:author="Steven" w:date="2022-04-18T14:06:00Z">
          <w:pPr>
            <w:shd w:val="clear" w:color="auto" w:fill="FFFFFF"/>
            <w:jc w:val="left"/>
          </w:pPr>
        </w:pPrChange>
      </w:pPr>
      <w:ins w:id="3672" w:author="Steven" w:date="2022-03-29T16:16:00Z">
        <w:r w:rsidRPr="00BE5A55">
          <w:rPr>
            <w:szCs w:val="20"/>
            <w:rPrChange w:id="3673" w:author="Steven" w:date="2022-04-18T14:11:00Z">
              <w:rPr/>
            </w:rPrChange>
          </w:rPr>
          <w:t>&lt;</w:t>
        </w:r>
        <w:proofErr w:type="spellStart"/>
        <w:r w:rsidRPr="00BE5A55">
          <w:rPr>
            <w:szCs w:val="20"/>
            <w:rPrChange w:id="3674" w:author="Steven" w:date="2022-04-18T14:11:00Z">
              <w:rPr/>
            </w:rPrChange>
          </w:rPr>
          <w:t>min_scale_factor</w:t>
        </w:r>
        <w:proofErr w:type="spellEnd"/>
        <w:r w:rsidRPr="00BE5A55">
          <w:rPr>
            <w:szCs w:val="20"/>
            <w:rPrChange w:id="3675" w:author="Steven" w:date="2022-04-18T14:11:00Z">
              <w:rPr/>
            </w:rPrChange>
          </w:rPr>
          <w:t>&gt;</w:t>
        </w:r>
        <w:r w:rsidRPr="00BE5A55">
          <w:rPr>
            <w:bCs/>
            <w:color w:val="000000"/>
            <w:szCs w:val="20"/>
            <w:rPrChange w:id="3676" w:author="Steven" w:date="2022-04-18T14:11:00Z">
              <w:rPr>
                <w:bCs/>
                <w:color w:val="000000"/>
              </w:rPr>
            </w:rPrChange>
          </w:rPr>
          <w:t>0.</w:t>
        </w:r>
      </w:ins>
      <w:ins w:id="3677" w:author="Steven" w:date="2022-04-18T13:51:00Z">
        <w:r w:rsidR="00A81473" w:rsidRPr="00BE5A55">
          <w:rPr>
            <w:bCs/>
            <w:color w:val="000000"/>
            <w:szCs w:val="20"/>
            <w:rPrChange w:id="3678" w:author="Steven" w:date="2022-04-18T14:11:00Z">
              <w:rPr>
                <w:bCs/>
                <w:color w:val="000000"/>
              </w:rPr>
            </w:rPrChange>
          </w:rPr>
          <w:t>0</w:t>
        </w:r>
      </w:ins>
      <w:ins w:id="3679" w:author="Steven" w:date="2022-03-29T16:16:00Z">
        <w:r w:rsidRPr="00BE5A55">
          <w:rPr>
            <w:bCs/>
            <w:color w:val="000000"/>
            <w:szCs w:val="20"/>
            <w:rPrChange w:id="3680" w:author="Steven" w:date="2022-04-18T14:11:00Z">
              <w:rPr>
                <w:bCs/>
                <w:color w:val="000000"/>
              </w:rPr>
            </w:rPrChange>
          </w:rPr>
          <w:t>1</w:t>
        </w:r>
        <w:r w:rsidRPr="00BE5A55">
          <w:rPr>
            <w:szCs w:val="20"/>
            <w:rPrChange w:id="3681" w:author="Steven" w:date="2022-04-18T14:11:00Z">
              <w:rPr/>
            </w:rPrChange>
          </w:rPr>
          <w:t>&lt;/</w:t>
        </w:r>
        <w:proofErr w:type="spellStart"/>
        <w:r w:rsidRPr="00BE5A55">
          <w:rPr>
            <w:szCs w:val="20"/>
            <w:rPrChange w:id="3682" w:author="Steven" w:date="2022-04-18T14:11:00Z">
              <w:rPr/>
            </w:rPrChange>
          </w:rPr>
          <w:t>min_scale_factor</w:t>
        </w:r>
        <w:proofErr w:type="spellEnd"/>
        <w:r w:rsidRPr="00BE5A55">
          <w:rPr>
            <w:szCs w:val="20"/>
            <w:rPrChange w:id="3683" w:author="Steven" w:date="2022-04-18T14:11:00Z">
              <w:rPr/>
            </w:rPrChange>
          </w:rPr>
          <w:t>&gt;</w:t>
        </w:r>
      </w:ins>
    </w:p>
    <w:p w14:paraId="74F3E967" w14:textId="557ACC40" w:rsidR="006902C1" w:rsidRDefault="006902C1">
      <w:pPr>
        <w:pStyle w:val="Heading4"/>
        <w:rPr>
          <w:ins w:id="3684" w:author="Steven" w:date="2022-03-29T16:16:00Z"/>
        </w:rPr>
        <w:pPrChange w:id="3685" w:author="Steven" w:date="2022-03-29T16:16:00Z">
          <w:pPr>
            <w:pStyle w:val="Heading2"/>
          </w:pPr>
        </w:pPrChange>
      </w:pPr>
      <w:bookmarkStart w:id="3686" w:name="_Toc99726129"/>
      <w:ins w:id="3687" w:author="Steven" w:date="2022-03-29T16:16:00Z">
        <w:r>
          <w:t>Bounds Tolerance</w:t>
        </w:r>
        <w:bookmarkEnd w:id="3686"/>
      </w:ins>
    </w:p>
    <w:p w14:paraId="4C4DFA78" w14:textId="77777777" w:rsidR="006902C1" w:rsidRDefault="006902C1" w:rsidP="006902C1">
      <w:pPr>
        <w:rPr>
          <w:ins w:id="3688" w:author="Steven" w:date="2022-03-29T16:16:00Z"/>
        </w:rPr>
      </w:pPr>
      <w:ins w:id="3689" w:author="Steven" w:date="2022-03-29T16:16:00Z">
        <w:r>
          <w:t xml:space="preserve">The bounds tolerance is another value used by the ray-tracing algorithm. This value is used in cases such as when a vessel grows across a vertex where it is ambiguous which adjacent </w:t>
        </w:r>
        <w:proofErr w:type="spellStart"/>
        <w:r>
          <w:t>elemtn</w:t>
        </w:r>
        <w:proofErr w:type="spellEnd"/>
        <w:r>
          <w:t xml:space="preserve"> the segment should grow into. Setting this value too low will result in vessels becoming stuck along element boundaries. If this value is too loose, segments may grow into incorrect elements. Values between 1e-3 and 1e-1 are generally ok. The default value is 1e-2. This can be overridden in the control section</w:t>
        </w:r>
      </w:ins>
    </w:p>
    <w:p w14:paraId="246057B9" w14:textId="20EB1619" w:rsidR="006902C1" w:rsidRPr="00BE5A55" w:rsidRDefault="006902C1" w:rsidP="00195D31">
      <w:pPr>
        <w:pStyle w:val="Code0"/>
        <w:rPr>
          <w:ins w:id="3690" w:author="Steven" w:date="2022-03-29T16:16:00Z"/>
          <w:szCs w:val="20"/>
          <w:rPrChange w:id="3691" w:author="Steven" w:date="2022-04-18T14:11:00Z">
            <w:rPr>
              <w:ins w:id="3692" w:author="Steven" w:date="2022-03-29T16:16:00Z"/>
              <w:rFonts w:ascii="Courier New" w:hAnsi="Courier New" w:cs="Courier New"/>
              <w:color w:val="0000FF"/>
              <w:sz w:val="20"/>
              <w:szCs w:val="20"/>
            </w:rPr>
          </w:rPrChange>
        </w:rPr>
        <w:pPrChange w:id="3693" w:author="Steven" w:date="2022-04-18T14:06:00Z">
          <w:pPr>
            <w:shd w:val="clear" w:color="auto" w:fill="FFFFFF"/>
            <w:jc w:val="left"/>
          </w:pPr>
        </w:pPrChange>
      </w:pPr>
      <w:ins w:id="3694" w:author="Steven" w:date="2022-03-29T16:16:00Z">
        <w:r w:rsidRPr="00BE5A55">
          <w:rPr>
            <w:szCs w:val="20"/>
            <w:rPrChange w:id="3695" w:author="Steven" w:date="2022-04-18T14:11:00Z">
              <w:rPr/>
            </w:rPrChange>
          </w:rPr>
          <w:t>&lt;</w:t>
        </w:r>
        <w:proofErr w:type="spellStart"/>
        <w:r w:rsidRPr="00BE5A55">
          <w:rPr>
            <w:szCs w:val="20"/>
            <w:rPrChange w:id="3696" w:author="Steven" w:date="2022-04-18T14:11:00Z">
              <w:rPr/>
            </w:rPrChange>
          </w:rPr>
          <w:t>bounds_tolerance</w:t>
        </w:r>
        <w:proofErr w:type="spellEnd"/>
        <w:r w:rsidRPr="00BE5A55">
          <w:rPr>
            <w:szCs w:val="20"/>
            <w:rPrChange w:id="3697" w:author="Steven" w:date="2022-04-18T14:11:00Z">
              <w:rPr/>
            </w:rPrChange>
          </w:rPr>
          <w:t>&gt;</w:t>
        </w:r>
        <w:r w:rsidRPr="00BE5A55">
          <w:rPr>
            <w:bCs/>
            <w:color w:val="000000"/>
            <w:szCs w:val="20"/>
            <w:rPrChange w:id="3698" w:author="Steven" w:date="2022-04-18T14:11:00Z">
              <w:rPr>
                <w:bCs/>
                <w:color w:val="000000"/>
              </w:rPr>
            </w:rPrChange>
          </w:rPr>
          <w:t>1e-2</w:t>
        </w:r>
        <w:r w:rsidRPr="00BE5A55">
          <w:rPr>
            <w:szCs w:val="20"/>
            <w:rPrChange w:id="3699" w:author="Steven" w:date="2022-04-18T14:11:00Z">
              <w:rPr/>
            </w:rPrChange>
          </w:rPr>
          <w:t>&lt;/</w:t>
        </w:r>
        <w:proofErr w:type="spellStart"/>
        <w:r w:rsidRPr="00BE5A55">
          <w:rPr>
            <w:szCs w:val="20"/>
            <w:rPrChange w:id="3700" w:author="Steven" w:date="2022-04-18T14:11:00Z">
              <w:rPr/>
            </w:rPrChange>
          </w:rPr>
          <w:t>bounds_tolerance</w:t>
        </w:r>
        <w:proofErr w:type="spellEnd"/>
        <w:r w:rsidRPr="00BE5A55">
          <w:rPr>
            <w:szCs w:val="20"/>
            <w:rPrChange w:id="3701" w:author="Steven" w:date="2022-04-18T14:11:00Z">
              <w:rPr/>
            </w:rPrChange>
          </w:rPr>
          <w:t>&gt;</w:t>
        </w:r>
      </w:ins>
    </w:p>
    <w:p w14:paraId="1F122223" w14:textId="2DA78626" w:rsidR="006902C1" w:rsidRDefault="006902C1">
      <w:pPr>
        <w:pStyle w:val="Heading4"/>
        <w:rPr>
          <w:ins w:id="3702" w:author="Steven" w:date="2022-03-29T16:16:00Z"/>
        </w:rPr>
        <w:pPrChange w:id="3703" w:author="Steven" w:date="2022-03-29T16:16:00Z">
          <w:pPr>
            <w:pStyle w:val="Heading2"/>
          </w:pPr>
        </w:pPrChange>
      </w:pPr>
      <w:bookmarkStart w:id="3704" w:name="_Toc99726130"/>
      <w:ins w:id="3705" w:author="Steven" w:date="2022-03-29T16:16:00Z">
        <w:r>
          <w:t>Min and Max Angio DT</w:t>
        </w:r>
        <w:bookmarkEnd w:id="3704"/>
      </w:ins>
    </w:p>
    <w:p w14:paraId="15B44899" w14:textId="77777777" w:rsidR="006902C1" w:rsidRDefault="006902C1" w:rsidP="006902C1">
      <w:pPr>
        <w:rPr>
          <w:ins w:id="3706" w:author="Steven" w:date="2022-03-29T16:16:00Z"/>
        </w:rPr>
      </w:pPr>
      <w:ins w:id="3707" w:author="Steven" w:date="2022-03-29T16:16:00Z">
        <w:r>
          <w:t xml:space="preserve">These parameters modify the minimum and maximum step size taken before the growth model will be updated. The default maximum value is 0.25 days and there is no default minimum. These can be overridden in the control section </w:t>
        </w:r>
      </w:ins>
    </w:p>
    <w:p w14:paraId="1CFFB199" w14:textId="77777777" w:rsidR="006902C1" w:rsidRPr="00BE5A55" w:rsidRDefault="006902C1" w:rsidP="00195D31">
      <w:pPr>
        <w:pStyle w:val="Code0"/>
        <w:rPr>
          <w:ins w:id="3708" w:author="Steven" w:date="2022-03-29T16:16:00Z"/>
          <w:szCs w:val="20"/>
          <w:rPrChange w:id="3709" w:author="Steven" w:date="2022-04-18T14:11:00Z">
            <w:rPr>
              <w:ins w:id="3710" w:author="Steven" w:date="2022-03-29T16:16:00Z"/>
            </w:rPr>
          </w:rPrChange>
        </w:rPr>
        <w:pPrChange w:id="3711" w:author="Steven" w:date="2022-04-18T14:06:00Z">
          <w:pPr>
            <w:shd w:val="clear" w:color="auto" w:fill="FFFFFF"/>
            <w:jc w:val="left"/>
          </w:pPr>
        </w:pPrChange>
      </w:pPr>
      <w:ins w:id="3712" w:author="Steven" w:date="2022-03-29T16:16:00Z">
        <w:r w:rsidRPr="00BE5A55">
          <w:rPr>
            <w:szCs w:val="20"/>
            <w:rPrChange w:id="3713" w:author="Steven" w:date="2022-04-18T14:11:00Z">
              <w:rPr/>
            </w:rPrChange>
          </w:rPr>
          <w:t>&lt;</w:t>
        </w:r>
        <w:proofErr w:type="spellStart"/>
        <w:r w:rsidRPr="00BE5A55">
          <w:rPr>
            <w:szCs w:val="20"/>
            <w:rPrChange w:id="3714" w:author="Steven" w:date="2022-04-18T14:11:00Z">
              <w:rPr/>
            </w:rPrChange>
          </w:rPr>
          <w:t>min_angio_dt</w:t>
        </w:r>
        <w:proofErr w:type="spellEnd"/>
        <w:r w:rsidRPr="00BE5A55">
          <w:rPr>
            <w:szCs w:val="20"/>
            <w:rPrChange w:id="3715" w:author="Steven" w:date="2022-04-18T14:11:00Z">
              <w:rPr/>
            </w:rPrChange>
          </w:rPr>
          <w:t>&gt;0.1&lt;/</w:t>
        </w:r>
        <w:proofErr w:type="spellStart"/>
        <w:r w:rsidRPr="00BE5A55">
          <w:rPr>
            <w:szCs w:val="20"/>
            <w:rPrChange w:id="3716" w:author="Steven" w:date="2022-04-18T14:11:00Z">
              <w:rPr/>
            </w:rPrChange>
          </w:rPr>
          <w:t>min_angio_dt</w:t>
        </w:r>
        <w:proofErr w:type="spellEnd"/>
        <w:r w:rsidRPr="00BE5A55">
          <w:rPr>
            <w:szCs w:val="20"/>
            <w:rPrChange w:id="3717" w:author="Steven" w:date="2022-04-18T14:11:00Z">
              <w:rPr/>
            </w:rPrChange>
          </w:rPr>
          <w:t>&gt;</w:t>
        </w:r>
      </w:ins>
    </w:p>
    <w:p w14:paraId="184CF6D4" w14:textId="77777777" w:rsidR="006902C1" w:rsidRPr="00BE5A55" w:rsidRDefault="006902C1" w:rsidP="00195D31">
      <w:pPr>
        <w:pStyle w:val="Code0"/>
        <w:rPr>
          <w:ins w:id="3718" w:author="Steven" w:date="2022-03-29T16:16:00Z"/>
          <w:szCs w:val="20"/>
          <w:rPrChange w:id="3719" w:author="Steven" w:date="2022-04-18T14:11:00Z">
            <w:rPr>
              <w:ins w:id="3720" w:author="Steven" w:date="2022-03-29T16:16:00Z"/>
            </w:rPr>
          </w:rPrChange>
        </w:rPr>
        <w:pPrChange w:id="3721" w:author="Steven" w:date="2022-04-18T14:06:00Z">
          <w:pPr>
            <w:shd w:val="clear" w:color="auto" w:fill="FFFFFF"/>
            <w:jc w:val="left"/>
          </w:pPr>
        </w:pPrChange>
      </w:pPr>
      <w:ins w:id="3722" w:author="Steven" w:date="2022-03-29T16:16:00Z">
        <w:r w:rsidRPr="00BE5A55">
          <w:rPr>
            <w:szCs w:val="20"/>
            <w:rPrChange w:id="3723" w:author="Steven" w:date="2022-04-18T14:11:00Z">
              <w:rPr/>
            </w:rPrChange>
          </w:rPr>
          <w:t>&lt;</w:t>
        </w:r>
        <w:proofErr w:type="spellStart"/>
        <w:r w:rsidRPr="00BE5A55">
          <w:rPr>
            <w:szCs w:val="20"/>
            <w:rPrChange w:id="3724" w:author="Steven" w:date="2022-04-18T14:11:00Z">
              <w:rPr/>
            </w:rPrChange>
          </w:rPr>
          <w:t>max_angio_dt</w:t>
        </w:r>
        <w:proofErr w:type="spellEnd"/>
        <w:r w:rsidRPr="00BE5A55">
          <w:rPr>
            <w:szCs w:val="20"/>
            <w:rPrChange w:id="3725" w:author="Steven" w:date="2022-04-18T14:11:00Z">
              <w:rPr/>
            </w:rPrChange>
          </w:rPr>
          <w:t>&gt;</w:t>
        </w:r>
        <w:r w:rsidRPr="00BE5A55">
          <w:rPr>
            <w:bCs/>
            <w:color w:val="000000"/>
            <w:szCs w:val="20"/>
            <w:rPrChange w:id="3726" w:author="Steven" w:date="2022-04-18T14:11:00Z">
              <w:rPr>
                <w:bCs/>
                <w:color w:val="000000"/>
              </w:rPr>
            </w:rPrChange>
          </w:rPr>
          <w:t>0.25</w:t>
        </w:r>
        <w:r w:rsidRPr="00BE5A55">
          <w:rPr>
            <w:szCs w:val="20"/>
            <w:rPrChange w:id="3727" w:author="Steven" w:date="2022-04-18T14:11:00Z">
              <w:rPr/>
            </w:rPrChange>
          </w:rPr>
          <w:t>&lt;/</w:t>
        </w:r>
        <w:proofErr w:type="spellStart"/>
        <w:r w:rsidRPr="00BE5A55">
          <w:rPr>
            <w:szCs w:val="20"/>
            <w:rPrChange w:id="3728" w:author="Steven" w:date="2022-04-18T14:11:00Z">
              <w:rPr/>
            </w:rPrChange>
          </w:rPr>
          <w:t>max_angio_dt</w:t>
        </w:r>
        <w:proofErr w:type="spellEnd"/>
        <w:r w:rsidRPr="00BE5A55">
          <w:rPr>
            <w:szCs w:val="20"/>
            <w:rPrChange w:id="3729" w:author="Steven" w:date="2022-04-18T14:11:00Z">
              <w:rPr/>
            </w:rPrChange>
          </w:rPr>
          <w:t>&gt;</w:t>
        </w:r>
      </w:ins>
    </w:p>
    <w:p w14:paraId="5BA5D7FD" w14:textId="1CEF4308" w:rsidR="006902C1" w:rsidRDefault="006902C1">
      <w:pPr>
        <w:pStyle w:val="Heading4"/>
        <w:rPr>
          <w:ins w:id="3730" w:author="Steven" w:date="2022-03-29T16:16:00Z"/>
        </w:rPr>
        <w:pPrChange w:id="3731" w:author="Steven" w:date="2022-03-29T16:16:00Z">
          <w:pPr>
            <w:pStyle w:val="Heading2"/>
          </w:pPr>
        </w:pPrChange>
      </w:pPr>
      <w:bookmarkStart w:id="3732" w:name="_Toc99726131"/>
      <w:ins w:id="3733" w:author="Steven" w:date="2022-03-29T16:16:00Z">
        <w:r>
          <w:t xml:space="preserve">Growth </w:t>
        </w:r>
        <w:proofErr w:type="spellStart"/>
        <w:r>
          <w:t>Substeps</w:t>
        </w:r>
        <w:bookmarkEnd w:id="3732"/>
        <w:proofErr w:type="spellEnd"/>
      </w:ins>
    </w:p>
    <w:p w14:paraId="045BEEDD" w14:textId="77777777" w:rsidR="006902C1" w:rsidRDefault="006902C1" w:rsidP="006902C1">
      <w:pPr>
        <w:rPr>
          <w:ins w:id="3734" w:author="Steven" w:date="2022-03-29T16:16:00Z"/>
        </w:rPr>
      </w:pPr>
      <w:ins w:id="3735" w:author="Steven" w:date="2022-03-29T16:16:00Z">
        <w:r>
          <w:t xml:space="preserve">Segment growth must be evaluated multiple times within a single time step if the segment changes elements. In this case, the first evaluation grows the vessel to the face of the element. Subsequent evaluations are performed to grow the segment in the new element. The default value for this is </w:t>
        </w:r>
        <w:proofErr w:type="gramStart"/>
        <w:r>
          <w:t>3</w:t>
        </w:r>
        <w:proofErr w:type="gramEnd"/>
        <w:r>
          <w:t xml:space="preserve"> which should allow a vessel to grow through at least 2 elements. Values less than 2 are not </w:t>
        </w:r>
        <w:proofErr w:type="gramStart"/>
        <w:r>
          <w:t>recommended</w:t>
        </w:r>
        <w:proofErr w:type="gramEnd"/>
        <w:r>
          <w:t xml:space="preserve"> as segment growth will be paused at element faces until the next FEBio </w:t>
        </w:r>
        <w:proofErr w:type="spellStart"/>
        <w:r>
          <w:t>timestep</w:t>
        </w:r>
        <w:proofErr w:type="spellEnd"/>
        <w:r>
          <w:t xml:space="preserve"> is taken. If the growth velocity is high and segments are likely to grow through more than </w:t>
        </w:r>
        <w:proofErr w:type="gramStart"/>
        <w:r>
          <w:t>2</w:t>
        </w:r>
        <w:proofErr w:type="gramEnd"/>
        <w:r>
          <w:t xml:space="preserve"> elements this value can be overridden in the control section</w:t>
        </w:r>
      </w:ins>
    </w:p>
    <w:p w14:paraId="23CD201E" w14:textId="77777777" w:rsidR="006902C1" w:rsidRPr="00BE5A55" w:rsidRDefault="006902C1" w:rsidP="00195D31">
      <w:pPr>
        <w:pStyle w:val="Code0"/>
        <w:rPr>
          <w:ins w:id="3736" w:author="Steven" w:date="2022-03-29T16:16:00Z"/>
          <w:szCs w:val="20"/>
          <w:rPrChange w:id="3737" w:author="Steven" w:date="2022-04-18T14:11:00Z">
            <w:rPr>
              <w:ins w:id="3738" w:author="Steven" w:date="2022-03-29T16:16:00Z"/>
            </w:rPr>
          </w:rPrChange>
        </w:rPr>
        <w:pPrChange w:id="3739" w:author="Steven" w:date="2022-04-18T14:06:00Z">
          <w:pPr>
            <w:shd w:val="clear" w:color="auto" w:fill="FFFFFF"/>
            <w:jc w:val="left"/>
          </w:pPr>
        </w:pPrChange>
      </w:pPr>
      <w:ins w:id="3740" w:author="Steven" w:date="2022-03-29T16:16:00Z">
        <w:r w:rsidRPr="00BE5A55">
          <w:rPr>
            <w:szCs w:val="20"/>
            <w:rPrChange w:id="3741" w:author="Steven" w:date="2022-04-18T14:11:00Z">
              <w:rPr/>
            </w:rPrChange>
          </w:rPr>
          <w:t>&lt;</w:t>
        </w:r>
        <w:proofErr w:type="spellStart"/>
        <w:r w:rsidRPr="00BE5A55">
          <w:rPr>
            <w:szCs w:val="20"/>
            <w:rPrChange w:id="3742" w:author="Steven" w:date="2022-04-18T14:11:00Z">
              <w:rPr/>
            </w:rPrChange>
          </w:rPr>
          <w:t>growth_substeps</w:t>
        </w:r>
        <w:proofErr w:type="spellEnd"/>
        <w:r w:rsidRPr="00BE5A55">
          <w:rPr>
            <w:szCs w:val="20"/>
            <w:rPrChange w:id="3743" w:author="Steven" w:date="2022-04-18T14:11:00Z">
              <w:rPr/>
            </w:rPrChange>
          </w:rPr>
          <w:t>&gt;</w:t>
        </w:r>
        <w:r w:rsidRPr="00BE5A55">
          <w:rPr>
            <w:bCs/>
            <w:color w:val="000000"/>
            <w:szCs w:val="20"/>
            <w:rPrChange w:id="3744" w:author="Steven" w:date="2022-04-18T14:11:00Z">
              <w:rPr>
                <w:bCs/>
                <w:color w:val="000000"/>
              </w:rPr>
            </w:rPrChange>
          </w:rPr>
          <w:t>3</w:t>
        </w:r>
        <w:r w:rsidRPr="00BE5A55">
          <w:rPr>
            <w:szCs w:val="20"/>
            <w:rPrChange w:id="3745" w:author="Steven" w:date="2022-04-18T14:11:00Z">
              <w:rPr/>
            </w:rPrChange>
          </w:rPr>
          <w:t>&lt;/</w:t>
        </w:r>
        <w:proofErr w:type="spellStart"/>
        <w:r w:rsidRPr="00BE5A55">
          <w:rPr>
            <w:szCs w:val="20"/>
            <w:rPrChange w:id="3746" w:author="Steven" w:date="2022-04-18T14:11:00Z">
              <w:rPr/>
            </w:rPrChange>
          </w:rPr>
          <w:t>growth_substeps</w:t>
        </w:r>
        <w:proofErr w:type="spellEnd"/>
        <w:r w:rsidRPr="00BE5A55">
          <w:rPr>
            <w:szCs w:val="20"/>
            <w:rPrChange w:id="3747" w:author="Steven" w:date="2022-04-18T14:11:00Z">
              <w:rPr/>
            </w:rPrChange>
          </w:rPr>
          <w:t>&gt;</w:t>
        </w:r>
      </w:ins>
    </w:p>
    <w:p w14:paraId="0F55F0F3" w14:textId="77777777" w:rsidR="006902C1" w:rsidRDefault="006902C1" w:rsidP="006902C1">
      <w:pPr>
        <w:shd w:val="clear" w:color="auto" w:fill="FFFFFF"/>
        <w:jc w:val="left"/>
        <w:rPr>
          <w:ins w:id="3748" w:author="Steven" w:date="2022-03-29T16:16:00Z"/>
          <w:rFonts w:ascii="Courier New" w:hAnsi="Courier New" w:cs="Courier New"/>
          <w:color w:val="0000FF"/>
          <w:sz w:val="20"/>
          <w:szCs w:val="20"/>
        </w:rPr>
      </w:pPr>
    </w:p>
    <w:p w14:paraId="6F0949C8" w14:textId="77777777" w:rsidR="006902C1" w:rsidRDefault="006902C1">
      <w:pPr>
        <w:pStyle w:val="Heading4"/>
        <w:rPr>
          <w:ins w:id="3749" w:author="Steven" w:date="2022-03-29T16:16:00Z"/>
        </w:rPr>
        <w:pPrChange w:id="3750" w:author="Steven" w:date="2022-03-29T16:16:00Z">
          <w:pPr>
            <w:pStyle w:val="Heading2"/>
          </w:pPr>
        </w:pPrChange>
      </w:pPr>
      <w:bookmarkStart w:id="3751" w:name="_Toc99726132"/>
      <w:ins w:id="3752" w:author="Steven" w:date="2022-03-29T16:16:00Z">
        <w:r>
          <w:lastRenderedPageBreak/>
          <w:t>Bounce Condition</w:t>
        </w:r>
        <w:bookmarkEnd w:id="3751"/>
      </w:ins>
    </w:p>
    <w:p w14:paraId="52605DA3" w14:textId="12557A71" w:rsidR="006902C1" w:rsidRDefault="006902C1" w:rsidP="006902C1">
      <w:pPr>
        <w:rPr>
          <w:ins w:id="3753" w:author="Steven" w:date="2022-03-29T16:16:00Z"/>
        </w:rPr>
      </w:pPr>
      <w:ins w:id="3754" w:author="Steven" w:date="2022-03-29T16:16:00Z">
        <w:r>
          <w:t xml:space="preserve">The bounce condition handles how vessels behave when they encounter an external face of the model. Vessels can grow along the external face or they can bounce off the face. The former case is useful when simulating a physical boundary that the vessels would not be able to grow </w:t>
        </w:r>
        <w:proofErr w:type="gramStart"/>
        <w:r>
          <w:t>through</w:t>
        </w:r>
        <w:proofErr w:type="gramEnd"/>
        <w:r>
          <w:t xml:space="preserve">. Growth along external faces is specified by setting the bounce value to </w:t>
        </w:r>
        <w:proofErr w:type="gramStart"/>
        <w:r>
          <w:t>0</w:t>
        </w:r>
        <w:proofErr w:type="gramEnd"/>
        <w:r>
          <w:t xml:space="preserve">. The latter case is useful for simulating symmetry conditions in simplified models where growth of vessels out of the simulation domain is expected to </w:t>
        </w:r>
      </w:ins>
      <w:ins w:id="3755" w:author="Steven" w:date="2022-04-18T13:52:00Z">
        <w:r w:rsidR="00A81473">
          <w:t xml:space="preserve">match vessel growth into </w:t>
        </w:r>
      </w:ins>
      <w:ins w:id="3756" w:author="Steven" w:date="2022-03-29T16:16:00Z">
        <w:r>
          <w:t xml:space="preserve">the simulation domain. Bouncing on external faces is the default case and can be specified by setting the bounce value to </w:t>
        </w:r>
        <w:proofErr w:type="gramStart"/>
        <w:r>
          <w:t>0</w:t>
        </w:r>
        <w:proofErr w:type="gramEnd"/>
        <w:r>
          <w:t>. This parameter can be overridden in the control section</w:t>
        </w:r>
      </w:ins>
    </w:p>
    <w:p w14:paraId="3963CD7F" w14:textId="77777777" w:rsidR="006902C1" w:rsidRPr="00BE5A55" w:rsidRDefault="006902C1" w:rsidP="00195D31">
      <w:pPr>
        <w:pStyle w:val="Code0"/>
        <w:rPr>
          <w:ins w:id="3757" w:author="Steven" w:date="2022-03-29T16:16:00Z"/>
          <w:szCs w:val="20"/>
          <w:rPrChange w:id="3758" w:author="Steven" w:date="2022-04-18T14:11:00Z">
            <w:rPr>
              <w:ins w:id="3759" w:author="Steven" w:date="2022-03-29T16:16:00Z"/>
            </w:rPr>
          </w:rPrChange>
        </w:rPr>
        <w:pPrChange w:id="3760" w:author="Steven" w:date="2022-04-18T14:06:00Z">
          <w:pPr>
            <w:shd w:val="clear" w:color="auto" w:fill="FFFFFF"/>
            <w:jc w:val="left"/>
          </w:pPr>
        </w:pPrChange>
      </w:pPr>
      <w:ins w:id="3761" w:author="Steven" w:date="2022-03-29T16:16:00Z">
        <w:r w:rsidRPr="00BE5A55">
          <w:rPr>
            <w:szCs w:val="20"/>
            <w:rPrChange w:id="3762" w:author="Steven" w:date="2022-04-18T14:11:00Z">
              <w:rPr/>
            </w:rPrChange>
          </w:rPr>
          <w:t>&lt;</w:t>
        </w:r>
        <w:proofErr w:type="gramStart"/>
        <w:r w:rsidRPr="00BE5A55">
          <w:rPr>
            <w:szCs w:val="20"/>
            <w:rPrChange w:id="3763" w:author="Steven" w:date="2022-04-18T14:11:00Z">
              <w:rPr/>
            </w:rPrChange>
          </w:rPr>
          <w:t>bounce&gt;</w:t>
        </w:r>
        <w:proofErr w:type="gramEnd"/>
        <w:r w:rsidRPr="00BE5A55">
          <w:rPr>
            <w:bCs/>
            <w:color w:val="000000"/>
            <w:szCs w:val="20"/>
            <w:rPrChange w:id="3764" w:author="Steven" w:date="2022-04-18T14:11:00Z">
              <w:rPr>
                <w:bCs/>
                <w:color w:val="000000"/>
              </w:rPr>
            </w:rPrChange>
          </w:rPr>
          <w:t>0</w:t>
        </w:r>
        <w:r w:rsidRPr="00BE5A55">
          <w:rPr>
            <w:szCs w:val="20"/>
            <w:rPrChange w:id="3765" w:author="Steven" w:date="2022-04-18T14:11:00Z">
              <w:rPr/>
            </w:rPrChange>
          </w:rPr>
          <w:t>&lt;/bounce&gt;</w:t>
        </w:r>
      </w:ins>
    </w:p>
    <w:p w14:paraId="074A531C" w14:textId="1E8A60CD" w:rsidR="00B90736" w:rsidRDefault="00B90736" w:rsidP="00942B71">
      <w:pPr>
        <w:pStyle w:val="Heading2"/>
        <w:rPr>
          <w:ins w:id="3766" w:author="Steven" w:date="2022-03-29T16:19:00Z"/>
        </w:rPr>
      </w:pPr>
      <w:bookmarkStart w:id="3767" w:name="_Toc99726133"/>
      <w:ins w:id="3768" w:author="Steven" w:date="2022-03-29T16:19:00Z">
        <w:r>
          <w:t>Materials</w:t>
        </w:r>
        <w:bookmarkEnd w:id="3767"/>
      </w:ins>
    </w:p>
    <w:p w14:paraId="3B2F518B" w14:textId="3C948AA1" w:rsidR="00B90736" w:rsidRDefault="00B90736" w:rsidP="00195D31">
      <w:pPr>
        <w:ind w:firstLine="720"/>
        <w:rPr>
          <w:ins w:id="3769" w:author="Steven" w:date="2022-03-29T16:21:00Z"/>
        </w:rPr>
        <w:pPrChange w:id="3770" w:author="Steven" w:date="2022-04-18T14:02:00Z">
          <w:pPr>
            <w:pStyle w:val="Heading2"/>
          </w:pPr>
        </w:pPrChange>
      </w:pPr>
      <w:ins w:id="3771" w:author="Steven" w:date="2022-03-29T16:19:00Z">
        <w:r>
          <w:t xml:space="preserve">The majority of the controls for the growth model within AngioFE are prescribed in the </w:t>
        </w:r>
        <w:proofErr w:type="spellStart"/>
        <w:r>
          <w:t>angio</w:t>
        </w:r>
        <w:proofErr w:type="spellEnd"/>
        <w:r>
          <w:t xml:space="preserve"> material. The </w:t>
        </w:r>
        <w:proofErr w:type="spellStart"/>
        <w:r>
          <w:t>angio</w:t>
        </w:r>
        <w:proofErr w:type="spellEnd"/>
        <w:r>
          <w:t xml:space="preserve"> material acts as a parent material to the constitutive model as well as stress policies</w:t>
        </w:r>
      </w:ins>
      <w:ins w:id="3772" w:author="Steven" w:date="2022-03-29T16:20:00Z">
        <w:r>
          <w:t xml:space="preserve"> associated with vessel tips</w:t>
        </w:r>
      </w:ins>
      <w:ins w:id="3773" w:author="Steven" w:date="2022-03-29T16:19:00Z">
        <w:r>
          <w:t>,</w:t>
        </w:r>
      </w:ins>
      <w:ins w:id="3774" w:author="Steven" w:date="2022-03-29T16:20:00Z">
        <w:r>
          <w:t xml:space="preserve"> growth velocity modifiers, and position dependent modifiers. The </w:t>
        </w:r>
        <w:proofErr w:type="spellStart"/>
        <w:r>
          <w:t>angio</w:t>
        </w:r>
        <w:proofErr w:type="spellEnd"/>
        <w:r>
          <w:t xml:space="preserve"> material also defines the initialization step (i.e., the proto-growth step).</w:t>
        </w:r>
      </w:ins>
      <w:ins w:id="3775" w:author="Steven" w:date="2022-03-29T16:19:00Z">
        <w:r>
          <w:t xml:space="preserve"> </w:t>
        </w:r>
      </w:ins>
    </w:p>
    <w:p w14:paraId="299729D1" w14:textId="327C5DA8" w:rsidR="00B90736" w:rsidRDefault="00B90736">
      <w:pPr>
        <w:rPr>
          <w:ins w:id="3776" w:author="Steven" w:date="2022-03-29T16:21:00Z"/>
        </w:rPr>
        <w:pPrChange w:id="3777" w:author="Steven" w:date="2022-03-29T16:19:00Z">
          <w:pPr>
            <w:pStyle w:val="Heading2"/>
          </w:pPr>
        </w:pPrChange>
      </w:pPr>
    </w:p>
    <w:p w14:paraId="6821BF75" w14:textId="77B8D772" w:rsidR="00B90736" w:rsidRDefault="00B90736">
      <w:pPr>
        <w:rPr>
          <w:ins w:id="3778" w:author="Steven" w:date="2022-03-29T16:22:00Z"/>
        </w:rPr>
        <w:pPrChange w:id="3779" w:author="Steven" w:date="2022-03-29T16:19:00Z">
          <w:pPr>
            <w:pStyle w:val="Heading2"/>
          </w:pPr>
        </w:pPrChange>
      </w:pPr>
      <w:ins w:id="3780" w:author="Steven" w:date="2022-03-29T16:22:00Z">
        <w:r>
          <w:t xml:space="preserve">The syntax for declaring the </w:t>
        </w:r>
        <w:proofErr w:type="spellStart"/>
        <w:r>
          <w:t>angio</w:t>
        </w:r>
        <w:proofErr w:type="spellEnd"/>
        <w:r>
          <w:t xml:space="preserve"> material is:</w:t>
        </w:r>
      </w:ins>
    </w:p>
    <w:p w14:paraId="092E2B26" w14:textId="6C0ADFA2" w:rsidR="00B90736" w:rsidRPr="00BE5A55" w:rsidRDefault="00B90736" w:rsidP="00195D31">
      <w:pPr>
        <w:pStyle w:val="Code0"/>
        <w:rPr>
          <w:ins w:id="3781" w:author="Steven" w:date="2022-03-29T16:22:00Z"/>
          <w:szCs w:val="20"/>
          <w:rPrChange w:id="3782" w:author="Steven" w:date="2022-04-18T14:11:00Z">
            <w:rPr>
              <w:ins w:id="3783" w:author="Steven" w:date="2022-03-29T16:22:00Z"/>
            </w:rPr>
          </w:rPrChange>
        </w:rPr>
        <w:pPrChange w:id="3784" w:author="Steven" w:date="2022-04-18T14:06:00Z">
          <w:pPr>
            <w:pStyle w:val="Heading2"/>
          </w:pPr>
        </w:pPrChange>
      </w:pPr>
      <w:ins w:id="3785" w:author="Steven" w:date="2022-03-29T16:22:00Z">
        <w:r w:rsidRPr="00BE5A55">
          <w:rPr>
            <w:szCs w:val="20"/>
            <w:rPrChange w:id="3786" w:author="Steven" w:date="2022-04-18T14:11:00Z">
              <w:rPr/>
            </w:rPrChange>
          </w:rPr>
          <w:t>&lt;material id=</w:t>
        </w:r>
        <w:proofErr w:type="gramStart"/>
        <w:r w:rsidRPr="00BE5A55">
          <w:rPr>
            <w:szCs w:val="20"/>
            <w:rPrChange w:id="3787" w:author="Steven" w:date="2022-04-18T14:11:00Z">
              <w:rPr/>
            </w:rPrChange>
          </w:rPr>
          <w:t>”</w:t>
        </w:r>
        <w:r w:rsidR="00497CA8" w:rsidRPr="00BE5A55">
          <w:rPr>
            <w:szCs w:val="20"/>
            <w:rPrChange w:id="3788" w:author="Steven" w:date="2022-04-18T14:11:00Z">
              <w:rPr/>
            </w:rPrChange>
          </w:rPr>
          <w:t>[</w:t>
        </w:r>
        <w:proofErr w:type="gramEnd"/>
        <w:r w:rsidR="00497CA8" w:rsidRPr="00BE5A55">
          <w:rPr>
            <w:szCs w:val="20"/>
            <w:rPrChange w:id="3789" w:author="Steven" w:date="2022-04-18T14:11:00Z">
              <w:rPr/>
            </w:rPrChange>
          </w:rPr>
          <w:t>id number]</w:t>
        </w:r>
        <w:r w:rsidRPr="00BE5A55">
          <w:rPr>
            <w:szCs w:val="20"/>
            <w:rPrChange w:id="3790" w:author="Steven" w:date="2022-04-18T14:11:00Z">
              <w:rPr/>
            </w:rPrChange>
          </w:rPr>
          <w:t>”</w:t>
        </w:r>
        <w:r w:rsidR="00497CA8" w:rsidRPr="00BE5A55">
          <w:rPr>
            <w:szCs w:val="20"/>
            <w:rPrChange w:id="3791" w:author="Steven" w:date="2022-04-18T14:11:00Z">
              <w:rPr/>
            </w:rPrChange>
          </w:rPr>
          <w:t xml:space="preserve"> name=”[material name]” type=”multiphasic&gt;</w:t>
        </w:r>
      </w:ins>
    </w:p>
    <w:p w14:paraId="78324D33" w14:textId="1C5DBFD6" w:rsidR="00497CA8" w:rsidRPr="00BE5A55" w:rsidRDefault="00497CA8" w:rsidP="00195D31">
      <w:pPr>
        <w:pStyle w:val="Code0"/>
        <w:rPr>
          <w:ins w:id="3792" w:author="Steven" w:date="2022-03-29T16:23:00Z"/>
          <w:szCs w:val="20"/>
          <w:rPrChange w:id="3793" w:author="Steven" w:date="2022-04-18T14:11:00Z">
            <w:rPr>
              <w:ins w:id="3794" w:author="Steven" w:date="2022-03-29T16:23:00Z"/>
            </w:rPr>
          </w:rPrChange>
        </w:rPr>
        <w:pPrChange w:id="3795" w:author="Steven" w:date="2022-04-18T14:06:00Z">
          <w:pPr>
            <w:pStyle w:val="Heading2"/>
          </w:pPr>
        </w:pPrChange>
      </w:pPr>
      <w:ins w:id="3796" w:author="Steven" w:date="2022-03-29T16:23:00Z">
        <w:r w:rsidRPr="00BE5A55">
          <w:rPr>
            <w:szCs w:val="20"/>
            <w:rPrChange w:id="3797" w:author="Steven" w:date="2022-04-18T14:11:00Z">
              <w:rPr/>
            </w:rPrChange>
          </w:rPr>
          <w:tab/>
          <w:t>…</w:t>
        </w:r>
      </w:ins>
    </w:p>
    <w:p w14:paraId="5395467D" w14:textId="2CF96C64" w:rsidR="00497CA8" w:rsidRPr="00BE5A55" w:rsidRDefault="00497CA8" w:rsidP="00195D31">
      <w:pPr>
        <w:pStyle w:val="Code0"/>
        <w:rPr>
          <w:ins w:id="3798" w:author="Steven" w:date="2022-03-29T16:21:00Z"/>
          <w:szCs w:val="20"/>
          <w:rPrChange w:id="3799" w:author="Steven" w:date="2022-04-18T14:11:00Z">
            <w:rPr>
              <w:ins w:id="3800" w:author="Steven" w:date="2022-03-29T16:21:00Z"/>
            </w:rPr>
          </w:rPrChange>
        </w:rPr>
        <w:pPrChange w:id="3801" w:author="Steven" w:date="2022-04-18T14:06:00Z">
          <w:pPr>
            <w:pStyle w:val="Heading2"/>
          </w:pPr>
        </w:pPrChange>
      </w:pPr>
      <w:ins w:id="3802" w:author="Steven" w:date="2022-03-29T16:23:00Z">
        <w:r w:rsidRPr="00BE5A55">
          <w:rPr>
            <w:szCs w:val="20"/>
            <w:rPrChange w:id="3803" w:author="Steven" w:date="2022-04-18T14:11:00Z">
              <w:rPr/>
            </w:rPrChange>
          </w:rPr>
          <w:t>&lt;/material&gt;</w:t>
        </w:r>
      </w:ins>
    </w:p>
    <w:p w14:paraId="25CFE84D" w14:textId="21142AC2" w:rsidR="00B90736" w:rsidRDefault="00B90736">
      <w:pPr>
        <w:pStyle w:val="Heading3"/>
        <w:rPr>
          <w:ins w:id="3804" w:author="Steven" w:date="2022-03-29T16:21:00Z"/>
        </w:rPr>
        <w:pPrChange w:id="3805" w:author="Steven" w:date="2022-03-29T16:21:00Z">
          <w:pPr>
            <w:pStyle w:val="Heading2"/>
          </w:pPr>
        </w:pPrChange>
      </w:pPr>
      <w:bookmarkStart w:id="3806" w:name="_Toc99726134"/>
      <w:ins w:id="3807" w:author="Steven" w:date="2022-03-29T16:21:00Z">
        <w:r>
          <w:t>Constitutive Models</w:t>
        </w:r>
        <w:bookmarkEnd w:id="3806"/>
      </w:ins>
    </w:p>
    <w:p w14:paraId="55F6BBD8" w14:textId="11D17EAA" w:rsidR="00B90736" w:rsidRDefault="00B90736" w:rsidP="00195D31">
      <w:pPr>
        <w:ind w:firstLine="720"/>
        <w:rPr>
          <w:ins w:id="3808" w:author="Steven" w:date="2022-03-29T16:46:00Z"/>
        </w:rPr>
        <w:pPrChange w:id="3809" w:author="Steven" w:date="2022-04-18T14:02:00Z">
          <w:pPr>
            <w:pStyle w:val="Heading2"/>
          </w:pPr>
        </w:pPrChange>
      </w:pPr>
      <w:ins w:id="3810" w:author="Steven" w:date="2022-03-29T16:21:00Z">
        <w:r>
          <w:t xml:space="preserve">The constitutive model is generally placed </w:t>
        </w:r>
      </w:ins>
      <w:ins w:id="3811" w:author="Steven" w:date="2022-03-29T16:23:00Z">
        <w:r w:rsidR="00497CA8">
          <w:t xml:space="preserve">first within the </w:t>
        </w:r>
        <w:proofErr w:type="spellStart"/>
        <w:r w:rsidR="00497CA8">
          <w:t>angio</w:t>
        </w:r>
        <w:proofErr w:type="spellEnd"/>
        <w:r w:rsidR="00497CA8">
          <w:t xml:space="preserve"> material. </w:t>
        </w:r>
      </w:ins>
      <w:ins w:id="3812" w:author="Steven" w:date="2022-03-29T16:45:00Z">
        <w:r w:rsidR="002E1DF8">
          <w:t xml:space="preserve">Biphasic and </w:t>
        </w:r>
      </w:ins>
      <w:ins w:id="3813" w:author="Steven" w:date="2022-03-29T16:52:00Z">
        <w:r w:rsidR="002E1DF8">
          <w:t xml:space="preserve">multiphasic </w:t>
        </w:r>
      </w:ins>
      <w:ins w:id="3814" w:author="Steven" w:date="2022-03-29T16:45:00Z">
        <w:r w:rsidR="002E1DF8">
          <w:t xml:space="preserve">material parameters are specified immediately after the </w:t>
        </w:r>
      </w:ins>
      <w:ins w:id="3815" w:author="Steven" w:date="2022-03-29T16:52:00Z">
        <w:r w:rsidR="002E1DF8">
          <w:t xml:space="preserve">head </w:t>
        </w:r>
      </w:ins>
      <w:ins w:id="3816" w:author="Steven" w:date="2022-04-18T13:56:00Z">
        <w:r w:rsidR="004B66FF" w:rsidRPr="00BE5A55">
          <w:rPr>
            <w:rStyle w:val="CodeChar0"/>
            <w:sz w:val="20"/>
            <w:szCs w:val="20"/>
            <w:rPrChange w:id="3817" w:author="Steven" w:date="2022-04-18T14:11:00Z">
              <w:rPr/>
            </w:rPrChange>
          </w:rPr>
          <w:t>&lt;</w:t>
        </w:r>
      </w:ins>
      <w:ins w:id="3818" w:author="Steven" w:date="2022-03-29T16:45:00Z">
        <w:r w:rsidR="002E1DF8" w:rsidRPr="00BE5A55">
          <w:rPr>
            <w:rStyle w:val="CodeChar0"/>
            <w:sz w:val="20"/>
            <w:szCs w:val="20"/>
            <w:rPrChange w:id="3819" w:author="Steven" w:date="2022-04-18T14:11:00Z">
              <w:rPr/>
            </w:rPrChange>
          </w:rPr>
          <w:t>Material</w:t>
        </w:r>
      </w:ins>
      <w:ins w:id="3820" w:author="Steven" w:date="2022-04-18T13:57:00Z">
        <w:r w:rsidR="004B66FF" w:rsidRPr="00BE5A55">
          <w:rPr>
            <w:rStyle w:val="CodeChar0"/>
            <w:sz w:val="20"/>
            <w:szCs w:val="20"/>
            <w:rPrChange w:id="3821" w:author="Steven" w:date="2022-04-18T14:11:00Z">
              <w:rPr/>
            </w:rPrChange>
          </w:rPr>
          <w:t>&gt;</w:t>
        </w:r>
      </w:ins>
      <w:ins w:id="3822" w:author="Steven" w:date="2022-03-29T16:45:00Z">
        <w:r w:rsidR="002E1DF8">
          <w:t xml:space="preserve"> tag.</w:t>
        </w:r>
      </w:ins>
      <w:ins w:id="3823" w:author="Steven" w:date="2022-03-29T16:52:00Z">
        <w:r w:rsidR="002E1DF8">
          <w:t xml:space="preserve"> The remaining information is stored within a </w:t>
        </w:r>
      </w:ins>
      <w:ins w:id="3824" w:author="Steven" w:date="2022-04-18T13:58:00Z">
        <w:r w:rsidR="004B66FF" w:rsidRPr="00BE5A55">
          <w:rPr>
            <w:rStyle w:val="CodeChar0"/>
            <w:sz w:val="20"/>
            <w:szCs w:val="20"/>
            <w:rPrChange w:id="3825" w:author="Steven" w:date="2022-04-18T14:11:00Z">
              <w:rPr/>
            </w:rPrChange>
          </w:rPr>
          <w:t>&lt;</w:t>
        </w:r>
      </w:ins>
      <w:ins w:id="3826" w:author="Steven" w:date="2022-03-29T16:52:00Z">
        <w:r w:rsidR="002E1DF8" w:rsidRPr="00BE5A55">
          <w:rPr>
            <w:rStyle w:val="CodeChar0"/>
            <w:sz w:val="20"/>
            <w:szCs w:val="20"/>
            <w:rPrChange w:id="3827" w:author="Steven" w:date="2022-04-18T14:11:00Z">
              <w:rPr/>
            </w:rPrChange>
          </w:rPr>
          <w:t>solid</w:t>
        </w:r>
      </w:ins>
      <w:ins w:id="3828" w:author="Steven" w:date="2022-04-18T13:58:00Z">
        <w:r w:rsidR="004B66FF" w:rsidRPr="00BE5A55">
          <w:rPr>
            <w:rStyle w:val="CodeChar0"/>
            <w:sz w:val="20"/>
            <w:szCs w:val="20"/>
            <w:rPrChange w:id="3829" w:author="Steven" w:date="2022-04-18T14:11:00Z">
              <w:rPr/>
            </w:rPrChange>
          </w:rPr>
          <w:t>&gt;</w:t>
        </w:r>
      </w:ins>
      <w:ins w:id="3830" w:author="Steven" w:date="2022-03-29T16:52:00Z">
        <w:r w:rsidR="002E1DF8">
          <w:t xml:space="preserve"> tag. </w:t>
        </w:r>
      </w:ins>
      <w:ins w:id="3831" w:author="Steven" w:date="2022-04-18T14:00:00Z">
        <w:r w:rsidR="00195D31">
          <w:t>T</w:t>
        </w:r>
      </w:ins>
      <w:ins w:id="3832" w:author="Steven" w:date="2022-03-29T16:52:00Z">
        <w:r w:rsidR="002E1DF8">
          <w:t xml:space="preserve">he </w:t>
        </w:r>
      </w:ins>
      <w:ins w:id="3833" w:author="Steven" w:date="2022-04-18T13:58:00Z">
        <w:r w:rsidR="004B66FF" w:rsidRPr="00BE5A55">
          <w:rPr>
            <w:rStyle w:val="CodeChar0"/>
            <w:sz w:val="20"/>
            <w:szCs w:val="20"/>
            <w:rPrChange w:id="3834" w:author="Steven" w:date="2022-04-18T14:11:00Z">
              <w:rPr/>
            </w:rPrChange>
          </w:rPr>
          <w:t>&lt;</w:t>
        </w:r>
      </w:ins>
      <w:ins w:id="3835" w:author="Steven" w:date="2022-03-29T16:52:00Z">
        <w:r w:rsidR="002E1DF8" w:rsidRPr="00BE5A55">
          <w:rPr>
            <w:rStyle w:val="CodeChar0"/>
            <w:sz w:val="20"/>
            <w:szCs w:val="20"/>
            <w:rPrChange w:id="3836" w:author="Steven" w:date="2022-04-18T14:11:00Z">
              <w:rPr/>
            </w:rPrChange>
          </w:rPr>
          <w:t>solid</w:t>
        </w:r>
      </w:ins>
      <w:ins w:id="3837" w:author="Steven" w:date="2022-04-18T13:58:00Z">
        <w:r w:rsidR="004B66FF" w:rsidRPr="00BE5A55">
          <w:rPr>
            <w:rStyle w:val="CodeChar0"/>
            <w:sz w:val="20"/>
            <w:szCs w:val="20"/>
            <w:rPrChange w:id="3838" w:author="Steven" w:date="2022-04-18T14:11:00Z">
              <w:rPr/>
            </w:rPrChange>
          </w:rPr>
          <w:t>&gt;</w:t>
        </w:r>
      </w:ins>
      <w:ins w:id="3839" w:author="Steven" w:date="2022-03-29T16:52:00Z">
        <w:r w:rsidR="002E1DF8">
          <w:t xml:space="preserve"> tag </w:t>
        </w:r>
      </w:ins>
      <w:ins w:id="3840" w:author="Steven" w:date="2022-04-18T14:01:00Z">
        <w:r w:rsidR="00195D31">
          <w:t>type is always set to “</w:t>
        </w:r>
        <w:proofErr w:type="spellStart"/>
        <w:r w:rsidR="00195D31">
          <w:t>angio</w:t>
        </w:r>
        <w:proofErr w:type="spellEnd"/>
        <w:r w:rsidR="00195D31">
          <w:t xml:space="preserve">.” This section details both the matrix mechanical properties as well as </w:t>
        </w:r>
      </w:ins>
      <w:ins w:id="3841" w:author="Steven" w:date="2022-04-18T14:02:00Z">
        <w:r w:rsidR="00195D31">
          <w:t xml:space="preserve">all specifications of the growth model for the material. Matrix mechanical properties are stored within the </w:t>
        </w:r>
        <w:r w:rsidR="00195D31" w:rsidRPr="00BE5A55">
          <w:rPr>
            <w:rStyle w:val="CodeChar0"/>
            <w:sz w:val="20"/>
            <w:szCs w:val="20"/>
            <w:rPrChange w:id="3842" w:author="Steven" w:date="2022-04-18T14:11:00Z">
              <w:rPr/>
            </w:rPrChange>
          </w:rPr>
          <w:t>&lt;matrix&gt;</w:t>
        </w:r>
        <w:r w:rsidR="00195D31">
          <w:t xml:space="preserve"> </w:t>
        </w:r>
        <w:proofErr w:type="spellStart"/>
        <w:r w:rsidR="00195D31">
          <w:t>subtag</w:t>
        </w:r>
        <w:proofErr w:type="spellEnd"/>
        <w:r w:rsidR="00195D31">
          <w:t xml:space="preserve">. This </w:t>
        </w:r>
        <w:proofErr w:type="spellStart"/>
        <w:r w:rsidR="00195D31">
          <w:t>subtag</w:t>
        </w:r>
        <w:proofErr w:type="spellEnd"/>
        <w:r w:rsidR="00195D31">
          <w:t xml:space="preserve"> </w:t>
        </w:r>
      </w:ins>
      <w:ins w:id="3843" w:author="Steven" w:date="2022-04-18T14:03:00Z">
        <w:r w:rsidR="00195D31">
          <w:t xml:space="preserve">contains parameters that are normally detailed in the </w:t>
        </w:r>
        <w:r w:rsidR="00195D31" w:rsidRPr="00BE5A55">
          <w:rPr>
            <w:rStyle w:val="CodeChar0"/>
            <w:sz w:val="20"/>
            <w:szCs w:val="20"/>
            <w:rPrChange w:id="3844" w:author="Steven" w:date="2022-04-18T14:11:00Z">
              <w:rPr/>
            </w:rPrChange>
          </w:rPr>
          <w:t>&lt;solid&gt;</w:t>
        </w:r>
        <w:r w:rsidR="00195D31">
          <w:t xml:space="preserve"> tag for </w:t>
        </w:r>
      </w:ins>
      <w:ins w:id="3845" w:author="Steven" w:date="2022-04-18T14:04:00Z">
        <w:r w:rsidR="00195D31">
          <w:t xml:space="preserve">standard FEBio analyses. </w:t>
        </w:r>
      </w:ins>
    </w:p>
    <w:p w14:paraId="43A031F0" w14:textId="5D43C991" w:rsidR="002E1DF8" w:rsidRDefault="002E1DF8">
      <w:pPr>
        <w:rPr>
          <w:ins w:id="3846" w:author="Steven" w:date="2022-03-29T16:46:00Z"/>
        </w:rPr>
        <w:pPrChange w:id="3847" w:author="Steven" w:date="2022-03-29T16:21:00Z">
          <w:pPr>
            <w:pStyle w:val="Heading2"/>
          </w:pPr>
        </w:pPrChange>
      </w:pPr>
      <w:ins w:id="3848" w:author="Steven" w:date="2022-03-29T16:46:00Z">
        <w:r>
          <w:t>Example:</w:t>
        </w:r>
      </w:ins>
    </w:p>
    <w:p w14:paraId="2060FC12" w14:textId="0ECAD47D" w:rsidR="002E1DF8" w:rsidRPr="00BE5A55" w:rsidRDefault="002E1DF8" w:rsidP="00195D31">
      <w:pPr>
        <w:pStyle w:val="Code0"/>
        <w:rPr>
          <w:ins w:id="3849" w:author="Steven" w:date="2022-03-29T16:47:00Z"/>
          <w:szCs w:val="20"/>
          <w:rPrChange w:id="3850" w:author="Steven" w:date="2022-04-18T14:11:00Z">
            <w:rPr>
              <w:ins w:id="3851" w:author="Steven" w:date="2022-03-29T16:47:00Z"/>
            </w:rPr>
          </w:rPrChange>
        </w:rPr>
        <w:pPrChange w:id="3852" w:author="Steven" w:date="2022-04-18T14:06:00Z">
          <w:pPr>
            <w:pStyle w:val="Heading2"/>
          </w:pPr>
        </w:pPrChange>
      </w:pPr>
      <w:ins w:id="3853" w:author="Steven" w:date="2022-03-29T16:47:00Z">
        <w:r w:rsidRPr="00BE5A55">
          <w:rPr>
            <w:szCs w:val="20"/>
            <w:rPrChange w:id="3854" w:author="Steven" w:date="2022-04-18T14:11:00Z">
              <w:rPr>
                <w:b w:val="0"/>
                <w:bCs w:val="0"/>
                <w:iCs w:val="0"/>
              </w:rPr>
            </w:rPrChange>
          </w:rPr>
          <w:t>&lt;material id="1" name="</w:t>
        </w:r>
        <w:proofErr w:type="spellStart"/>
        <w:r w:rsidRPr="00BE5A55">
          <w:rPr>
            <w:szCs w:val="20"/>
            <w:rPrChange w:id="3855" w:author="Steven" w:date="2022-04-18T14:11:00Z">
              <w:rPr>
                <w:b w:val="0"/>
                <w:bCs w:val="0"/>
                <w:iCs w:val="0"/>
              </w:rPr>
            </w:rPrChange>
          </w:rPr>
          <w:t>MaterialCore</w:t>
        </w:r>
        <w:proofErr w:type="spellEnd"/>
        <w:r w:rsidRPr="00BE5A55">
          <w:rPr>
            <w:szCs w:val="20"/>
            <w:rPrChange w:id="3856" w:author="Steven" w:date="2022-04-18T14:11:00Z">
              <w:rPr>
                <w:b w:val="0"/>
                <w:bCs w:val="0"/>
                <w:iCs w:val="0"/>
              </w:rPr>
            </w:rPrChange>
          </w:rPr>
          <w:t>" type="multiphasic"&gt;</w:t>
        </w:r>
      </w:ins>
    </w:p>
    <w:p w14:paraId="776A2BFC" w14:textId="28FB34A8" w:rsidR="002E1DF8" w:rsidRPr="00BE5A55" w:rsidRDefault="002E1DF8" w:rsidP="006D72F4">
      <w:pPr>
        <w:pStyle w:val="Code0"/>
        <w:ind w:firstLine="360"/>
        <w:rPr>
          <w:ins w:id="3857" w:author="Steven" w:date="2022-03-29T16:48:00Z"/>
          <w:szCs w:val="20"/>
          <w:rPrChange w:id="3858" w:author="Steven" w:date="2022-04-18T14:11:00Z">
            <w:rPr>
              <w:ins w:id="3859" w:author="Steven" w:date="2022-03-29T16:48:00Z"/>
            </w:rPr>
          </w:rPrChange>
        </w:rPr>
        <w:pPrChange w:id="3860" w:author="Steven" w:date="2022-04-18T14:06:00Z">
          <w:pPr>
            <w:pStyle w:val="Code0"/>
          </w:pPr>
        </w:pPrChange>
      </w:pPr>
      <w:ins w:id="3861" w:author="Steven" w:date="2022-03-29T16:48:00Z">
        <w:r w:rsidRPr="00BE5A55">
          <w:rPr>
            <w:szCs w:val="20"/>
            <w:rPrChange w:id="3862" w:author="Steven" w:date="2022-04-18T14:11:00Z">
              <w:rPr/>
            </w:rPrChange>
          </w:rPr>
          <w:t>&lt;phi0&gt;0.00567&lt;/phi0&gt;</w:t>
        </w:r>
      </w:ins>
    </w:p>
    <w:p w14:paraId="3F264A3F" w14:textId="50499B7F" w:rsidR="002E1DF8" w:rsidRPr="00BE5A55" w:rsidRDefault="002E1DF8" w:rsidP="00195D31">
      <w:pPr>
        <w:pStyle w:val="Code0"/>
        <w:rPr>
          <w:ins w:id="3863" w:author="Steven" w:date="2022-03-29T16:48:00Z"/>
          <w:szCs w:val="20"/>
          <w:rPrChange w:id="3864" w:author="Steven" w:date="2022-04-18T14:11:00Z">
            <w:rPr>
              <w:ins w:id="3865" w:author="Steven" w:date="2022-03-29T16:48:00Z"/>
            </w:rPr>
          </w:rPrChange>
        </w:rPr>
        <w:pPrChange w:id="3866" w:author="Steven" w:date="2022-04-18T14:06:00Z">
          <w:pPr>
            <w:pStyle w:val="Code0"/>
          </w:pPr>
        </w:pPrChange>
      </w:pPr>
      <w:ins w:id="3867" w:author="Steven" w:date="2022-03-29T16:48:00Z">
        <w:r w:rsidRPr="00BE5A55">
          <w:rPr>
            <w:szCs w:val="20"/>
            <w:rPrChange w:id="3868" w:author="Steven" w:date="2022-04-18T14:11:00Z">
              <w:rPr/>
            </w:rPrChange>
          </w:rPr>
          <w:t xml:space="preserve">   </w:t>
        </w:r>
      </w:ins>
      <w:ins w:id="3869" w:author="Steven" w:date="2022-04-01T16:17:00Z">
        <w:r w:rsidR="006B3702" w:rsidRPr="00BE5A55">
          <w:rPr>
            <w:szCs w:val="20"/>
            <w:rPrChange w:id="3870" w:author="Steven" w:date="2022-04-18T14:11:00Z">
              <w:rPr/>
            </w:rPrChange>
          </w:rPr>
          <w:t>&lt;</w:t>
        </w:r>
      </w:ins>
      <w:ins w:id="3871" w:author="Steven" w:date="2022-03-29T16:48:00Z">
        <w:r w:rsidRPr="00BE5A55">
          <w:rPr>
            <w:szCs w:val="20"/>
            <w:rPrChange w:id="3872" w:author="Steven" w:date="2022-04-18T14:11:00Z">
              <w:rPr/>
            </w:rPrChange>
          </w:rPr>
          <w:t>permeability type="perm-</w:t>
        </w:r>
        <w:proofErr w:type="spellStart"/>
        <w:r w:rsidRPr="00BE5A55">
          <w:rPr>
            <w:szCs w:val="20"/>
            <w:rPrChange w:id="3873" w:author="Steven" w:date="2022-04-18T14:11:00Z">
              <w:rPr/>
            </w:rPrChange>
          </w:rPr>
          <w:t>const</w:t>
        </w:r>
        <w:proofErr w:type="spellEnd"/>
        <w:r w:rsidRPr="00BE5A55">
          <w:rPr>
            <w:szCs w:val="20"/>
            <w:rPrChange w:id="3874" w:author="Steven" w:date="2022-04-18T14:11:00Z">
              <w:rPr/>
            </w:rPrChange>
          </w:rPr>
          <w:t>-iso"&gt;</w:t>
        </w:r>
      </w:ins>
    </w:p>
    <w:p w14:paraId="3AFB3BB6" w14:textId="5B06D4D2" w:rsidR="002E1DF8" w:rsidRPr="00BE5A55" w:rsidRDefault="002E1DF8" w:rsidP="006D72F4">
      <w:pPr>
        <w:pStyle w:val="Code0"/>
        <w:ind w:left="1080"/>
        <w:rPr>
          <w:ins w:id="3875" w:author="Steven" w:date="2022-03-29T16:48:00Z"/>
          <w:szCs w:val="20"/>
          <w:rPrChange w:id="3876" w:author="Steven" w:date="2022-04-18T14:11:00Z">
            <w:rPr>
              <w:ins w:id="3877" w:author="Steven" w:date="2022-03-29T16:48:00Z"/>
            </w:rPr>
          </w:rPrChange>
        </w:rPr>
        <w:pPrChange w:id="3878" w:author="Steven" w:date="2022-04-18T14:07:00Z">
          <w:pPr>
            <w:pStyle w:val="Code0"/>
          </w:pPr>
        </w:pPrChange>
      </w:pPr>
      <w:ins w:id="3879" w:author="Steven" w:date="2022-03-29T16:48:00Z">
        <w:r w:rsidRPr="00BE5A55">
          <w:rPr>
            <w:szCs w:val="20"/>
            <w:rPrChange w:id="3880" w:author="Steven" w:date="2022-04-18T14:11:00Z">
              <w:rPr/>
            </w:rPrChange>
          </w:rPr>
          <w:t>&lt;</w:t>
        </w:r>
        <w:proofErr w:type="gramStart"/>
        <w:r w:rsidRPr="00BE5A55">
          <w:rPr>
            <w:szCs w:val="20"/>
            <w:rPrChange w:id="3881" w:author="Steven" w:date="2022-04-18T14:11:00Z">
              <w:rPr/>
            </w:rPrChange>
          </w:rPr>
          <w:t>perm&gt;</w:t>
        </w:r>
        <w:proofErr w:type="gramEnd"/>
        <w:r w:rsidRPr="00BE5A55">
          <w:rPr>
            <w:szCs w:val="20"/>
            <w:rPrChange w:id="3882" w:author="Steven" w:date="2022-04-18T14:11:00Z">
              <w:rPr/>
            </w:rPrChange>
          </w:rPr>
          <w:t>3.588e4&lt;/perm&gt;</w:t>
        </w:r>
      </w:ins>
    </w:p>
    <w:p w14:paraId="532E9360" w14:textId="13649000" w:rsidR="002E1DF8" w:rsidRPr="00BE5A55" w:rsidRDefault="002E1DF8" w:rsidP="00195D31">
      <w:pPr>
        <w:pStyle w:val="Code0"/>
        <w:rPr>
          <w:ins w:id="3883" w:author="Steven" w:date="2022-03-29T16:48:00Z"/>
          <w:szCs w:val="20"/>
          <w:rPrChange w:id="3884" w:author="Steven" w:date="2022-04-18T14:11:00Z">
            <w:rPr>
              <w:ins w:id="3885" w:author="Steven" w:date="2022-03-29T16:48:00Z"/>
            </w:rPr>
          </w:rPrChange>
        </w:rPr>
        <w:pPrChange w:id="3886" w:author="Steven" w:date="2022-04-18T14:06:00Z">
          <w:pPr>
            <w:pStyle w:val="Code0"/>
          </w:pPr>
        </w:pPrChange>
      </w:pPr>
      <w:ins w:id="3887" w:author="Steven" w:date="2022-03-29T16:48:00Z">
        <w:r w:rsidRPr="00BE5A55">
          <w:rPr>
            <w:szCs w:val="20"/>
            <w:rPrChange w:id="3888" w:author="Steven" w:date="2022-04-18T14:11:00Z">
              <w:rPr/>
            </w:rPrChange>
          </w:rPr>
          <w:t xml:space="preserve">   &lt;/permeability&gt;</w:t>
        </w:r>
      </w:ins>
    </w:p>
    <w:p w14:paraId="3CD8B70C" w14:textId="4C9F8BE1" w:rsidR="002E1DF8" w:rsidRPr="00BE5A55" w:rsidRDefault="002E1DF8" w:rsidP="006D72F4">
      <w:pPr>
        <w:pStyle w:val="Code0"/>
        <w:ind w:firstLine="360"/>
        <w:rPr>
          <w:ins w:id="3889" w:author="Steven" w:date="2022-03-29T16:48:00Z"/>
          <w:szCs w:val="20"/>
          <w:rPrChange w:id="3890" w:author="Steven" w:date="2022-04-18T14:11:00Z">
            <w:rPr>
              <w:ins w:id="3891" w:author="Steven" w:date="2022-03-29T16:48:00Z"/>
            </w:rPr>
          </w:rPrChange>
        </w:rPr>
        <w:pPrChange w:id="3892" w:author="Steven" w:date="2022-04-18T14:07:00Z">
          <w:pPr>
            <w:pStyle w:val="Code0"/>
          </w:pPr>
        </w:pPrChange>
      </w:pPr>
      <w:ins w:id="3893" w:author="Steven" w:date="2022-03-29T16:48:00Z">
        <w:r w:rsidRPr="00BE5A55">
          <w:rPr>
            <w:szCs w:val="20"/>
            <w:rPrChange w:id="3894" w:author="Steven" w:date="2022-04-18T14:11:00Z">
              <w:rPr/>
            </w:rPrChange>
          </w:rPr>
          <w:t>&lt;</w:t>
        </w:r>
        <w:proofErr w:type="spellStart"/>
        <w:r w:rsidRPr="00BE5A55">
          <w:rPr>
            <w:szCs w:val="20"/>
            <w:rPrChange w:id="3895" w:author="Steven" w:date="2022-04-18T14:11:00Z">
              <w:rPr/>
            </w:rPrChange>
          </w:rPr>
          <w:t>osmotic_coefficient</w:t>
        </w:r>
        <w:proofErr w:type="spellEnd"/>
        <w:r w:rsidRPr="00BE5A55">
          <w:rPr>
            <w:szCs w:val="20"/>
            <w:rPrChange w:id="3896" w:author="Steven" w:date="2022-04-18T14:11:00Z">
              <w:rPr/>
            </w:rPrChange>
          </w:rPr>
          <w:t xml:space="preserve"> type="</w:t>
        </w:r>
        <w:proofErr w:type="spellStart"/>
        <w:r w:rsidRPr="00BE5A55">
          <w:rPr>
            <w:szCs w:val="20"/>
            <w:rPrChange w:id="3897" w:author="Steven" w:date="2022-04-18T14:11:00Z">
              <w:rPr/>
            </w:rPrChange>
          </w:rPr>
          <w:t>osm-coef-const</w:t>
        </w:r>
        <w:proofErr w:type="spellEnd"/>
        <w:r w:rsidRPr="00BE5A55">
          <w:rPr>
            <w:szCs w:val="20"/>
            <w:rPrChange w:id="3898" w:author="Steven" w:date="2022-04-18T14:11:00Z">
              <w:rPr/>
            </w:rPrChange>
          </w:rPr>
          <w:t>"&gt;</w:t>
        </w:r>
      </w:ins>
    </w:p>
    <w:p w14:paraId="60F313C9" w14:textId="304653BC" w:rsidR="002E1DF8" w:rsidRPr="00BE5A55" w:rsidRDefault="002E1DF8" w:rsidP="006D72F4">
      <w:pPr>
        <w:pStyle w:val="Code0"/>
        <w:ind w:left="1080"/>
        <w:rPr>
          <w:ins w:id="3899" w:author="Steven" w:date="2022-03-29T16:48:00Z"/>
          <w:szCs w:val="20"/>
          <w:rPrChange w:id="3900" w:author="Steven" w:date="2022-04-18T14:11:00Z">
            <w:rPr>
              <w:ins w:id="3901" w:author="Steven" w:date="2022-03-29T16:48:00Z"/>
            </w:rPr>
          </w:rPrChange>
        </w:rPr>
        <w:pPrChange w:id="3902" w:author="Steven" w:date="2022-04-18T14:07:00Z">
          <w:pPr>
            <w:pStyle w:val="Code0"/>
          </w:pPr>
        </w:pPrChange>
      </w:pPr>
      <w:ins w:id="3903" w:author="Steven" w:date="2022-03-29T16:48:00Z">
        <w:r w:rsidRPr="00BE5A55">
          <w:rPr>
            <w:szCs w:val="20"/>
            <w:rPrChange w:id="3904" w:author="Steven" w:date="2022-04-18T14:11:00Z">
              <w:rPr/>
            </w:rPrChange>
          </w:rPr>
          <w:t>&lt;</w:t>
        </w:r>
        <w:proofErr w:type="spellStart"/>
        <w:proofErr w:type="gramStart"/>
        <w:r w:rsidRPr="00BE5A55">
          <w:rPr>
            <w:szCs w:val="20"/>
            <w:rPrChange w:id="3905" w:author="Steven" w:date="2022-04-18T14:11:00Z">
              <w:rPr/>
            </w:rPrChange>
          </w:rPr>
          <w:t>osmcoef</w:t>
        </w:r>
        <w:proofErr w:type="spellEnd"/>
        <w:r w:rsidRPr="00BE5A55">
          <w:rPr>
            <w:szCs w:val="20"/>
            <w:rPrChange w:id="3906" w:author="Steven" w:date="2022-04-18T14:11:00Z">
              <w:rPr/>
            </w:rPrChange>
          </w:rPr>
          <w:t>&gt;</w:t>
        </w:r>
        <w:proofErr w:type="gramEnd"/>
        <w:r w:rsidRPr="00BE5A55">
          <w:rPr>
            <w:szCs w:val="20"/>
            <w:rPrChange w:id="3907" w:author="Steven" w:date="2022-04-18T14:11:00Z">
              <w:rPr/>
            </w:rPrChange>
          </w:rPr>
          <w:t>1&lt;/</w:t>
        </w:r>
        <w:proofErr w:type="spellStart"/>
        <w:r w:rsidRPr="00BE5A55">
          <w:rPr>
            <w:szCs w:val="20"/>
            <w:rPrChange w:id="3908" w:author="Steven" w:date="2022-04-18T14:11:00Z">
              <w:rPr/>
            </w:rPrChange>
          </w:rPr>
          <w:t>osmcoef</w:t>
        </w:r>
        <w:proofErr w:type="spellEnd"/>
        <w:r w:rsidRPr="00BE5A55">
          <w:rPr>
            <w:szCs w:val="20"/>
            <w:rPrChange w:id="3909" w:author="Steven" w:date="2022-04-18T14:11:00Z">
              <w:rPr/>
            </w:rPrChange>
          </w:rPr>
          <w:t>&gt;</w:t>
        </w:r>
      </w:ins>
    </w:p>
    <w:p w14:paraId="684AEA59" w14:textId="699874AD" w:rsidR="002E1DF8" w:rsidRPr="00BE5A55" w:rsidRDefault="002E1DF8" w:rsidP="006D72F4">
      <w:pPr>
        <w:pStyle w:val="Code0"/>
        <w:ind w:firstLine="360"/>
        <w:rPr>
          <w:ins w:id="3910" w:author="Steven" w:date="2022-03-29T16:48:00Z"/>
          <w:szCs w:val="20"/>
          <w:rPrChange w:id="3911" w:author="Steven" w:date="2022-04-18T14:11:00Z">
            <w:rPr>
              <w:ins w:id="3912" w:author="Steven" w:date="2022-03-29T16:48:00Z"/>
            </w:rPr>
          </w:rPrChange>
        </w:rPr>
        <w:pPrChange w:id="3913" w:author="Steven" w:date="2022-04-18T14:07:00Z">
          <w:pPr>
            <w:pStyle w:val="Code0"/>
          </w:pPr>
        </w:pPrChange>
      </w:pPr>
      <w:ins w:id="3914" w:author="Steven" w:date="2022-03-29T16:48:00Z">
        <w:r w:rsidRPr="00BE5A55">
          <w:rPr>
            <w:szCs w:val="20"/>
            <w:rPrChange w:id="3915" w:author="Steven" w:date="2022-04-18T14:11:00Z">
              <w:rPr/>
            </w:rPrChange>
          </w:rPr>
          <w:t>&lt;/</w:t>
        </w:r>
        <w:proofErr w:type="spellStart"/>
        <w:r w:rsidRPr="00BE5A55">
          <w:rPr>
            <w:szCs w:val="20"/>
            <w:rPrChange w:id="3916" w:author="Steven" w:date="2022-04-18T14:11:00Z">
              <w:rPr/>
            </w:rPrChange>
          </w:rPr>
          <w:t>osmotic_coefficient</w:t>
        </w:r>
        <w:proofErr w:type="spellEnd"/>
        <w:r w:rsidRPr="00BE5A55">
          <w:rPr>
            <w:szCs w:val="20"/>
            <w:rPrChange w:id="3917" w:author="Steven" w:date="2022-04-18T14:11:00Z">
              <w:rPr/>
            </w:rPrChange>
          </w:rPr>
          <w:t>&gt;</w:t>
        </w:r>
      </w:ins>
    </w:p>
    <w:p w14:paraId="6699FBEE" w14:textId="60658D9A" w:rsidR="002E1DF8" w:rsidRPr="00BE5A55" w:rsidRDefault="002E1DF8" w:rsidP="00195D31">
      <w:pPr>
        <w:pStyle w:val="Code0"/>
        <w:rPr>
          <w:ins w:id="3918" w:author="Steven" w:date="2022-03-29T16:54:00Z"/>
          <w:szCs w:val="20"/>
          <w:rPrChange w:id="3919" w:author="Steven" w:date="2022-04-18T14:11:00Z">
            <w:rPr>
              <w:ins w:id="3920" w:author="Steven" w:date="2022-03-29T16:54:00Z"/>
            </w:rPr>
          </w:rPrChange>
        </w:rPr>
        <w:pPrChange w:id="3921" w:author="Steven" w:date="2022-04-18T14:06:00Z">
          <w:pPr>
            <w:pStyle w:val="Heading2"/>
          </w:pPr>
        </w:pPrChange>
      </w:pPr>
      <w:ins w:id="3922" w:author="Steven" w:date="2022-03-29T16:48:00Z">
        <w:r w:rsidRPr="00BE5A55">
          <w:rPr>
            <w:szCs w:val="20"/>
            <w:rPrChange w:id="3923" w:author="Steven" w:date="2022-04-18T14:11:00Z">
              <w:rPr>
                <w:b w:val="0"/>
                <w:bCs w:val="0"/>
                <w:iCs w:val="0"/>
              </w:rPr>
            </w:rPrChange>
          </w:rPr>
          <w:t xml:space="preserve">   &lt;</w:t>
        </w:r>
        <w:proofErr w:type="spellStart"/>
        <w:r w:rsidRPr="00BE5A55">
          <w:rPr>
            <w:szCs w:val="20"/>
            <w:rPrChange w:id="3924" w:author="Steven" w:date="2022-04-18T14:11:00Z">
              <w:rPr>
                <w:b w:val="0"/>
                <w:bCs w:val="0"/>
                <w:iCs w:val="0"/>
              </w:rPr>
            </w:rPrChange>
          </w:rPr>
          <w:t>fixed_charge_density</w:t>
        </w:r>
        <w:proofErr w:type="spellEnd"/>
        <w:r w:rsidRPr="00BE5A55">
          <w:rPr>
            <w:szCs w:val="20"/>
            <w:rPrChange w:id="3925" w:author="Steven" w:date="2022-04-18T14:11:00Z">
              <w:rPr>
                <w:b w:val="0"/>
                <w:bCs w:val="0"/>
                <w:iCs w:val="0"/>
              </w:rPr>
            </w:rPrChange>
          </w:rPr>
          <w:t>&gt;0&lt;/</w:t>
        </w:r>
        <w:proofErr w:type="spellStart"/>
        <w:r w:rsidRPr="00BE5A55">
          <w:rPr>
            <w:szCs w:val="20"/>
            <w:rPrChange w:id="3926" w:author="Steven" w:date="2022-04-18T14:11:00Z">
              <w:rPr>
                <w:b w:val="0"/>
                <w:bCs w:val="0"/>
                <w:iCs w:val="0"/>
              </w:rPr>
            </w:rPrChange>
          </w:rPr>
          <w:t>fixed_charge_density</w:t>
        </w:r>
        <w:proofErr w:type="spellEnd"/>
        <w:r w:rsidRPr="00BE5A55">
          <w:rPr>
            <w:szCs w:val="20"/>
            <w:rPrChange w:id="3927" w:author="Steven" w:date="2022-04-18T14:11:00Z">
              <w:rPr>
                <w:b w:val="0"/>
                <w:bCs w:val="0"/>
                <w:iCs w:val="0"/>
              </w:rPr>
            </w:rPrChange>
          </w:rPr>
          <w:t>&gt;</w:t>
        </w:r>
      </w:ins>
    </w:p>
    <w:p w14:paraId="20C71737" w14:textId="6AA92B52" w:rsidR="00942B71" w:rsidRPr="00BE5A55" w:rsidRDefault="002E1DF8" w:rsidP="00195D31">
      <w:pPr>
        <w:pStyle w:val="Code0"/>
        <w:rPr>
          <w:ins w:id="3928" w:author="Steven" w:date="2022-04-18T13:59:00Z"/>
          <w:szCs w:val="20"/>
          <w:rPrChange w:id="3929" w:author="Steven" w:date="2022-04-18T14:11:00Z">
            <w:rPr>
              <w:ins w:id="3930" w:author="Steven" w:date="2022-04-18T13:59:00Z"/>
            </w:rPr>
          </w:rPrChange>
        </w:rPr>
        <w:pPrChange w:id="3931" w:author="Steven" w:date="2022-04-18T14:06:00Z">
          <w:pPr>
            <w:pStyle w:val="Code0"/>
          </w:pPr>
        </w:pPrChange>
      </w:pPr>
      <w:ins w:id="3932" w:author="Steven" w:date="2022-03-29T16:55:00Z">
        <w:r w:rsidRPr="00BE5A55">
          <w:rPr>
            <w:szCs w:val="20"/>
            <w:rPrChange w:id="3933" w:author="Steven" w:date="2022-04-18T14:11:00Z">
              <w:rPr/>
            </w:rPrChange>
          </w:rPr>
          <w:tab/>
        </w:r>
      </w:ins>
    </w:p>
    <w:p w14:paraId="76EFD163" w14:textId="59338751" w:rsidR="004B66FF" w:rsidRPr="00BE5A55" w:rsidRDefault="004B66FF" w:rsidP="00195D31">
      <w:pPr>
        <w:pStyle w:val="Code0"/>
        <w:rPr>
          <w:ins w:id="3934" w:author="Steven" w:date="2022-03-29T16:56:00Z"/>
          <w:szCs w:val="20"/>
          <w:rPrChange w:id="3935" w:author="Steven" w:date="2022-04-18T14:11:00Z">
            <w:rPr>
              <w:ins w:id="3936" w:author="Steven" w:date="2022-03-29T16:56:00Z"/>
            </w:rPr>
          </w:rPrChange>
        </w:rPr>
        <w:pPrChange w:id="3937" w:author="Steven" w:date="2022-04-18T14:06:00Z">
          <w:pPr>
            <w:pStyle w:val="Code0"/>
          </w:pPr>
        </w:pPrChange>
      </w:pPr>
      <w:ins w:id="3938" w:author="Steven" w:date="2022-04-18T13:59:00Z">
        <w:r w:rsidRPr="00BE5A55">
          <w:rPr>
            <w:szCs w:val="20"/>
            <w:rPrChange w:id="3939" w:author="Steven" w:date="2022-04-18T14:11:00Z">
              <w:rPr/>
            </w:rPrChange>
          </w:rPr>
          <w:tab/>
          <w:t>&lt;solid type=”</w:t>
        </w:r>
        <w:proofErr w:type="spellStart"/>
        <w:r w:rsidRPr="00BE5A55">
          <w:rPr>
            <w:szCs w:val="20"/>
            <w:rPrChange w:id="3940" w:author="Steven" w:date="2022-04-18T14:11:00Z">
              <w:rPr/>
            </w:rPrChange>
          </w:rPr>
          <w:t>angio</w:t>
        </w:r>
        <w:proofErr w:type="spellEnd"/>
        <w:r w:rsidRPr="00BE5A55">
          <w:rPr>
            <w:szCs w:val="20"/>
            <w:rPrChange w:id="3941" w:author="Steven" w:date="2022-04-18T14:11:00Z">
              <w:rPr/>
            </w:rPrChange>
          </w:rPr>
          <w:t>”&gt;</w:t>
        </w:r>
      </w:ins>
    </w:p>
    <w:p w14:paraId="3D7773FE" w14:textId="2C5DAD1E" w:rsidR="002E1DF8" w:rsidRPr="00BE5A55" w:rsidRDefault="002E1DF8" w:rsidP="006D72F4">
      <w:pPr>
        <w:pStyle w:val="Code0"/>
        <w:ind w:left="1080"/>
        <w:rPr>
          <w:ins w:id="3942" w:author="Steven" w:date="2022-03-29T16:55:00Z"/>
          <w:szCs w:val="20"/>
          <w:rPrChange w:id="3943" w:author="Steven" w:date="2022-04-18T14:11:00Z">
            <w:rPr>
              <w:ins w:id="3944" w:author="Steven" w:date="2022-03-29T16:55:00Z"/>
            </w:rPr>
          </w:rPrChange>
        </w:rPr>
        <w:pPrChange w:id="3945" w:author="Steven" w:date="2022-04-18T14:07:00Z">
          <w:pPr>
            <w:pStyle w:val="Code0"/>
          </w:pPr>
        </w:pPrChange>
      </w:pPr>
      <w:ins w:id="3946" w:author="Steven" w:date="2022-03-29T16:55:00Z">
        <w:r w:rsidRPr="00BE5A55">
          <w:rPr>
            <w:szCs w:val="20"/>
            <w:rPrChange w:id="3947" w:author="Steven" w:date="2022-04-18T14:11:00Z">
              <w:rPr/>
            </w:rPrChange>
          </w:rPr>
          <w:t>&lt;matrix type="viscoelastic"&gt;</w:t>
        </w:r>
      </w:ins>
    </w:p>
    <w:p w14:paraId="2AA99B16" w14:textId="6E292A1A" w:rsidR="002E1DF8" w:rsidRPr="00BE5A55" w:rsidRDefault="002E1DF8" w:rsidP="006D72F4">
      <w:pPr>
        <w:pStyle w:val="Code0"/>
        <w:ind w:left="720" w:firstLine="720"/>
        <w:rPr>
          <w:ins w:id="3948" w:author="Steven" w:date="2022-03-29T16:55:00Z"/>
          <w:szCs w:val="20"/>
          <w:rPrChange w:id="3949" w:author="Steven" w:date="2022-04-18T14:11:00Z">
            <w:rPr>
              <w:ins w:id="3950" w:author="Steven" w:date="2022-03-29T16:55:00Z"/>
            </w:rPr>
          </w:rPrChange>
        </w:rPr>
        <w:pPrChange w:id="3951" w:author="Steven" w:date="2022-04-18T14:07:00Z">
          <w:pPr>
            <w:pStyle w:val="Code0"/>
          </w:pPr>
        </w:pPrChange>
      </w:pPr>
      <w:ins w:id="3952" w:author="Steven" w:date="2022-03-29T16:55:00Z">
        <w:r w:rsidRPr="00BE5A55">
          <w:rPr>
            <w:szCs w:val="20"/>
            <w:rPrChange w:id="3953" w:author="Steven" w:date="2022-04-18T14:11:00Z">
              <w:rPr/>
            </w:rPrChange>
          </w:rPr>
          <w:t>&lt;t1&gt;1.25e-5&lt;/t1&gt;</w:t>
        </w:r>
      </w:ins>
    </w:p>
    <w:p w14:paraId="47AF5D3B" w14:textId="2777A189" w:rsidR="002E1DF8" w:rsidRPr="00BE5A55" w:rsidRDefault="002E1DF8" w:rsidP="006D72F4">
      <w:pPr>
        <w:pStyle w:val="Code0"/>
        <w:ind w:left="720" w:firstLine="720"/>
        <w:rPr>
          <w:ins w:id="3954" w:author="Steven" w:date="2022-03-29T16:55:00Z"/>
          <w:szCs w:val="20"/>
          <w:rPrChange w:id="3955" w:author="Steven" w:date="2022-04-18T14:11:00Z">
            <w:rPr>
              <w:ins w:id="3956" w:author="Steven" w:date="2022-03-29T16:55:00Z"/>
            </w:rPr>
          </w:rPrChange>
        </w:rPr>
        <w:pPrChange w:id="3957" w:author="Steven" w:date="2022-04-18T14:07:00Z">
          <w:pPr>
            <w:pStyle w:val="Code0"/>
          </w:pPr>
        </w:pPrChange>
      </w:pPr>
      <w:ins w:id="3958" w:author="Steven" w:date="2022-03-29T16:55:00Z">
        <w:r w:rsidRPr="00BE5A55">
          <w:rPr>
            <w:szCs w:val="20"/>
            <w:rPrChange w:id="3959" w:author="Steven" w:date="2022-04-18T14:11:00Z">
              <w:rPr/>
            </w:rPrChange>
          </w:rPr>
          <w:lastRenderedPageBreak/>
          <w:t>&lt;g0&gt;0.0&lt;/g0&gt;</w:t>
        </w:r>
      </w:ins>
    </w:p>
    <w:p w14:paraId="4B1F3D8E" w14:textId="52F502E9" w:rsidR="002E1DF8" w:rsidRPr="00BE5A55" w:rsidRDefault="002E1DF8" w:rsidP="006D72F4">
      <w:pPr>
        <w:pStyle w:val="Code0"/>
        <w:ind w:left="1440"/>
        <w:rPr>
          <w:ins w:id="3960" w:author="Steven" w:date="2022-03-29T16:55:00Z"/>
          <w:szCs w:val="20"/>
          <w:rPrChange w:id="3961" w:author="Steven" w:date="2022-04-18T14:11:00Z">
            <w:rPr>
              <w:ins w:id="3962" w:author="Steven" w:date="2022-03-29T16:55:00Z"/>
            </w:rPr>
          </w:rPrChange>
        </w:rPr>
        <w:pPrChange w:id="3963" w:author="Steven" w:date="2022-04-18T14:08:00Z">
          <w:pPr>
            <w:pStyle w:val="Code0"/>
          </w:pPr>
        </w:pPrChange>
      </w:pPr>
      <w:ins w:id="3964" w:author="Steven" w:date="2022-03-29T16:55:00Z">
        <w:r w:rsidRPr="00BE5A55">
          <w:rPr>
            <w:szCs w:val="20"/>
            <w:rPrChange w:id="3965" w:author="Steven" w:date="2022-04-18T14:11:00Z">
              <w:rPr/>
            </w:rPrChange>
          </w:rPr>
          <w:t>&lt;g1&gt;1.0&lt;/g1&gt;</w:t>
        </w:r>
      </w:ins>
      <w:ins w:id="3966" w:author="Steven" w:date="2022-04-18T14:08:00Z">
        <w:r w:rsidR="006D72F4" w:rsidRPr="00BE5A55">
          <w:rPr>
            <w:szCs w:val="20"/>
            <w:rPrChange w:id="3967" w:author="Steven" w:date="2022-04-18T14:11:00Z">
              <w:rPr/>
            </w:rPrChange>
          </w:rPr>
          <w:br/>
        </w:r>
      </w:ins>
      <w:ins w:id="3968" w:author="Steven" w:date="2022-03-29T16:55:00Z">
        <w:r w:rsidRPr="00BE5A55">
          <w:rPr>
            <w:szCs w:val="20"/>
            <w:rPrChange w:id="3969" w:author="Steven" w:date="2022-04-18T14:11:00Z">
              <w:rPr/>
            </w:rPrChange>
          </w:rPr>
          <w:t>&lt;elastic type="EFD neo-Hookean"&gt;</w:t>
        </w:r>
      </w:ins>
    </w:p>
    <w:p w14:paraId="08893BE5" w14:textId="27005781" w:rsidR="002E1DF8" w:rsidRPr="00BE5A55" w:rsidRDefault="002E1DF8" w:rsidP="006D72F4">
      <w:pPr>
        <w:pStyle w:val="Code0"/>
        <w:ind w:left="1800" w:firstLine="360"/>
        <w:rPr>
          <w:ins w:id="3970" w:author="Steven" w:date="2022-03-29T16:55:00Z"/>
          <w:szCs w:val="20"/>
          <w:rPrChange w:id="3971" w:author="Steven" w:date="2022-04-18T14:11:00Z">
            <w:rPr>
              <w:ins w:id="3972" w:author="Steven" w:date="2022-03-29T16:55:00Z"/>
            </w:rPr>
          </w:rPrChange>
        </w:rPr>
        <w:pPrChange w:id="3973" w:author="Steven" w:date="2022-04-18T14:10:00Z">
          <w:pPr>
            <w:pStyle w:val="Code0"/>
          </w:pPr>
        </w:pPrChange>
      </w:pPr>
      <w:ins w:id="3974" w:author="Steven" w:date="2022-03-29T16:55:00Z">
        <w:r w:rsidRPr="00BE5A55">
          <w:rPr>
            <w:szCs w:val="20"/>
            <w:rPrChange w:id="3975" w:author="Steven" w:date="2022-04-18T14:11:00Z">
              <w:rPr/>
            </w:rPrChange>
          </w:rPr>
          <w:t>&lt;E&gt;2.38e5&lt;/E&gt;</w:t>
        </w:r>
      </w:ins>
    </w:p>
    <w:p w14:paraId="13CB625D" w14:textId="7F750BB6" w:rsidR="002E1DF8" w:rsidRPr="00BE5A55" w:rsidRDefault="002E1DF8" w:rsidP="006D72F4">
      <w:pPr>
        <w:pStyle w:val="Code0"/>
        <w:ind w:left="1440" w:firstLine="720"/>
        <w:rPr>
          <w:ins w:id="3976" w:author="Steven" w:date="2022-03-29T16:55:00Z"/>
          <w:szCs w:val="20"/>
          <w:rPrChange w:id="3977" w:author="Steven" w:date="2022-04-18T14:11:00Z">
            <w:rPr>
              <w:ins w:id="3978" w:author="Steven" w:date="2022-03-29T16:55:00Z"/>
            </w:rPr>
          </w:rPrChange>
        </w:rPr>
        <w:pPrChange w:id="3979" w:author="Steven" w:date="2022-04-18T14:07:00Z">
          <w:pPr>
            <w:pStyle w:val="Code0"/>
          </w:pPr>
        </w:pPrChange>
      </w:pPr>
      <w:ins w:id="3980" w:author="Steven" w:date="2022-03-29T16:55:00Z">
        <w:r w:rsidRPr="00BE5A55">
          <w:rPr>
            <w:szCs w:val="20"/>
            <w:rPrChange w:id="3981" w:author="Steven" w:date="2022-04-18T14:11:00Z">
              <w:rPr/>
            </w:rPrChange>
          </w:rPr>
          <w:t>&lt;v&gt;0</w:t>
        </w:r>
        <w:proofErr w:type="gramStart"/>
        <w:r w:rsidRPr="00BE5A55">
          <w:rPr>
            <w:szCs w:val="20"/>
            <w:rPrChange w:id="3982" w:author="Steven" w:date="2022-04-18T14:11:00Z">
              <w:rPr/>
            </w:rPrChange>
          </w:rPr>
          <w:t>.&lt;</w:t>
        </w:r>
        <w:proofErr w:type="gramEnd"/>
        <w:r w:rsidRPr="00BE5A55">
          <w:rPr>
            <w:szCs w:val="20"/>
            <w:rPrChange w:id="3983" w:author="Steven" w:date="2022-04-18T14:11:00Z">
              <w:rPr/>
            </w:rPrChange>
          </w:rPr>
          <w:t>/v&gt;</w:t>
        </w:r>
      </w:ins>
    </w:p>
    <w:p w14:paraId="7C8936AA" w14:textId="12E39310" w:rsidR="002E1DF8" w:rsidRPr="00BE5A55" w:rsidRDefault="002E1DF8" w:rsidP="006D72F4">
      <w:pPr>
        <w:pStyle w:val="Code0"/>
        <w:ind w:left="1440" w:firstLine="720"/>
        <w:rPr>
          <w:ins w:id="3984" w:author="Steven" w:date="2022-03-29T16:55:00Z"/>
          <w:szCs w:val="20"/>
          <w:rPrChange w:id="3985" w:author="Steven" w:date="2022-04-18T14:11:00Z">
            <w:rPr>
              <w:ins w:id="3986" w:author="Steven" w:date="2022-03-29T16:55:00Z"/>
            </w:rPr>
          </w:rPrChange>
        </w:rPr>
        <w:pPrChange w:id="3987" w:author="Steven" w:date="2022-04-18T14:10:00Z">
          <w:pPr>
            <w:pStyle w:val="Code0"/>
          </w:pPr>
        </w:pPrChange>
      </w:pPr>
      <w:ins w:id="3988" w:author="Steven" w:date="2022-03-29T16:55:00Z">
        <w:r w:rsidRPr="00BE5A55">
          <w:rPr>
            <w:szCs w:val="20"/>
            <w:rPrChange w:id="3989" w:author="Steven" w:date="2022-04-18T14:11:00Z">
              <w:rPr/>
            </w:rPrChange>
          </w:rPr>
          <w:t>&lt;</w:t>
        </w:r>
        <w:proofErr w:type="gramStart"/>
        <w:r w:rsidRPr="00BE5A55">
          <w:rPr>
            <w:szCs w:val="20"/>
            <w:rPrChange w:id="3990" w:author="Steven" w:date="2022-04-18T14:11:00Z">
              <w:rPr/>
            </w:rPrChange>
          </w:rPr>
          <w:t>beta&gt;</w:t>
        </w:r>
        <w:proofErr w:type="gramEnd"/>
        <w:r w:rsidRPr="00BE5A55">
          <w:rPr>
            <w:szCs w:val="20"/>
            <w:rPrChange w:id="3991" w:author="Steven" w:date="2022-04-18T14:11:00Z">
              <w:rPr/>
            </w:rPrChange>
          </w:rPr>
          <w:t xml:space="preserve">2.5,2.5,2.5&lt;/beta&gt; </w:t>
        </w:r>
      </w:ins>
    </w:p>
    <w:p w14:paraId="37031065" w14:textId="363831B8" w:rsidR="002E1DF8" w:rsidRPr="00BE5A55" w:rsidRDefault="002E1DF8" w:rsidP="006D72F4">
      <w:pPr>
        <w:pStyle w:val="Code0"/>
        <w:ind w:left="1440" w:firstLine="720"/>
        <w:rPr>
          <w:ins w:id="3992" w:author="Steven" w:date="2022-03-29T16:55:00Z"/>
          <w:szCs w:val="20"/>
          <w:rPrChange w:id="3993" w:author="Steven" w:date="2022-04-18T14:11:00Z">
            <w:rPr>
              <w:ins w:id="3994" w:author="Steven" w:date="2022-03-29T16:55:00Z"/>
            </w:rPr>
          </w:rPrChange>
        </w:rPr>
        <w:pPrChange w:id="3995" w:author="Steven" w:date="2022-04-18T14:10:00Z">
          <w:pPr>
            <w:pStyle w:val="Code0"/>
          </w:pPr>
        </w:pPrChange>
      </w:pPr>
      <w:ins w:id="3996" w:author="Steven" w:date="2022-03-29T16:55:00Z">
        <w:r w:rsidRPr="00BE5A55">
          <w:rPr>
            <w:szCs w:val="20"/>
            <w:rPrChange w:id="3997" w:author="Steven" w:date="2022-04-18T14:11:00Z">
              <w:rPr/>
            </w:rPrChange>
          </w:rPr>
          <w:t>&lt;</w:t>
        </w:r>
        <w:proofErr w:type="spellStart"/>
        <w:proofErr w:type="gramStart"/>
        <w:r w:rsidRPr="00BE5A55">
          <w:rPr>
            <w:szCs w:val="20"/>
            <w:rPrChange w:id="3998" w:author="Steven" w:date="2022-04-18T14:11:00Z">
              <w:rPr/>
            </w:rPrChange>
          </w:rPr>
          <w:t>ksi</w:t>
        </w:r>
        <w:proofErr w:type="spellEnd"/>
        <w:r w:rsidRPr="00BE5A55">
          <w:rPr>
            <w:szCs w:val="20"/>
            <w:rPrChange w:id="3999" w:author="Steven" w:date="2022-04-18T14:11:00Z">
              <w:rPr/>
            </w:rPrChange>
          </w:rPr>
          <w:t>&gt;</w:t>
        </w:r>
        <w:proofErr w:type="gramEnd"/>
        <w:r w:rsidRPr="00BE5A55">
          <w:rPr>
            <w:szCs w:val="20"/>
            <w:rPrChange w:id="4000" w:author="Steven" w:date="2022-04-18T14:11:00Z">
              <w:rPr/>
            </w:rPrChange>
          </w:rPr>
          <w:t>4.1045e6,4.1045e6,4.1045e6&lt;/</w:t>
        </w:r>
        <w:proofErr w:type="spellStart"/>
        <w:r w:rsidRPr="00BE5A55">
          <w:rPr>
            <w:szCs w:val="20"/>
            <w:rPrChange w:id="4001" w:author="Steven" w:date="2022-04-18T14:11:00Z">
              <w:rPr/>
            </w:rPrChange>
          </w:rPr>
          <w:t>ksi</w:t>
        </w:r>
        <w:proofErr w:type="spellEnd"/>
        <w:r w:rsidRPr="00BE5A55">
          <w:rPr>
            <w:szCs w:val="20"/>
            <w:rPrChange w:id="4002" w:author="Steven" w:date="2022-04-18T14:11:00Z">
              <w:rPr/>
            </w:rPrChange>
          </w:rPr>
          <w:t>&gt;</w:t>
        </w:r>
      </w:ins>
    </w:p>
    <w:p w14:paraId="0B98B741" w14:textId="0E52BF17" w:rsidR="002E1DF8" w:rsidRPr="00BE5A55" w:rsidRDefault="002E1DF8" w:rsidP="006D72F4">
      <w:pPr>
        <w:pStyle w:val="Code0"/>
        <w:ind w:left="1080" w:firstLine="360"/>
        <w:rPr>
          <w:ins w:id="4003" w:author="Steven" w:date="2022-03-29T16:55:00Z"/>
          <w:szCs w:val="20"/>
          <w:rPrChange w:id="4004" w:author="Steven" w:date="2022-04-18T14:11:00Z">
            <w:rPr>
              <w:ins w:id="4005" w:author="Steven" w:date="2022-03-29T16:55:00Z"/>
            </w:rPr>
          </w:rPrChange>
        </w:rPr>
        <w:pPrChange w:id="4006" w:author="Steven" w:date="2022-04-18T14:10:00Z">
          <w:pPr>
            <w:pStyle w:val="Code0"/>
          </w:pPr>
        </w:pPrChange>
      </w:pPr>
      <w:ins w:id="4007" w:author="Steven" w:date="2022-03-29T16:55:00Z">
        <w:r w:rsidRPr="00BE5A55">
          <w:rPr>
            <w:szCs w:val="20"/>
            <w:rPrChange w:id="4008" w:author="Steven" w:date="2022-04-18T14:11:00Z">
              <w:rPr/>
            </w:rPrChange>
          </w:rPr>
          <w:t>&lt;/elastic&gt;</w:t>
        </w:r>
      </w:ins>
    </w:p>
    <w:p w14:paraId="6822F890" w14:textId="6D484185" w:rsidR="002E1DF8" w:rsidRPr="00BE5A55" w:rsidRDefault="00942B71" w:rsidP="006D72F4">
      <w:pPr>
        <w:pStyle w:val="Code0"/>
        <w:ind w:left="720" w:firstLine="360"/>
        <w:rPr>
          <w:ins w:id="4009" w:author="Steven" w:date="2022-03-29T16:56:00Z"/>
          <w:szCs w:val="20"/>
          <w:rPrChange w:id="4010" w:author="Steven" w:date="2022-04-18T14:11:00Z">
            <w:rPr>
              <w:ins w:id="4011" w:author="Steven" w:date="2022-03-29T16:56:00Z"/>
            </w:rPr>
          </w:rPrChange>
        </w:rPr>
        <w:pPrChange w:id="4012" w:author="Steven" w:date="2022-04-18T14:10:00Z">
          <w:pPr>
            <w:pStyle w:val="Heading2"/>
          </w:pPr>
        </w:pPrChange>
      </w:pPr>
      <w:ins w:id="4013" w:author="Steven" w:date="2022-03-29T16:55:00Z">
        <w:r w:rsidRPr="00BE5A55">
          <w:rPr>
            <w:szCs w:val="20"/>
            <w:rPrChange w:id="4014" w:author="Steven" w:date="2022-04-18T14:11:00Z">
              <w:rPr>
                <w:b w:val="0"/>
                <w:bCs w:val="0"/>
                <w:iCs w:val="0"/>
              </w:rPr>
            </w:rPrChange>
          </w:rPr>
          <w:t>&lt;</w:t>
        </w:r>
        <w:r w:rsidR="002E1DF8" w:rsidRPr="00BE5A55">
          <w:rPr>
            <w:szCs w:val="20"/>
            <w:rPrChange w:id="4015" w:author="Steven" w:date="2022-04-18T14:11:00Z">
              <w:rPr>
                <w:b w:val="0"/>
                <w:bCs w:val="0"/>
                <w:iCs w:val="0"/>
              </w:rPr>
            </w:rPrChange>
          </w:rPr>
          <w:t>/matrix&gt;</w:t>
        </w:r>
      </w:ins>
    </w:p>
    <w:p w14:paraId="64E2EA21" w14:textId="449DA379" w:rsidR="00942B71" w:rsidRPr="00BE5A55" w:rsidRDefault="00942B71" w:rsidP="006D72F4">
      <w:pPr>
        <w:pStyle w:val="Code0"/>
        <w:ind w:left="1080"/>
        <w:rPr>
          <w:ins w:id="4016" w:author="Steven" w:date="2022-04-18T14:00:00Z"/>
          <w:szCs w:val="20"/>
          <w:rPrChange w:id="4017" w:author="Steven" w:date="2022-04-18T14:11:00Z">
            <w:rPr>
              <w:ins w:id="4018" w:author="Steven" w:date="2022-04-18T14:00:00Z"/>
            </w:rPr>
          </w:rPrChange>
        </w:rPr>
        <w:pPrChange w:id="4019" w:author="Steven" w:date="2022-04-18T14:10:00Z">
          <w:pPr>
            <w:pStyle w:val="Heading2"/>
          </w:pPr>
        </w:pPrChange>
      </w:pPr>
      <w:proofErr w:type="gramStart"/>
      <w:ins w:id="4020" w:author="Steven" w:date="2022-03-29T16:56:00Z">
        <w:r w:rsidRPr="00BE5A55">
          <w:rPr>
            <w:szCs w:val="20"/>
            <w:rPrChange w:id="4021" w:author="Steven" w:date="2022-04-18T14:11:00Z">
              <w:rPr>
                <w:b w:val="0"/>
                <w:bCs w:val="0"/>
                <w:iCs w:val="0"/>
              </w:rPr>
            </w:rPrChange>
          </w:rPr>
          <w:t>&lt;!--</w:t>
        </w:r>
        <w:proofErr w:type="gramEnd"/>
        <w:r w:rsidRPr="00BE5A55">
          <w:rPr>
            <w:szCs w:val="20"/>
            <w:rPrChange w:id="4022" w:author="Steven" w:date="2022-04-18T14:11:00Z">
              <w:rPr>
                <w:b w:val="0"/>
                <w:bCs w:val="0"/>
                <w:iCs w:val="0"/>
              </w:rPr>
            </w:rPrChange>
          </w:rPr>
          <w:t xml:space="preserve"> </w:t>
        </w:r>
      </w:ins>
      <w:ins w:id="4023" w:author="Steven" w:date="2022-03-29T16:57:00Z">
        <w:r w:rsidRPr="00BE5A55">
          <w:rPr>
            <w:szCs w:val="20"/>
            <w:rPrChange w:id="4024" w:author="Steven" w:date="2022-04-18T14:11:00Z">
              <w:rPr>
                <w:b w:val="0"/>
                <w:bCs w:val="0"/>
                <w:iCs w:val="0"/>
              </w:rPr>
            </w:rPrChange>
          </w:rPr>
          <w:t xml:space="preserve">the </w:t>
        </w:r>
      </w:ins>
      <w:ins w:id="4025" w:author="Steven" w:date="2022-03-29T16:56:00Z">
        <w:r w:rsidRPr="00BE5A55">
          <w:rPr>
            <w:szCs w:val="20"/>
            <w:rPrChange w:id="4026" w:author="Steven" w:date="2022-04-18T14:11:00Z">
              <w:rPr>
                <w:b w:val="0"/>
                <w:bCs w:val="0"/>
                <w:iCs w:val="0"/>
              </w:rPr>
            </w:rPrChange>
          </w:rPr>
          <w:t>rest of the specification of parameters relevant to the growth model go here</w:t>
        </w:r>
      </w:ins>
      <w:ins w:id="4027" w:author="Steven" w:date="2022-03-29T16:57:00Z">
        <w:r w:rsidRPr="00BE5A55">
          <w:rPr>
            <w:szCs w:val="20"/>
            <w:rPrChange w:id="4028" w:author="Steven" w:date="2022-04-18T14:11:00Z">
              <w:rPr>
                <w:b w:val="0"/>
                <w:bCs w:val="0"/>
                <w:iCs w:val="0"/>
              </w:rPr>
            </w:rPrChange>
          </w:rPr>
          <w:t xml:space="preserve"> --&gt;</w:t>
        </w:r>
      </w:ins>
    </w:p>
    <w:p w14:paraId="6E9523F5" w14:textId="35EAF289" w:rsidR="004B66FF" w:rsidRPr="00BE5A55" w:rsidRDefault="004B66FF" w:rsidP="00195D31">
      <w:pPr>
        <w:pStyle w:val="Code0"/>
        <w:rPr>
          <w:ins w:id="4029" w:author="Steven" w:date="2022-04-01T16:19:00Z"/>
          <w:szCs w:val="20"/>
          <w:rPrChange w:id="4030" w:author="Steven" w:date="2022-04-18T14:11:00Z">
            <w:rPr>
              <w:ins w:id="4031" w:author="Steven" w:date="2022-04-01T16:19:00Z"/>
            </w:rPr>
          </w:rPrChange>
        </w:rPr>
        <w:pPrChange w:id="4032" w:author="Steven" w:date="2022-04-18T14:06:00Z">
          <w:pPr>
            <w:pStyle w:val="Heading2"/>
          </w:pPr>
        </w:pPrChange>
      </w:pPr>
      <w:ins w:id="4033" w:author="Steven" w:date="2022-04-18T14:00:00Z">
        <w:r w:rsidRPr="00BE5A55">
          <w:rPr>
            <w:szCs w:val="20"/>
            <w:rPrChange w:id="4034" w:author="Steven" w:date="2022-04-18T14:11:00Z">
              <w:rPr/>
            </w:rPrChange>
          </w:rPr>
          <w:tab/>
          <w:t>&lt;/solid&gt;</w:t>
        </w:r>
      </w:ins>
    </w:p>
    <w:p w14:paraId="5320D625" w14:textId="5D315BF3" w:rsidR="000F72DB" w:rsidRPr="00BE5A55" w:rsidRDefault="000F72DB" w:rsidP="00195D31">
      <w:pPr>
        <w:pStyle w:val="Code0"/>
        <w:rPr>
          <w:ins w:id="4035" w:author="Steven" w:date="2022-03-29T16:58:00Z"/>
          <w:szCs w:val="20"/>
          <w:rPrChange w:id="4036" w:author="Steven" w:date="2022-04-18T14:11:00Z">
            <w:rPr>
              <w:ins w:id="4037" w:author="Steven" w:date="2022-03-29T16:58:00Z"/>
            </w:rPr>
          </w:rPrChange>
        </w:rPr>
        <w:pPrChange w:id="4038" w:author="Steven" w:date="2022-04-18T14:06:00Z">
          <w:pPr>
            <w:pStyle w:val="Heading2"/>
          </w:pPr>
        </w:pPrChange>
      </w:pPr>
      <w:ins w:id="4039" w:author="Steven" w:date="2022-04-01T16:19:00Z">
        <w:r w:rsidRPr="00BE5A55">
          <w:rPr>
            <w:szCs w:val="20"/>
            <w:rPrChange w:id="4040" w:author="Steven" w:date="2022-04-18T14:11:00Z">
              <w:rPr/>
            </w:rPrChange>
          </w:rPr>
          <w:t>&lt;/material&gt;</w:t>
        </w:r>
      </w:ins>
    </w:p>
    <w:p w14:paraId="762C0A95" w14:textId="460F0ED2" w:rsidR="00942B71" w:rsidRDefault="00942B71">
      <w:pPr>
        <w:pStyle w:val="Heading3"/>
        <w:rPr>
          <w:ins w:id="4041" w:author="Steven" w:date="2022-03-29T16:58:00Z"/>
        </w:rPr>
        <w:pPrChange w:id="4042" w:author="Steven" w:date="2022-03-29T16:58:00Z">
          <w:pPr>
            <w:pStyle w:val="Heading2"/>
          </w:pPr>
        </w:pPrChange>
      </w:pPr>
      <w:bookmarkStart w:id="4043" w:name="_Toc99726135"/>
      <w:ins w:id="4044" w:author="Steven" w:date="2022-03-29T16:58:00Z">
        <w:r>
          <w:t>Mix Method</w:t>
        </w:r>
        <w:bookmarkEnd w:id="4043"/>
      </w:ins>
    </w:p>
    <w:p w14:paraId="730D9260" w14:textId="130C8E21" w:rsidR="00942B71" w:rsidRDefault="00942B71">
      <w:pPr>
        <w:rPr>
          <w:ins w:id="4045" w:author="Steven" w:date="2022-03-29T17:01:00Z"/>
          <w:i/>
        </w:rPr>
        <w:pPrChange w:id="4046" w:author="Steven" w:date="2022-03-29T16:58:00Z">
          <w:pPr>
            <w:pStyle w:val="Heading2"/>
          </w:pPr>
        </w:pPrChange>
      </w:pPr>
      <w:ins w:id="4047" w:author="Steven" w:date="2022-03-29T16:58:00Z">
        <w:r>
          <w:t xml:space="preserve">The mix method determines how </w:t>
        </w:r>
        <w:proofErr w:type="spellStart"/>
        <w:r w:rsidRPr="00942B71">
          <w:rPr>
            <w:b/>
            <w:i/>
            <w:rPrChange w:id="4048" w:author="Steven" w:date="2022-03-29T16:58:00Z">
              <w:rPr/>
            </w:rPrChange>
          </w:rPr>
          <w:t>ψ</w:t>
        </w:r>
        <w:r w:rsidRPr="00942B71">
          <w:rPr>
            <w:i/>
            <w:vertAlign w:val="subscript"/>
            <w:rPrChange w:id="4049" w:author="Steven" w:date="2022-03-29T16:58:00Z">
              <w:rPr/>
            </w:rPrChange>
          </w:rPr>
          <w:t>new</w:t>
        </w:r>
        <w:proofErr w:type="spellEnd"/>
        <w:r>
          <w:t xml:space="preserve"> is calculated from </w:t>
        </w:r>
      </w:ins>
      <w:ins w:id="4050" w:author="Steven" w:date="2022-03-29T16:59:00Z">
        <w:r>
          <w:rPr>
            <w:b/>
            <w:i/>
          </w:rPr>
          <w:t xml:space="preserve">ψ </w:t>
        </w:r>
        <w:r>
          <w:t xml:space="preserve">and </w:t>
        </w:r>
        <w:r>
          <w:rPr>
            <w:b/>
            <w:i/>
          </w:rPr>
          <w:t>θ</w:t>
        </w:r>
        <w:r>
          <w:t xml:space="preserve">. </w:t>
        </w:r>
        <w:proofErr w:type="gramStart"/>
        <w:r>
          <w:t>Previously</w:t>
        </w:r>
      </w:ins>
      <w:proofErr w:type="gramEnd"/>
      <w:ins w:id="4051" w:author="Steven" w:date="2022-04-01T17:02:00Z">
        <w:r w:rsidR="00327B94">
          <w:t>,</w:t>
        </w:r>
      </w:ins>
      <w:ins w:id="4052" w:author="Steven" w:date="2022-03-29T16:59:00Z">
        <w:r>
          <w:t xml:space="preserve"> this method was calculated as a weighted sum of two vectors with the weight </w:t>
        </w:r>
      </w:ins>
      <w:ins w:id="4053" w:author="Steven" w:date="2022-03-29T17:02:00Z">
        <w:r>
          <w:rPr>
            <w:i/>
          </w:rPr>
          <w:t>α</w:t>
        </w:r>
      </w:ins>
      <w:ins w:id="4054" w:author="Steven" w:date="2022-03-29T16:59:00Z">
        <w:r>
          <w:rPr>
            <w:i/>
          </w:rPr>
          <w:t>:</w:t>
        </w:r>
      </w:ins>
    </w:p>
    <w:p w14:paraId="7CEF191B" w14:textId="77777777" w:rsidR="00942B71" w:rsidRDefault="00942B71">
      <w:pPr>
        <w:rPr>
          <w:ins w:id="4055" w:author="Steven" w:date="2022-03-29T16:59:00Z"/>
          <w:i/>
        </w:rPr>
        <w:pPrChange w:id="4056" w:author="Steven" w:date="2022-03-29T16:58:00Z">
          <w:pPr>
            <w:pStyle w:val="Heading2"/>
          </w:pPr>
        </w:pPrChange>
      </w:pPr>
    </w:p>
    <w:p w14:paraId="14E27655" w14:textId="5AF2999B" w:rsidR="00942B71" w:rsidRDefault="00942B71">
      <w:pPr>
        <w:pStyle w:val="MTDisplayEquation"/>
        <w:rPr>
          <w:ins w:id="4057" w:author="Steven" w:date="2022-03-29T16:59:00Z"/>
        </w:rPr>
        <w:pPrChange w:id="4058" w:author="Steven" w:date="2022-03-29T17:00:00Z">
          <w:pPr>
            <w:pStyle w:val="Heading2"/>
          </w:pPr>
        </w:pPrChange>
      </w:pPr>
      <w:ins w:id="4059" w:author="Steven" w:date="2022-03-29T17:00:00Z">
        <w:r>
          <w:tab/>
        </w:r>
      </w:ins>
      <w:ins w:id="4060" w:author="Steven" w:date="2022-03-29T17:00:00Z">
        <w:r w:rsidRPr="00942B71">
          <w:rPr>
            <w:position w:val="-12"/>
            <w:rPrChange w:id="4061" w:author="Steven" w:date="2022-03-29T17:01:00Z">
              <w:rPr>
                <w:position w:val="-12"/>
              </w:rPr>
            </w:rPrChange>
          </w:rPr>
          <w:object w:dxaOrig="2000" w:dyaOrig="360" w14:anchorId="30394B7B">
            <v:shape id="_x0000_i5217" type="#_x0000_t75" style="width:100pt;height:18pt" o:ole="">
              <v:imagedata r:id="rId27" o:title=""/>
            </v:shape>
            <o:OLEObject Type="Embed" ProgID="Equation.DSMT4" ShapeID="_x0000_i5217" DrawAspect="Content" ObjectID="_1711801300" r:id="rId28"/>
          </w:object>
        </w:r>
      </w:ins>
      <w:ins w:id="4062" w:author="Steven" w:date="2022-03-29T17:04:00Z">
        <w:r>
          <w:t>.</w:t>
        </w:r>
      </w:ins>
      <w:ins w:id="4063" w:author="Steven" w:date="2022-03-29T17:00: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064" w:author="Steven" w:date="2022-04-01T17:21:00Z">
        <w:r w:rsidR="007C576C">
          <w:rPr>
            <w:noProof/>
          </w:rPr>
          <w:instrText>4</w:instrText>
        </w:r>
      </w:ins>
      <w:ins w:id="4065" w:author="Steven" w:date="2022-03-29T17:00:00Z">
        <w:r>
          <w:fldChar w:fldCharType="end"/>
        </w:r>
        <w:r>
          <w:instrText>.</w:instrText>
        </w:r>
        <w:r>
          <w:fldChar w:fldCharType="begin"/>
        </w:r>
        <w:r>
          <w:instrText xml:space="preserve"> SEQ MTEqn \c \* Arabic \* MERGEFORMAT </w:instrText>
        </w:r>
      </w:ins>
      <w:r>
        <w:fldChar w:fldCharType="separate"/>
      </w:r>
      <w:ins w:id="4066" w:author="Steven" w:date="2022-04-01T17:21:00Z">
        <w:r w:rsidR="007C576C">
          <w:rPr>
            <w:noProof/>
          </w:rPr>
          <w:instrText>3</w:instrText>
        </w:r>
      </w:ins>
      <w:ins w:id="4067" w:author="Steven" w:date="2022-03-29T17:00:00Z">
        <w:r>
          <w:fldChar w:fldCharType="end"/>
        </w:r>
        <w:r>
          <w:instrText>)</w:instrText>
        </w:r>
        <w:r>
          <w:fldChar w:fldCharType="end"/>
        </w:r>
      </w:ins>
    </w:p>
    <w:p w14:paraId="648978F6" w14:textId="77777777" w:rsidR="00942B71" w:rsidRDefault="00942B71">
      <w:pPr>
        <w:rPr>
          <w:ins w:id="4068" w:author="Steven" w:date="2022-03-29T17:02:00Z"/>
        </w:rPr>
        <w:pPrChange w:id="4069" w:author="Steven" w:date="2022-03-29T16:58:00Z">
          <w:pPr>
            <w:pStyle w:val="Heading2"/>
          </w:pPr>
        </w:pPrChange>
      </w:pPr>
    </w:p>
    <w:p w14:paraId="4B8340B6" w14:textId="356916D5" w:rsidR="00942B71" w:rsidRDefault="00942B71">
      <w:pPr>
        <w:rPr>
          <w:ins w:id="4070" w:author="Steven" w:date="2022-03-29T17:03:00Z"/>
        </w:rPr>
        <w:pPrChange w:id="4071" w:author="Steven" w:date="2022-03-29T16:58:00Z">
          <w:pPr>
            <w:pStyle w:val="Heading2"/>
          </w:pPr>
        </w:pPrChange>
      </w:pPr>
      <w:ins w:id="4072" w:author="Steven" w:date="2022-03-29T17:01:00Z">
        <w:r>
          <w:t xml:space="preserve">This was the legacy method for determining the contribution of two directions in the calculation </w:t>
        </w:r>
        <w:proofErr w:type="gramStart"/>
        <w:r>
          <w:t>of</w:t>
        </w:r>
        <w:proofErr w:type="gramEnd"/>
        <w:r>
          <w:t xml:space="preserve"> a new direction. This method is no longer used since the angle between </w:t>
        </w:r>
      </w:ins>
      <w:ins w:id="4073" w:author="Steven" w:date="2022-03-29T17:02:00Z">
        <w:r>
          <w:rPr>
            <w:b/>
            <w:i/>
          </w:rPr>
          <w:t xml:space="preserve">ψ </w:t>
        </w:r>
        <w:r>
          <w:t xml:space="preserve">and </w:t>
        </w:r>
        <w:r>
          <w:rPr>
            <w:b/>
            <w:i/>
          </w:rPr>
          <w:t xml:space="preserve">θ </w:t>
        </w:r>
        <w:r>
          <w:t xml:space="preserve">does not vary linearly with </w:t>
        </w:r>
        <w:r>
          <w:rPr>
            <w:i/>
          </w:rPr>
          <w:t>α</w:t>
        </w:r>
        <w:r w:rsidRPr="00942B71">
          <w:rPr>
            <w:rPrChange w:id="4074" w:author="Steven" w:date="2022-03-29T17:02:00Z">
              <w:rPr>
                <w:i/>
              </w:rPr>
            </w:rPrChange>
          </w:rPr>
          <w:t>.</w:t>
        </w:r>
      </w:ins>
      <w:ins w:id="4075" w:author="Steven" w:date="2022-03-29T17:03:00Z">
        <w:r>
          <w:t xml:space="preserve"> To overcome this, a new method is used which scales the rotation of </w:t>
        </w:r>
        <w:r>
          <w:rPr>
            <w:b/>
            <w:i/>
          </w:rPr>
          <w:t xml:space="preserve">ψ </w:t>
        </w:r>
        <w:r>
          <w:t xml:space="preserve">to </w:t>
        </w:r>
        <w:r>
          <w:rPr>
            <w:b/>
            <w:i/>
          </w:rPr>
          <w:t xml:space="preserve">θ </w:t>
        </w:r>
        <w:r>
          <w:t xml:space="preserve">with the rotation matrix </w:t>
        </w:r>
        <w:r>
          <w:rPr>
            <w:b/>
            <w:i/>
          </w:rPr>
          <w:t>R</w:t>
        </w:r>
      </w:ins>
    </w:p>
    <w:p w14:paraId="1B9DC984" w14:textId="6A2B5B31" w:rsidR="00942B71" w:rsidRDefault="00942B71">
      <w:pPr>
        <w:rPr>
          <w:ins w:id="4076" w:author="Steven" w:date="2022-03-29T17:03:00Z"/>
        </w:rPr>
        <w:pPrChange w:id="4077" w:author="Steven" w:date="2022-03-29T16:58:00Z">
          <w:pPr>
            <w:pStyle w:val="Heading2"/>
          </w:pPr>
        </w:pPrChange>
      </w:pPr>
    </w:p>
    <w:p w14:paraId="1C5657F2" w14:textId="0F008D73" w:rsidR="00942B71" w:rsidRDefault="00942B71">
      <w:pPr>
        <w:pStyle w:val="MTDisplayEquation"/>
        <w:rPr>
          <w:ins w:id="4078" w:author="Steven" w:date="2022-03-29T17:06:00Z"/>
        </w:rPr>
        <w:pPrChange w:id="4079" w:author="Steven" w:date="2022-03-29T17:04:00Z">
          <w:pPr>
            <w:pStyle w:val="Heading2"/>
          </w:pPr>
        </w:pPrChange>
      </w:pPr>
      <w:ins w:id="4080" w:author="Steven" w:date="2022-03-29T17:04:00Z">
        <w:r>
          <w:tab/>
        </w:r>
      </w:ins>
      <w:ins w:id="4081" w:author="Steven" w:date="2022-03-29T17:04:00Z">
        <w:r w:rsidRPr="00942B71">
          <w:rPr>
            <w:position w:val="-12"/>
            <w:rPrChange w:id="4082" w:author="Steven" w:date="2022-03-29T17:04:00Z">
              <w:rPr>
                <w:position w:val="-12"/>
              </w:rPr>
            </w:rPrChange>
          </w:rPr>
          <w:object w:dxaOrig="1700" w:dyaOrig="360" w14:anchorId="44458C78">
            <v:shape id="_x0000_i5218" type="#_x0000_t75" style="width:85pt;height:18pt" o:ole="">
              <v:imagedata r:id="rId29" o:title=""/>
            </v:shape>
            <o:OLEObject Type="Embed" ProgID="Equation.DSMT4" ShapeID="_x0000_i5218" DrawAspect="Content" ObjectID="_1711801301" r:id="rId30"/>
          </w:object>
        </w:r>
      </w:ins>
      <w:ins w:id="4083" w:author="Steven" w:date="2022-03-29T17:04: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084" w:author="Steven" w:date="2022-04-01T17:21:00Z">
        <w:r w:rsidR="007C576C">
          <w:rPr>
            <w:noProof/>
          </w:rPr>
          <w:instrText>4</w:instrText>
        </w:r>
      </w:ins>
      <w:ins w:id="4085" w:author="Steven" w:date="2022-03-29T17:04:00Z">
        <w:r>
          <w:fldChar w:fldCharType="end"/>
        </w:r>
        <w:r>
          <w:instrText>.</w:instrText>
        </w:r>
        <w:r>
          <w:fldChar w:fldCharType="begin"/>
        </w:r>
        <w:r>
          <w:instrText xml:space="preserve"> SEQ MTEqn \c \* Arabic \* MERGEFORMAT </w:instrText>
        </w:r>
      </w:ins>
      <w:r>
        <w:fldChar w:fldCharType="separate"/>
      </w:r>
      <w:ins w:id="4086" w:author="Steven" w:date="2022-04-01T17:21:00Z">
        <w:r w:rsidR="007C576C">
          <w:rPr>
            <w:noProof/>
          </w:rPr>
          <w:instrText>4</w:instrText>
        </w:r>
      </w:ins>
      <w:ins w:id="4087" w:author="Steven" w:date="2022-03-29T17:04:00Z">
        <w:r>
          <w:fldChar w:fldCharType="end"/>
        </w:r>
        <w:r>
          <w:instrText>)</w:instrText>
        </w:r>
        <w:r>
          <w:fldChar w:fldCharType="end"/>
        </w:r>
      </w:ins>
    </w:p>
    <w:p w14:paraId="173781E6" w14:textId="77777777" w:rsidR="00727A17" w:rsidRPr="00621D2B" w:rsidRDefault="00727A17">
      <w:pPr>
        <w:rPr>
          <w:ins w:id="4088" w:author="Steven" w:date="2022-03-29T17:03:00Z"/>
        </w:rPr>
        <w:pPrChange w:id="4089" w:author="Steven" w:date="2022-03-29T17:06:00Z">
          <w:pPr>
            <w:pStyle w:val="Heading2"/>
          </w:pPr>
        </w:pPrChange>
      </w:pPr>
    </w:p>
    <w:p w14:paraId="6E83B6B5" w14:textId="2BA3E710" w:rsidR="000F7F41" w:rsidRDefault="000F7F41">
      <w:pPr>
        <w:rPr>
          <w:ins w:id="4090" w:author="Steven" w:date="2022-03-29T17:08:00Z"/>
        </w:rPr>
        <w:pPrChange w:id="4091" w:author="Steven" w:date="2022-03-29T16:58:00Z">
          <w:pPr>
            <w:pStyle w:val="Heading2"/>
          </w:pPr>
        </w:pPrChange>
      </w:pPr>
      <w:ins w:id="4092" w:author="Steven" w:date="2022-03-29T17:07:00Z">
        <w:r>
          <w:t xml:space="preserve">In both cases, setting </w:t>
        </w:r>
        <w:r>
          <w:rPr>
            <w:i/>
          </w:rPr>
          <w:t xml:space="preserve">α </w:t>
        </w:r>
        <w:r>
          <w:t xml:space="preserve">= 0.0 results in </w:t>
        </w:r>
        <w:proofErr w:type="spellStart"/>
        <w:r>
          <w:rPr>
            <w:b/>
            <w:i/>
          </w:rPr>
          <w:t>ψ</w:t>
        </w:r>
        <w:r>
          <w:rPr>
            <w:i/>
            <w:vertAlign w:val="subscript"/>
          </w:rPr>
          <w:t>new</w:t>
        </w:r>
        <w:proofErr w:type="spellEnd"/>
        <w:r>
          <w:t xml:space="preserve"> = </w:t>
        </w:r>
        <w:r>
          <w:rPr>
            <w:b/>
            <w:i/>
          </w:rPr>
          <w:t xml:space="preserve">ψ </w:t>
        </w:r>
        <w:r>
          <w:t xml:space="preserve">and setting </w:t>
        </w:r>
        <w:r>
          <w:rPr>
            <w:i/>
          </w:rPr>
          <w:t xml:space="preserve">α </w:t>
        </w:r>
        <w:r>
          <w:t xml:space="preserve">= 1.0 results in </w:t>
        </w:r>
      </w:ins>
      <w:proofErr w:type="spellStart"/>
      <w:ins w:id="4093" w:author="Steven" w:date="2022-03-29T17:08:00Z">
        <w:r>
          <w:rPr>
            <w:b/>
            <w:i/>
          </w:rPr>
          <w:t>ψ</w:t>
        </w:r>
        <w:r w:rsidRPr="00621D2B">
          <w:rPr>
            <w:i/>
            <w:vertAlign w:val="subscript"/>
          </w:rPr>
          <w:t>new</w:t>
        </w:r>
        <w:proofErr w:type="spellEnd"/>
        <w:r>
          <w:rPr>
            <w:b/>
            <w:i/>
          </w:rPr>
          <w:t xml:space="preserve"> </w:t>
        </w:r>
        <w:r>
          <w:t xml:space="preserve">= </w:t>
        </w:r>
        <w:r>
          <w:rPr>
            <w:b/>
            <w:i/>
          </w:rPr>
          <w:t>θ</w:t>
        </w:r>
        <w:r>
          <w:t xml:space="preserve">. </w:t>
        </w:r>
      </w:ins>
    </w:p>
    <w:p w14:paraId="49E41C31" w14:textId="77777777" w:rsidR="000F7F41" w:rsidRPr="00621D2B" w:rsidRDefault="000F7F41">
      <w:pPr>
        <w:rPr>
          <w:ins w:id="4094" w:author="Steven" w:date="2022-03-29T17:07:00Z"/>
        </w:rPr>
        <w:pPrChange w:id="4095" w:author="Steven" w:date="2022-03-29T16:58:00Z">
          <w:pPr>
            <w:pStyle w:val="Heading2"/>
          </w:pPr>
        </w:pPrChange>
      </w:pPr>
    </w:p>
    <w:p w14:paraId="3B237925" w14:textId="4886980B" w:rsidR="00942B71" w:rsidRDefault="00942B71">
      <w:pPr>
        <w:rPr>
          <w:ins w:id="4096" w:author="Steven" w:date="2022-03-29T17:05:00Z"/>
        </w:rPr>
        <w:pPrChange w:id="4097" w:author="Steven" w:date="2022-03-29T16:58:00Z">
          <w:pPr>
            <w:pStyle w:val="Heading2"/>
          </w:pPr>
        </w:pPrChange>
      </w:pPr>
      <w:ins w:id="4098" w:author="Steven" w:date="2022-03-29T17:05:00Z">
        <w:r>
          <w:t>The legacy approach can be used by specifying</w:t>
        </w:r>
      </w:ins>
      <w:ins w:id="4099" w:author="Steven" w:date="2022-03-29T17:06:00Z">
        <w:r w:rsidR="00727A17">
          <w:t>:</w:t>
        </w:r>
      </w:ins>
    </w:p>
    <w:p w14:paraId="6B62228D" w14:textId="00564DFB" w:rsidR="00727A17" w:rsidRPr="00BE5A55" w:rsidRDefault="00942B71" w:rsidP="00195D31">
      <w:pPr>
        <w:pStyle w:val="Code0"/>
        <w:rPr>
          <w:ins w:id="4100" w:author="Steven" w:date="2022-03-29T17:06:00Z"/>
          <w:szCs w:val="20"/>
          <w:rPrChange w:id="4101" w:author="Steven" w:date="2022-04-18T14:11:00Z">
            <w:rPr>
              <w:ins w:id="4102" w:author="Steven" w:date="2022-03-29T17:06:00Z"/>
            </w:rPr>
          </w:rPrChange>
        </w:rPr>
        <w:pPrChange w:id="4103" w:author="Steven" w:date="2022-04-18T14:06:00Z">
          <w:pPr>
            <w:pStyle w:val="Heading2"/>
          </w:pPr>
        </w:pPrChange>
      </w:pPr>
      <w:ins w:id="4104" w:author="Steven" w:date="2022-03-29T17:05:00Z">
        <w:r w:rsidRPr="00BE5A55">
          <w:rPr>
            <w:szCs w:val="20"/>
            <w:rPrChange w:id="4105" w:author="Steven" w:date="2022-04-18T14:11:00Z">
              <w:rPr/>
            </w:rPrChange>
          </w:rPr>
          <w:t>&lt;</w:t>
        </w:r>
        <w:proofErr w:type="spellStart"/>
        <w:r w:rsidRPr="00BE5A55">
          <w:rPr>
            <w:szCs w:val="20"/>
            <w:rPrChange w:id="4106" w:author="Steven" w:date="2022-04-18T14:11:00Z">
              <w:rPr/>
            </w:rPrChange>
          </w:rPr>
          <w:t>mix_method</w:t>
        </w:r>
        <w:proofErr w:type="spellEnd"/>
        <w:r w:rsidR="00727A17" w:rsidRPr="00BE5A55">
          <w:rPr>
            <w:szCs w:val="20"/>
            <w:rPrChange w:id="4107" w:author="Steven" w:date="2022-04-18T14:11:00Z">
              <w:rPr/>
            </w:rPrChange>
          </w:rPr>
          <w:t xml:space="preserve"> type=”</w:t>
        </w:r>
        <w:proofErr w:type="spellStart"/>
        <w:r w:rsidR="00727A17" w:rsidRPr="00BE5A55">
          <w:rPr>
            <w:szCs w:val="20"/>
            <w:rPrChange w:id="4108" w:author="Steven" w:date="2022-04-18T14:11:00Z">
              <w:rPr/>
            </w:rPrChange>
          </w:rPr>
          <w:t>LinInterp</w:t>
        </w:r>
        <w:proofErr w:type="spellEnd"/>
        <w:r w:rsidR="00727A17" w:rsidRPr="00BE5A55">
          <w:rPr>
            <w:szCs w:val="20"/>
            <w:rPrChange w:id="4109" w:author="Steven" w:date="2022-04-18T14:11:00Z">
              <w:rPr/>
            </w:rPrChange>
          </w:rPr>
          <w:t>”/&gt;</w:t>
        </w:r>
      </w:ins>
    </w:p>
    <w:p w14:paraId="09FA5700" w14:textId="10A14E13" w:rsidR="00727A17" w:rsidRDefault="00727A17">
      <w:pPr>
        <w:rPr>
          <w:ins w:id="4110" w:author="Steven" w:date="2022-03-29T17:06:00Z"/>
        </w:rPr>
        <w:pPrChange w:id="4111" w:author="Steven" w:date="2022-03-29T17:06:00Z">
          <w:pPr>
            <w:pStyle w:val="Heading2"/>
          </w:pPr>
        </w:pPrChange>
      </w:pPr>
      <w:ins w:id="4112" w:author="Steven" w:date="2022-03-29T17:06:00Z">
        <w:r>
          <w:t xml:space="preserve">The default method can be used by </w:t>
        </w:r>
        <w:proofErr w:type="gramStart"/>
        <w:r>
          <w:t>specifying :</w:t>
        </w:r>
        <w:proofErr w:type="gramEnd"/>
      </w:ins>
    </w:p>
    <w:p w14:paraId="4839B1E1" w14:textId="285767C8" w:rsidR="00727A17" w:rsidRPr="00BE5A55" w:rsidRDefault="00727A17" w:rsidP="00195D31">
      <w:pPr>
        <w:pStyle w:val="Code0"/>
        <w:rPr>
          <w:ins w:id="4113" w:author="Steven" w:date="2022-03-29T17:05:00Z"/>
          <w:szCs w:val="20"/>
          <w:rPrChange w:id="4114" w:author="Steven" w:date="2022-04-18T14:11:00Z">
            <w:rPr>
              <w:ins w:id="4115" w:author="Steven" w:date="2022-03-29T17:05:00Z"/>
            </w:rPr>
          </w:rPrChange>
        </w:rPr>
        <w:pPrChange w:id="4116" w:author="Steven" w:date="2022-04-18T14:06:00Z">
          <w:pPr>
            <w:pStyle w:val="Heading2"/>
          </w:pPr>
        </w:pPrChange>
      </w:pPr>
      <w:ins w:id="4117" w:author="Steven" w:date="2022-03-29T17:06:00Z">
        <w:r w:rsidRPr="00BE5A55">
          <w:rPr>
            <w:szCs w:val="20"/>
            <w:rPrChange w:id="4118" w:author="Steven" w:date="2022-04-18T14:11:00Z">
              <w:rPr/>
            </w:rPrChange>
          </w:rPr>
          <w:t>&lt;</w:t>
        </w:r>
        <w:proofErr w:type="spellStart"/>
        <w:r w:rsidRPr="00BE5A55">
          <w:rPr>
            <w:szCs w:val="20"/>
            <w:rPrChange w:id="4119" w:author="Steven" w:date="2022-04-18T14:11:00Z">
              <w:rPr/>
            </w:rPrChange>
          </w:rPr>
          <w:t>mix_method</w:t>
        </w:r>
        <w:proofErr w:type="spellEnd"/>
        <w:r w:rsidRPr="00BE5A55">
          <w:rPr>
            <w:szCs w:val="20"/>
            <w:rPrChange w:id="4120" w:author="Steven" w:date="2022-04-18T14:11:00Z">
              <w:rPr/>
            </w:rPrChange>
          </w:rPr>
          <w:t xml:space="preserve"> type=”</w:t>
        </w:r>
        <w:proofErr w:type="spellStart"/>
        <w:r w:rsidRPr="00BE5A55">
          <w:rPr>
            <w:szCs w:val="20"/>
            <w:rPrChange w:id="4121" w:author="Steven" w:date="2022-04-18T14:11:00Z">
              <w:rPr/>
            </w:rPrChange>
          </w:rPr>
          <w:t>LinRot</w:t>
        </w:r>
        <w:proofErr w:type="spellEnd"/>
        <w:r w:rsidRPr="00BE5A55">
          <w:rPr>
            <w:szCs w:val="20"/>
            <w:rPrChange w:id="4122" w:author="Steven" w:date="2022-04-18T14:11:00Z">
              <w:rPr/>
            </w:rPrChange>
          </w:rPr>
          <w:t>”/&gt;</w:t>
        </w:r>
      </w:ins>
    </w:p>
    <w:p w14:paraId="279330A2" w14:textId="7AD5C542" w:rsidR="0087529A" w:rsidRDefault="0087529A">
      <w:pPr>
        <w:pStyle w:val="Heading3"/>
        <w:rPr>
          <w:ins w:id="4123" w:author="Steven" w:date="2022-04-01T17:01:00Z"/>
        </w:rPr>
        <w:pPrChange w:id="4124" w:author="Steven" w:date="2022-04-01T17:02:00Z">
          <w:pPr>
            <w:pStyle w:val="Heading2"/>
          </w:pPr>
        </w:pPrChange>
      </w:pPr>
      <w:bookmarkStart w:id="4125" w:name="_Toc99726136"/>
      <w:ins w:id="4126" w:author="Steven" w:date="2022-04-01T17:01:00Z">
        <w:r>
          <w:t>Vessel Radius</w:t>
        </w:r>
        <w:bookmarkEnd w:id="4125"/>
      </w:ins>
    </w:p>
    <w:p w14:paraId="54BD6F59" w14:textId="5B281F4C" w:rsidR="0087529A" w:rsidRDefault="0087529A" w:rsidP="0087529A">
      <w:pPr>
        <w:rPr>
          <w:ins w:id="4127" w:author="Steven" w:date="2022-04-01T17:01:00Z"/>
        </w:rPr>
      </w:pPr>
      <w:ins w:id="4128" w:author="Steven" w:date="2022-04-01T17:02:00Z">
        <w:r>
          <w:t xml:space="preserve">The vessel </w:t>
        </w:r>
      </w:ins>
      <w:ins w:id="4129" w:author="Steven" w:date="2022-04-01T17:01:00Z">
        <w:r>
          <w:t xml:space="preserve">radius is used to calculate the relative contribution of the matrix and vessel </w:t>
        </w:r>
        <w:proofErr w:type="spellStart"/>
        <w:r>
          <w:t>submaterials</w:t>
        </w:r>
        <w:proofErr w:type="spellEnd"/>
        <w:r>
          <w:t>.</w:t>
        </w:r>
      </w:ins>
      <w:ins w:id="4130" w:author="Steven" w:date="2022-04-01T17:02:00Z">
        <w:r>
          <w:t xml:space="preserve"> </w:t>
        </w:r>
      </w:ins>
      <w:ins w:id="4131" w:author="Steven" w:date="2022-04-01T17:01:00Z">
        <w:r>
          <w:t xml:space="preserve">(This calculation is done assuming that the vessels do not change in volume as deformation </w:t>
        </w:r>
        <w:proofErr w:type="spellStart"/>
        <w:r>
          <w:t>occours</w:t>
        </w:r>
        <w:proofErr w:type="spellEnd"/>
        <w:r>
          <w:t xml:space="preserve">) </w:t>
        </w:r>
      </w:ins>
    </w:p>
    <w:p w14:paraId="02658187" w14:textId="77777777" w:rsidR="0087529A" w:rsidRPr="00BE5A55" w:rsidRDefault="0087529A" w:rsidP="00195D31">
      <w:pPr>
        <w:pStyle w:val="Code0"/>
        <w:rPr>
          <w:ins w:id="4132" w:author="Steven" w:date="2022-04-01T17:01:00Z"/>
          <w:szCs w:val="20"/>
          <w:rPrChange w:id="4133" w:author="Steven" w:date="2022-04-18T14:11:00Z">
            <w:rPr>
              <w:ins w:id="4134" w:author="Steven" w:date="2022-04-01T17:01:00Z"/>
            </w:rPr>
          </w:rPrChange>
        </w:rPr>
        <w:pPrChange w:id="4135" w:author="Steven" w:date="2022-04-18T14:06:00Z">
          <w:pPr>
            <w:pStyle w:val="Code0"/>
          </w:pPr>
        </w:pPrChange>
      </w:pPr>
      <w:ins w:id="4136" w:author="Steven" w:date="2022-04-01T17:01:00Z">
        <w:r w:rsidRPr="00BE5A55">
          <w:rPr>
            <w:szCs w:val="20"/>
            <w:rPrChange w:id="4137" w:author="Steven" w:date="2022-04-18T14:11:00Z">
              <w:rPr/>
            </w:rPrChange>
          </w:rPr>
          <w:t>&lt;</w:t>
        </w:r>
        <w:proofErr w:type="spellStart"/>
        <w:r w:rsidRPr="00BE5A55">
          <w:rPr>
            <w:szCs w:val="20"/>
            <w:rPrChange w:id="4138" w:author="Steven" w:date="2022-04-18T14:11:00Z">
              <w:rPr/>
            </w:rPrChange>
          </w:rPr>
          <w:t>vessel_radius</w:t>
        </w:r>
        <w:proofErr w:type="spellEnd"/>
        <w:r w:rsidRPr="00BE5A55">
          <w:rPr>
            <w:szCs w:val="20"/>
            <w:rPrChange w:id="4139" w:author="Steven" w:date="2022-04-18T14:11:00Z">
              <w:rPr/>
            </w:rPrChange>
          </w:rPr>
          <w:t>&gt;6.3&lt;/</w:t>
        </w:r>
        <w:proofErr w:type="spellStart"/>
        <w:r w:rsidRPr="00BE5A55">
          <w:rPr>
            <w:szCs w:val="20"/>
            <w:rPrChange w:id="4140" w:author="Steven" w:date="2022-04-18T14:11:00Z">
              <w:rPr/>
            </w:rPrChange>
          </w:rPr>
          <w:t>vessel_radius</w:t>
        </w:r>
        <w:proofErr w:type="spellEnd"/>
        <w:r w:rsidRPr="00BE5A55">
          <w:rPr>
            <w:szCs w:val="20"/>
            <w:rPrChange w:id="4141" w:author="Steven" w:date="2022-04-18T14:11:00Z">
              <w:rPr/>
            </w:rPrChange>
          </w:rPr>
          <w:t>&gt;</w:t>
        </w:r>
      </w:ins>
    </w:p>
    <w:p w14:paraId="0B26C381" w14:textId="77777777" w:rsidR="0087529A" w:rsidRDefault="0087529A" w:rsidP="0087529A">
      <w:pPr>
        <w:rPr>
          <w:ins w:id="4142" w:author="Steven" w:date="2022-04-01T17:01:00Z"/>
        </w:rPr>
      </w:pPr>
    </w:p>
    <w:p w14:paraId="397732B2" w14:textId="6926ECD4" w:rsidR="000F7F41" w:rsidRDefault="0087529A" w:rsidP="0087529A">
      <w:pPr>
        <w:pStyle w:val="Heading2"/>
        <w:rPr>
          <w:ins w:id="4143" w:author="Steven" w:date="2022-03-29T17:08:00Z"/>
        </w:rPr>
      </w:pPr>
      <w:ins w:id="4144" w:author="Steven" w:date="2022-04-01T17:01:00Z">
        <w:r>
          <w:lastRenderedPageBreak/>
          <w:t xml:space="preserve"> </w:t>
        </w:r>
      </w:ins>
      <w:bookmarkStart w:id="4145" w:name="_Toc99726137"/>
      <w:ins w:id="4146" w:author="Steven" w:date="2022-03-29T17:08:00Z">
        <w:r w:rsidR="000F7F41">
          <w:t>Initial Modifier Manager</w:t>
        </w:r>
        <w:bookmarkEnd w:id="4145"/>
      </w:ins>
    </w:p>
    <w:p w14:paraId="693F40BF" w14:textId="05D689A7" w:rsidR="00162544" w:rsidRDefault="000F7F41">
      <w:pPr>
        <w:rPr>
          <w:ins w:id="4147" w:author="Steven" w:date="2022-03-30T10:20:00Z"/>
        </w:rPr>
        <w:pPrChange w:id="4148" w:author="Steven" w:date="2022-03-29T17:08:00Z">
          <w:pPr>
            <w:pStyle w:val="Heading2"/>
          </w:pPr>
        </w:pPrChange>
      </w:pPr>
      <w:ins w:id="4149" w:author="Steven" w:date="2022-03-29T17:08:00Z">
        <w:r>
          <w:t xml:space="preserve">The initial modifier manager is used to set material properties of the matrix used by AngioFE. These </w:t>
        </w:r>
      </w:ins>
      <w:ins w:id="4150" w:author="Steven" w:date="2022-03-29T17:09:00Z">
        <w:r>
          <w:t xml:space="preserve">are different </w:t>
        </w:r>
      </w:ins>
      <w:ins w:id="4151" w:author="Steven" w:date="2022-03-30T15:54:00Z">
        <w:r w:rsidR="00012E68">
          <w:t>from</w:t>
        </w:r>
      </w:ins>
      <w:ins w:id="4152" w:author="Steven" w:date="2022-03-29T17:09:00Z">
        <w:r>
          <w:t xml:space="preserve"> those within FEBio. Generally</w:t>
        </w:r>
      </w:ins>
      <w:ins w:id="4153" w:author="Steven" w:date="2022-03-30T10:20:00Z">
        <w:r w:rsidR="00162544">
          <w:t>,</w:t>
        </w:r>
      </w:ins>
      <w:ins w:id="4154" w:author="Steven" w:date="2022-03-29T17:09:00Z">
        <w:r>
          <w:t xml:space="preserve"> these allow the user to specify the matrix density, fibril vector orientation, or collagen ellipsoidal fibril distribution (EFD).</w:t>
        </w:r>
      </w:ins>
    </w:p>
    <w:p w14:paraId="69DF7965" w14:textId="0DC15E55" w:rsidR="00162544" w:rsidRDefault="00162544">
      <w:pPr>
        <w:rPr>
          <w:ins w:id="4155" w:author="Steven" w:date="2022-03-30T10:20:00Z"/>
        </w:rPr>
        <w:pPrChange w:id="4156" w:author="Steven" w:date="2022-03-29T17:08:00Z">
          <w:pPr>
            <w:pStyle w:val="Heading2"/>
          </w:pPr>
        </w:pPrChange>
      </w:pPr>
    </w:p>
    <w:p w14:paraId="4E4CAD5B" w14:textId="66F0D654" w:rsidR="00162544" w:rsidRDefault="00162544">
      <w:pPr>
        <w:rPr>
          <w:ins w:id="4157" w:author="Steven" w:date="2022-03-30T10:20:00Z"/>
        </w:rPr>
        <w:pPrChange w:id="4158" w:author="Steven" w:date="2022-03-29T17:08:00Z">
          <w:pPr>
            <w:pStyle w:val="Heading2"/>
          </w:pPr>
        </w:pPrChange>
      </w:pPr>
      <w:ins w:id="4159" w:author="Steven" w:date="2022-03-30T10:20:00Z">
        <w:r>
          <w:t xml:space="preserve">Each initial modifier is contained within </w:t>
        </w:r>
      </w:ins>
      <w:ins w:id="4160" w:author="Steven" w:date="2022-03-30T12:52:00Z">
        <w:r w:rsidR="009B5D48">
          <w:t>the</w:t>
        </w:r>
      </w:ins>
      <w:ins w:id="4161" w:author="Steven" w:date="2022-03-30T10:20:00Z">
        <w:r>
          <w:t xml:space="preserve"> initial modifier manager tag:</w:t>
        </w:r>
      </w:ins>
    </w:p>
    <w:p w14:paraId="477F37C9" w14:textId="6216634F" w:rsidR="00162544" w:rsidRPr="00BE5A55" w:rsidRDefault="00162544" w:rsidP="00195D31">
      <w:pPr>
        <w:pStyle w:val="Code0"/>
        <w:rPr>
          <w:ins w:id="4162" w:author="Steven" w:date="2022-03-30T10:20:00Z"/>
          <w:szCs w:val="20"/>
          <w:rPrChange w:id="4163" w:author="Steven" w:date="2022-04-18T14:11:00Z">
            <w:rPr>
              <w:ins w:id="4164" w:author="Steven" w:date="2022-03-30T10:20:00Z"/>
            </w:rPr>
          </w:rPrChange>
        </w:rPr>
        <w:pPrChange w:id="4165" w:author="Steven" w:date="2022-04-18T14:06:00Z">
          <w:pPr>
            <w:pStyle w:val="Heading2"/>
          </w:pPr>
        </w:pPrChange>
      </w:pPr>
      <w:ins w:id="4166" w:author="Steven" w:date="2022-03-30T10:20:00Z">
        <w:r w:rsidRPr="00BE5A55">
          <w:rPr>
            <w:szCs w:val="20"/>
            <w:rPrChange w:id="4167" w:author="Steven" w:date="2022-04-18T14:11:00Z">
              <w:rPr/>
            </w:rPrChange>
          </w:rPr>
          <w:t>&lt;</w:t>
        </w:r>
        <w:proofErr w:type="spellStart"/>
        <w:r w:rsidRPr="00BE5A55">
          <w:rPr>
            <w:szCs w:val="20"/>
            <w:rPrChange w:id="4168" w:author="Steven" w:date="2022-04-18T14:11:00Z">
              <w:rPr/>
            </w:rPrChange>
          </w:rPr>
          <w:t>im_manager</w:t>
        </w:r>
        <w:proofErr w:type="spellEnd"/>
        <w:r w:rsidRPr="00BE5A55">
          <w:rPr>
            <w:szCs w:val="20"/>
            <w:rPrChange w:id="4169" w:author="Steven" w:date="2022-04-18T14:11:00Z">
              <w:rPr/>
            </w:rPrChange>
          </w:rPr>
          <w:t xml:space="preserve"> type=”</w:t>
        </w:r>
        <w:proofErr w:type="spellStart"/>
        <w:r w:rsidRPr="00BE5A55">
          <w:rPr>
            <w:szCs w:val="20"/>
            <w:rPrChange w:id="4170" w:author="Steven" w:date="2022-04-18T14:11:00Z">
              <w:rPr/>
            </w:rPrChange>
          </w:rPr>
          <w:t>im_manager</w:t>
        </w:r>
        <w:proofErr w:type="spellEnd"/>
        <w:r w:rsidRPr="00BE5A55">
          <w:rPr>
            <w:szCs w:val="20"/>
            <w:rPrChange w:id="4171" w:author="Steven" w:date="2022-04-18T14:11:00Z">
              <w:rPr/>
            </w:rPrChange>
          </w:rPr>
          <w:t>”&gt;</w:t>
        </w:r>
      </w:ins>
    </w:p>
    <w:p w14:paraId="0FECC0B8" w14:textId="399E0816" w:rsidR="00162544" w:rsidRPr="00BE5A55" w:rsidRDefault="00162544" w:rsidP="00195D31">
      <w:pPr>
        <w:pStyle w:val="Code0"/>
        <w:rPr>
          <w:ins w:id="4172" w:author="Steven" w:date="2022-03-30T10:21:00Z"/>
          <w:szCs w:val="20"/>
          <w:rPrChange w:id="4173" w:author="Steven" w:date="2022-04-18T14:11:00Z">
            <w:rPr>
              <w:ins w:id="4174" w:author="Steven" w:date="2022-03-30T10:21:00Z"/>
            </w:rPr>
          </w:rPrChange>
        </w:rPr>
        <w:pPrChange w:id="4175" w:author="Steven" w:date="2022-04-18T14:06:00Z">
          <w:pPr>
            <w:pStyle w:val="Heading2"/>
          </w:pPr>
        </w:pPrChange>
      </w:pPr>
      <w:ins w:id="4176" w:author="Steven" w:date="2022-03-30T10:20:00Z">
        <w:r w:rsidRPr="00BE5A55">
          <w:rPr>
            <w:szCs w:val="20"/>
            <w:rPrChange w:id="4177" w:author="Steven" w:date="2022-04-18T14:11:00Z">
              <w:rPr/>
            </w:rPrChange>
          </w:rPr>
          <w:tab/>
          <w:t>…</w:t>
        </w:r>
      </w:ins>
    </w:p>
    <w:p w14:paraId="7EA900DD" w14:textId="182CBEA0" w:rsidR="00162544" w:rsidRPr="00BE5A55" w:rsidRDefault="00162544" w:rsidP="00195D31">
      <w:pPr>
        <w:pStyle w:val="Code0"/>
        <w:rPr>
          <w:ins w:id="4178" w:author="Steven" w:date="2022-03-30T10:21:00Z"/>
          <w:szCs w:val="20"/>
          <w:rPrChange w:id="4179" w:author="Steven" w:date="2022-04-18T14:11:00Z">
            <w:rPr>
              <w:ins w:id="4180" w:author="Steven" w:date="2022-03-30T10:21:00Z"/>
            </w:rPr>
          </w:rPrChange>
        </w:rPr>
        <w:pPrChange w:id="4181" w:author="Steven" w:date="2022-04-18T14:06:00Z">
          <w:pPr>
            <w:pStyle w:val="Heading2"/>
          </w:pPr>
        </w:pPrChange>
      </w:pPr>
      <w:ins w:id="4182" w:author="Steven" w:date="2022-03-30T10:21:00Z">
        <w:r w:rsidRPr="00BE5A55">
          <w:rPr>
            <w:szCs w:val="20"/>
            <w:rPrChange w:id="4183" w:author="Steven" w:date="2022-04-18T14:11:00Z">
              <w:rPr/>
            </w:rPrChange>
          </w:rPr>
          <w:t>&lt;/</w:t>
        </w:r>
        <w:proofErr w:type="spellStart"/>
        <w:r w:rsidRPr="00BE5A55">
          <w:rPr>
            <w:szCs w:val="20"/>
            <w:rPrChange w:id="4184" w:author="Steven" w:date="2022-04-18T14:11:00Z">
              <w:rPr/>
            </w:rPrChange>
          </w:rPr>
          <w:t>im_manager</w:t>
        </w:r>
        <w:proofErr w:type="spellEnd"/>
        <w:r w:rsidRPr="00BE5A55">
          <w:rPr>
            <w:szCs w:val="20"/>
            <w:rPrChange w:id="4185" w:author="Steven" w:date="2022-04-18T14:11:00Z">
              <w:rPr/>
            </w:rPrChange>
          </w:rPr>
          <w:t>&gt;</w:t>
        </w:r>
      </w:ins>
    </w:p>
    <w:p w14:paraId="0799C8F6" w14:textId="3E2F5CBE" w:rsidR="00162544" w:rsidRDefault="00162544">
      <w:pPr>
        <w:pStyle w:val="Heading3"/>
        <w:rPr>
          <w:ins w:id="4186" w:author="Steven" w:date="2022-03-30T10:21:00Z"/>
        </w:rPr>
        <w:pPrChange w:id="4187" w:author="Steven" w:date="2022-03-30T10:21:00Z">
          <w:pPr>
            <w:pStyle w:val="Heading2"/>
          </w:pPr>
        </w:pPrChange>
      </w:pPr>
      <w:bookmarkStart w:id="4188" w:name="_Toc99726138"/>
      <w:ins w:id="4189" w:author="Steven" w:date="2022-03-30T10:21:00Z">
        <w:r>
          <w:t>Density Initializer</w:t>
        </w:r>
        <w:bookmarkEnd w:id="4188"/>
      </w:ins>
    </w:p>
    <w:p w14:paraId="03FC8AB1" w14:textId="10703442" w:rsidR="00162544" w:rsidRDefault="00162544">
      <w:pPr>
        <w:rPr>
          <w:ins w:id="4190" w:author="Steven" w:date="2022-03-30T10:27:00Z"/>
        </w:rPr>
        <w:pPrChange w:id="4191" w:author="Steven" w:date="2022-03-30T10:21:00Z">
          <w:pPr>
            <w:pStyle w:val="Heading2"/>
          </w:pPr>
        </w:pPrChange>
      </w:pPr>
      <w:ins w:id="4192" w:author="Steven" w:date="2022-03-30T10:21:00Z">
        <w:r>
          <w:t xml:space="preserve">The density initializer is used to set the matrix density of the material. </w:t>
        </w:r>
      </w:ins>
      <w:ins w:id="4193" w:author="Steven" w:date="2022-03-30T10:27:00Z">
        <w:r>
          <w:t xml:space="preserve">The units are mg/mL. </w:t>
        </w:r>
      </w:ins>
      <w:ins w:id="4194" w:author="Steven" w:date="2022-03-30T10:34:00Z">
        <w:r w:rsidR="00D4503D">
          <w:t xml:space="preserve">Users may specify </w:t>
        </w:r>
      </w:ins>
      <w:ins w:id="4195" w:author="Steven" w:date="2022-03-30T10:21:00Z">
        <w:r>
          <w:t>a constant value for th</w:t>
        </w:r>
        <w:r w:rsidR="00D4503D">
          <w:t xml:space="preserve">e whole material or reference </w:t>
        </w:r>
        <w:r>
          <w:t>a</w:t>
        </w:r>
      </w:ins>
      <w:ins w:id="4196" w:author="Steven" w:date="2022-03-30T10:26:00Z">
        <w:r>
          <w:t>n elemental</w:t>
        </w:r>
      </w:ins>
      <w:ins w:id="4197" w:author="Steven" w:date="2022-03-30T10:21:00Z">
        <w:r>
          <w:t xml:space="preserve"> data map</w:t>
        </w:r>
      </w:ins>
      <w:ins w:id="4198" w:author="Steven" w:date="2022-03-30T10:26:00Z">
        <w:r>
          <w:t>:</w:t>
        </w:r>
      </w:ins>
    </w:p>
    <w:p w14:paraId="19439B58" w14:textId="6883C997" w:rsidR="00162544" w:rsidRPr="00BE5A55" w:rsidRDefault="00162544" w:rsidP="00195D31">
      <w:pPr>
        <w:pStyle w:val="Code0"/>
        <w:rPr>
          <w:ins w:id="4199" w:author="Steven" w:date="2022-03-30T10:22:00Z"/>
          <w:szCs w:val="20"/>
          <w:rPrChange w:id="4200" w:author="Steven" w:date="2022-04-18T14:11:00Z">
            <w:rPr>
              <w:ins w:id="4201" w:author="Steven" w:date="2022-03-30T10:22:00Z"/>
            </w:rPr>
          </w:rPrChange>
        </w:rPr>
        <w:pPrChange w:id="4202" w:author="Steven" w:date="2022-04-18T14:06:00Z">
          <w:pPr>
            <w:pStyle w:val="Heading2"/>
          </w:pPr>
        </w:pPrChange>
      </w:pPr>
      <w:ins w:id="4203" w:author="Steven" w:date="2022-03-30T10:22:00Z">
        <w:r w:rsidRPr="00BE5A55">
          <w:rPr>
            <w:szCs w:val="20"/>
            <w:rPrChange w:id="4204" w:author="Steven" w:date="2022-04-18T14:11:00Z">
              <w:rPr/>
            </w:rPrChange>
          </w:rPr>
          <w:t>&lt;</w:t>
        </w:r>
        <w:proofErr w:type="spellStart"/>
        <w:r w:rsidRPr="00BE5A55">
          <w:rPr>
            <w:szCs w:val="20"/>
            <w:rPrChange w:id="4205" w:author="Steven" w:date="2022-04-18T14:11:00Z">
              <w:rPr/>
            </w:rPrChange>
          </w:rPr>
          <w:t>initial_modifier</w:t>
        </w:r>
        <w:proofErr w:type="spellEnd"/>
        <w:r w:rsidRPr="00BE5A55">
          <w:rPr>
            <w:szCs w:val="20"/>
            <w:rPrChange w:id="4206" w:author="Steven" w:date="2022-04-18T14:11:00Z">
              <w:rPr/>
            </w:rPrChange>
          </w:rPr>
          <w:t xml:space="preserve"> type=”</w:t>
        </w:r>
        <w:proofErr w:type="spellStart"/>
        <w:r w:rsidRPr="00BE5A55">
          <w:rPr>
            <w:szCs w:val="20"/>
            <w:rPrChange w:id="4207" w:author="Steven" w:date="2022-04-18T14:11:00Z">
              <w:rPr/>
            </w:rPrChange>
          </w:rPr>
          <w:t>density_initializer</w:t>
        </w:r>
        <w:proofErr w:type="spellEnd"/>
        <w:r w:rsidRPr="00BE5A55">
          <w:rPr>
            <w:szCs w:val="20"/>
            <w:rPrChange w:id="4208" w:author="Steven" w:date="2022-04-18T14:11:00Z">
              <w:rPr/>
            </w:rPrChange>
          </w:rPr>
          <w:t>”&gt;</w:t>
        </w:r>
      </w:ins>
    </w:p>
    <w:p w14:paraId="22D982B2" w14:textId="32E3BB84" w:rsidR="00162544" w:rsidRPr="00BE5A55" w:rsidRDefault="00162544" w:rsidP="00195D31">
      <w:pPr>
        <w:pStyle w:val="Code0"/>
        <w:rPr>
          <w:ins w:id="4209" w:author="Steven" w:date="2022-03-30T10:24:00Z"/>
          <w:szCs w:val="20"/>
          <w:rPrChange w:id="4210" w:author="Steven" w:date="2022-04-18T14:11:00Z">
            <w:rPr>
              <w:ins w:id="4211" w:author="Steven" w:date="2022-03-30T10:24:00Z"/>
            </w:rPr>
          </w:rPrChange>
        </w:rPr>
        <w:pPrChange w:id="4212" w:author="Steven" w:date="2022-04-18T14:06:00Z">
          <w:pPr>
            <w:pStyle w:val="Heading2"/>
          </w:pPr>
        </w:pPrChange>
      </w:pPr>
      <w:ins w:id="4213" w:author="Steven" w:date="2022-03-30T10:22:00Z">
        <w:r w:rsidRPr="00BE5A55">
          <w:rPr>
            <w:szCs w:val="20"/>
            <w:rPrChange w:id="4214" w:author="Steven" w:date="2022-04-18T14:11:00Z">
              <w:rPr/>
            </w:rPrChange>
          </w:rPr>
          <w:tab/>
          <w:t>&lt;</w:t>
        </w:r>
        <w:proofErr w:type="spellStart"/>
        <w:r w:rsidRPr="00BE5A55">
          <w:rPr>
            <w:szCs w:val="20"/>
            <w:rPrChange w:id="4215" w:author="Steven" w:date="2022-04-18T14:11:00Z">
              <w:rPr/>
            </w:rPrChange>
          </w:rPr>
          <w:t>initial_density</w:t>
        </w:r>
        <w:proofErr w:type="spellEnd"/>
        <w:r w:rsidRPr="00BE5A55">
          <w:rPr>
            <w:szCs w:val="20"/>
            <w:rPrChange w:id="4216" w:author="Steven" w:date="2022-04-18T14:11:00Z">
              <w:rPr/>
            </w:rPrChange>
          </w:rPr>
          <w:t>&gt;3.0&lt;/</w:t>
        </w:r>
        <w:proofErr w:type="spellStart"/>
        <w:r w:rsidRPr="00BE5A55">
          <w:rPr>
            <w:szCs w:val="20"/>
            <w:rPrChange w:id="4217" w:author="Steven" w:date="2022-04-18T14:11:00Z">
              <w:rPr/>
            </w:rPrChange>
          </w:rPr>
          <w:t>initial_density</w:t>
        </w:r>
        <w:proofErr w:type="spellEnd"/>
        <w:r w:rsidRPr="00BE5A55">
          <w:rPr>
            <w:szCs w:val="20"/>
            <w:rPrChange w:id="4218" w:author="Steven" w:date="2022-04-18T14:11:00Z">
              <w:rPr/>
            </w:rPrChange>
          </w:rPr>
          <w:t>&gt;</w:t>
        </w:r>
      </w:ins>
    </w:p>
    <w:p w14:paraId="659D9489" w14:textId="70053B89" w:rsidR="00162544" w:rsidRPr="00BE5A55" w:rsidRDefault="00162544" w:rsidP="00195D31">
      <w:pPr>
        <w:pStyle w:val="Code0"/>
        <w:rPr>
          <w:ins w:id="4219" w:author="Steven" w:date="2022-03-30T10:28:00Z"/>
          <w:szCs w:val="20"/>
          <w:rPrChange w:id="4220" w:author="Steven" w:date="2022-04-18T14:11:00Z">
            <w:rPr>
              <w:ins w:id="4221" w:author="Steven" w:date="2022-03-30T10:28:00Z"/>
            </w:rPr>
          </w:rPrChange>
        </w:rPr>
        <w:pPrChange w:id="4222" w:author="Steven" w:date="2022-04-18T14:06:00Z">
          <w:pPr>
            <w:pStyle w:val="Heading2"/>
          </w:pPr>
        </w:pPrChange>
      </w:pPr>
      <w:ins w:id="4223" w:author="Steven" w:date="2022-03-30T10:24:00Z">
        <w:r w:rsidRPr="00BE5A55">
          <w:rPr>
            <w:szCs w:val="20"/>
            <w:rPrChange w:id="4224" w:author="Steven" w:date="2022-04-18T14:11:00Z">
              <w:rPr/>
            </w:rPrChange>
          </w:rPr>
          <w:t>&lt;</w:t>
        </w:r>
        <w:proofErr w:type="spellStart"/>
        <w:r w:rsidRPr="00BE5A55">
          <w:rPr>
            <w:szCs w:val="20"/>
            <w:rPrChange w:id="4225" w:author="Steven" w:date="2022-04-18T14:11:00Z">
              <w:rPr/>
            </w:rPrChange>
          </w:rPr>
          <w:t>initial_modifier</w:t>
        </w:r>
        <w:proofErr w:type="spellEnd"/>
        <w:r w:rsidRPr="00BE5A55">
          <w:rPr>
            <w:szCs w:val="20"/>
            <w:rPrChange w:id="4226" w:author="Steven" w:date="2022-04-18T14:11:00Z">
              <w:rPr/>
            </w:rPrChange>
          </w:rPr>
          <w:t>&gt;</w:t>
        </w:r>
      </w:ins>
    </w:p>
    <w:p w14:paraId="13C9EC56" w14:textId="120A08A2" w:rsidR="00162544" w:rsidRDefault="00162544">
      <w:pPr>
        <w:pStyle w:val="Heading3"/>
        <w:rPr>
          <w:ins w:id="4227" w:author="Steven" w:date="2022-03-30T10:29:00Z"/>
        </w:rPr>
        <w:pPrChange w:id="4228" w:author="Steven" w:date="2022-03-30T10:28:00Z">
          <w:pPr>
            <w:pStyle w:val="Heading2"/>
          </w:pPr>
        </w:pPrChange>
      </w:pPr>
      <w:bookmarkStart w:id="4229" w:name="_Toc99726139"/>
      <w:ins w:id="4230" w:author="Steven" w:date="2022-03-30T10:29:00Z">
        <w:r>
          <w:t>Discrete Fiber Randomizer</w:t>
        </w:r>
        <w:bookmarkEnd w:id="4229"/>
      </w:ins>
    </w:p>
    <w:p w14:paraId="4D03E7C7" w14:textId="2F633D48" w:rsidR="00162544" w:rsidRDefault="00162544">
      <w:pPr>
        <w:rPr>
          <w:ins w:id="4231" w:author="Steven" w:date="2022-03-30T10:30:00Z"/>
        </w:rPr>
        <w:pPrChange w:id="4232" w:author="Steven" w:date="2022-03-30T10:29:00Z">
          <w:pPr>
            <w:pStyle w:val="Heading2"/>
          </w:pPr>
        </w:pPrChange>
      </w:pPr>
      <w:ins w:id="4233" w:author="Steven" w:date="2022-03-30T10:29:00Z">
        <w:r>
          <w:t xml:space="preserve">The discrete fiber randomizer generates a vector field of randomly oriented collagen directions. </w:t>
        </w:r>
      </w:ins>
      <w:ins w:id="4234" w:author="Steven" w:date="2022-03-30T10:30:00Z">
        <w:r>
          <w:t xml:space="preserve">This initial modifier is </w:t>
        </w:r>
      </w:ins>
      <w:ins w:id="4235" w:author="Steven" w:date="2022-03-30T10:31:00Z">
        <w:r>
          <w:t xml:space="preserve">compatible </w:t>
        </w:r>
      </w:ins>
      <w:ins w:id="4236" w:author="Steven" w:date="2022-03-30T10:30:00Z">
        <w:r>
          <w:t>with the fiber posi</w:t>
        </w:r>
        <w:r w:rsidR="00D4503D">
          <w:t>tion dependent direction policy.</w:t>
        </w:r>
      </w:ins>
    </w:p>
    <w:p w14:paraId="0D32BBEA" w14:textId="34A16B7E" w:rsidR="00D4503D" w:rsidRPr="00BE5A55" w:rsidRDefault="00D4503D" w:rsidP="00195D31">
      <w:pPr>
        <w:pStyle w:val="Code0"/>
        <w:rPr>
          <w:ins w:id="4237" w:author="Steven" w:date="2022-03-30T10:32:00Z"/>
          <w:szCs w:val="20"/>
          <w:rPrChange w:id="4238" w:author="Steven" w:date="2022-04-18T14:11:00Z">
            <w:rPr>
              <w:ins w:id="4239" w:author="Steven" w:date="2022-03-30T10:32:00Z"/>
            </w:rPr>
          </w:rPrChange>
        </w:rPr>
        <w:pPrChange w:id="4240" w:author="Steven" w:date="2022-04-18T14:06:00Z">
          <w:pPr>
            <w:pStyle w:val="Heading2"/>
          </w:pPr>
        </w:pPrChange>
      </w:pPr>
      <w:ins w:id="4241" w:author="Steven" w:date="2022-03-30T10:32:00Z">
        <w:r w:rsidRPr="00BE5A55">
          <w:rPr>
            <w:szCs w:val="20"/>
            <w:rPrChange w:id="4242" w:author="Steven" w:date="2022-04-18T14:11:00Z">
              <w:rPr/>
            </w:rPrChange>
          </w:rPr>
          <w:t>&lt;</w:t>
        </w:r>
        <w:proofErr w:type="spellStart"/>
        <w:r w:rsidRPr="00BE5A55">
          <w:rPr>
            <w:szCs w:val="20"/>
            <w:rPrChange w:id="4243" w:author="Steven" w:date="2022-04-18T14:11:00Z">
              <w:rPr/>
            </w:rPrChange>
          </w:rPr>
          <w:t>initial_modifier</w:t>
        </w:r>
        <w:proofErr w:type="spellEnd"/>
        <w:r w:rsidRPr="00BE5A55">
          <w:rPr>
            <w:szCs w:val="20"/>
            <w:rPrChange w:id="4244" w:author="Steven" w:date="2022-04-18T14:11:00Z">
              <w:rPr/>
            </w:rPrChange>
          </w:rPr>
          <w:t xml:space="preserve"> type=”</w:t>
        </w:r>
        <w:proofErr w:type="spellStart"/>
        <w:r w:rsidRPr="00BE5A55">
          <w:rPr>
            <w:szCs w:val="20"/>
            <w:rPrChange w:id="4245" w:author="Steven" w:date="2022-04-18T14:11:00Z">
              <w:rPr/>
            </w:rPrChange>
          </w:rPr>
          <w:t>fiber_randomizer</w:t>
        </w:r>
        <w:proofErr w:type="spellEnd"/>
        <w:r w:rsidRPr="00BE5A55">
          <w:rPr>
            <w:szCs w:val="20"/>
            <w:rPrChange w:id="4246" w:author="Steven" w:date="2022-04-18T14:11:00Z">
              <w:rPr/>
            </w:rPrChange>
          </w:rPr>
          <w:t>”/&gt;</w:t>
        </w:r>
      </w:ins>
    </w:p>
    <w:p w14:paraId="6E0148BD" w14:textId="4A006F64" w:rsidR="00D4503D" w:rsidRDefault="00D4503D">
      <w:pPr>
        <w:pStyle w:val="Heading3"/>
        <w:rPr>
          <w:ins w:id="4247" w:author="Steven" w:date="2022-03-30T10:32:00Z"/>
        </w:rPr>
        <w:pPrChange w:id="4248" w:author="Steven" w:date="2022-03-30T10:32:00Z">
          <w:pPr>
            <w:pStyle w:val="Heading2"/>
          </w:pPr>
        </w:pPrChange>
      </w:pPr>
      <w:bookmarkStart w:id="4249" w:name="_Toc99726140"/>
      <w:ins w:id="4250" w:author="Steven" w:date="2022-03-30T10:32:00Z">
        <w:r>
          <w:t>Discrete Fiber EFD Randomizer</w:t>
        </w:r>
        <w:bookmarkEnd w:id="4249"/>
      </w:ins>
    </w:p>
    <w:p w14:paraId="1B33CF7B" w14:textId="4DADE6A1" w:rsidR="00D4503D" w:rsidRDefault="00D4503D">
      <w:pPr>
        <w:rPr>
          <w:ins w:id="4251" w:author="Steven" w:date="2022-03-30T10:34:00Z"/>
        </w:rPr>
        <w:pPrChange w:id="4252" w:author="Steven" w:date="2022-03-30T10:32:00Z">
          <w:pPr>
            <w:pStyle w:val="Heading2"/>
          </w:pPr>
        </w:pPrChange>
      </w:pPr>
      <w:ins w:id="4253" w:author="Steven" w:date="2022-03-30T10:32:00Z">
        <w:r>
          <w:t xml:space="preserve">The discrete fiber EFD randomizer generates a vector field of </w:t>
        </w:r>
      </w:ins>
      <w:ins w:id="4254" w:author="Steven" w:date="2022-03-30T10:33:00Z">
        <w:r>
          <w:t>collagen directions derived from a user-</w:t>
        </w:r>
        <w:proofErr w:type="spellStart"/>
        <w:r>
          <w:t>provied</w:t>
        </w:r>
        <w:proofErr w:type="spellEnd"/>
        <w:r>
          <w:t xml:space="preserve"> symmetric positive-definite </w:t>
        </w:r>
      </w:ins>
      <w:ins w:id="4255" w:author="Steven" w:date="2022-03-30T10:35:00Z">
        <w:r>
          <w:t xml:space="preserve">(SPD) </w:t>
        </w:r>
      </w:ins>
      <w:ins w:id="4256" w:author="Steven" w:date="2022-03-30T10:33:00Z">
        <w:r>
          <w:t>matrix defining an EFD. This differs from the discret</w:t>
        </w:r>
        <w:r w:rsidR="006F2BED">
          <w:t xml:space="preserve">e fiber randomizer </w:t>
        </w:r>
      </w:ins>
      <w:ins w:id="4257" w:author="Steven" w:date="2022-03-30T10:38:00Z">
        <w:r w:rsidR="006F2BED">
          <w:t xml:space="preserve">that </w:t>
        </w:r>
      </w:ins>
      <w:ins w:id="4258" w:author="Steven" w:date="2022-03-30T10:33:00Z">
        <w:r>
          <w:t xml:space="preserve">assumes a uniformly distributed EFD. </w:t>
        </w:r>
      </w:ins>
      <w:ins w:id="4259" w:author="Steven" w:date="2022-03-30T10:37:00Z">
        <w:r w:rsidR="006F2BED">
          <w:t xml:space="preserve">This initial modifier is compatible with the fiber position dependent direction policy. </w:t>
        </w:r>
      </w:ins>
      <w:ins w:id="4260" w:author="Steven" w:date="2022-03-30T10:34:00Z">
        <w:r>
          <w:t>Users may specify a constant value for the whole material or reference an elemental data map:</w:t>
        </w:r>
      </w:ins>
    </w:p>
    <w:p w14:paraId="6C297A60" w14:textId="1E43BFC2" w:rsidR="00D4503D" w:rsidRPr="00BE5A55" w:rsidRDefault="00D4503D" w:rsidP="00195D31">
      <w:pPr>
        <w:pStyle w:val="Code0"/>
        <w:rPr>
          <w:ins w:id="4261" w:author="Steven" w:date="2022-03-30T10:35:00Z"/>
          <w:szCs w:val="20"/>
          <w:rPrChange w:id="4262" w:author="Steven" w:date="2022-04-18T14:11:00Z">
            <w:rPr>
              <w:ins w:id="4263" w:author="Steven" w:date="2022-03-30T10:35:00Z"/>
            </w:rPr>
          </w:rPrChange>
        </w:rPr>
        <w:pPrChange w:id="4264" w:author="Steven" w:date="2022-04-18T14:06:00Z">
          <w:pPr>
            <w:pStyle w:val="Heading2"/>
          </w:pPr>
        </w:pPrChange>
      </w:pPr>
      <w:ins w:id="4265" w:author="Steven" w:date="2022-03-30T10:35:00Z">
        <w:r w:rsidRPr="00BE5A55">
          <w:rPr>
            <w:szCs w:val="20"/>
            <w:rPrChange w:id="4266" w:author="Steven" w:date="2022-04-18T14:11:00Z">
              <w:rPr/>
            </w:rPrChange>
          </w:rPr>
          <w:t>&lt;</w:t>
        </w:r>
        <w:proofErr w:type="spellStart"/>
        <w:r w:rsidRPr="00BE5A55">
          <w:rPr>
            <w:szCs w:val="20"/>
            <w:rPrChange w:id="4267" w:author="Steven" w:date="2022-04-18T14:11:00Z">
              <w:rPr/>
            </w:rPrChange>
          </w:rPr>
          <w:t>initial_modifier</w:t>
        </w:r>
        <w:proofErr w:type="spellEnd"/>
        <w:r w:rsidRPr="00BE5A55">
          <w:rPr>
            <w:szCs w:val="20"/>
            <w:rPrChange w:id="4268" w:author="Steven" w:date="2022-04-18T14:11:00Z">
              <w:rPr/>
            </w:rPrChange>
          </w:rPr>
          <w:t xml:space="preserve"> type=”</w:t>
        </w:r>
        <w:proofErr w:type="spellStart"/>
        <w:r w:rsidRPr="00BE5A55">
          <w:rPr>
            <w:szCs w:val="20"/>
            <w:rPrChange w:id="4269" w:author="Steven" w:date="2022-04-18T14:11:00Z">
              <w:rPr/>
            </w:rPrChange>
          </w:rPr>
          <w:t>discrete_fiber_efd_randomizer</w:t>
        </w:r>
        <w:proofErr w:type="spellEnd"/>
        <w:r w:rsidRPr="00BE5A55">
          <w:rPr>
            <w:szCs w:val="20"/>
            <w:rPrChange w:id="4270" w:author="Steven" w:date="2022-04-18T14:11:00Z">
              <w:rPr/>
            </w:rPrChange>
          </w:rPr>
          <w:t>”&gt;</w:t>
        </w:r>
      </w:ins>
    </w:p>
    <w:p w14:paraId="28202D3A" w14:textId="3AA3B3E1" w:rsidR="00D4503D" w:rsidRPr="00BE5A55" w:rsidRDefault="00D4503D" w:rsidP="00195D31">
      <w:pPr>
        <w:pStyle w:val="Code0"/>
        <w:rPr>
          <w:ins w:id="4271" w:author="Steven" w:date="2022-03-30T10:35:00Z"/>
          <w:szCs w:val="20"/>
          <w:rPrChange w:id="4272" w:author="Steven" w:date="2022-04-18T14:11:00Z">
            <w:rPr>
              <w:ins w:id="4273" w:author="Steven" w:date="2022-03-30T10:35:00Z"/>
            </w:rPr>
          </w:rPrChange>
        </w:rPr>
        <w:pPrChange w:id="4274" w:author="Steven" w:date="2022-04-18T14:06:00Z">
          <w:pPr>
            <w:pStyle w:val="Heading2"/>
          </w:pPr>
        </w:pPrChange>
      </w:pPr>
      <w:ins w:id="4275" w:author="Steven" w:date="2022-03-30T10:35:00Z">
        <w:r w:rsidRPr="00BE5A55">
          <w:rPr>
            <w:szCs w:val="20"/>
            <w:rPrChange w:id="4276" w:author="Steven" w:date="2022-04-18T14:11:00Z">
              <w:rPr/>
            </w:rPrChange>
          </w:rPr>
          <w:tab/>
          <w:t>&lt;</w:t>
        </w:r>
        <w:proofErr w:type="spellStart"/>
        <w:proofErr w:type="gramStart"/>
        <w:r w:rsidRPr="00BE5A55">
          <w:rPr>
            <w:szCs w:val="20"/>
            <w:rPrChange w:id="4277" w:author="Steven" w:date="2022-04-18T14:11:00Z">
              <w:rPr/>
            </w:rPrChange>
          </w:rPr>
          <w:t>spd</w:t>
        </w:r>
        <w:proofErr w:type="spellEnd"/>
        <w:r w:rsidRPr="00BE5A55">
          <w:rPr>
            <w:szCs w:val="20"/>
            <w:rPrChange w:id="4278" w:author="Steven" w:date="2022-04-18T14:11:00Z">
              <w:rPr/>
            </w:rPrChange>
          </w:rPr>
          <w:t>&gt;</w:t>
        </w:r>
        <w:proofErr w:type="spellStart"/>
        <w:proofErr w:type="gramEnd"/>
        <w:r w:rsidRPr="00BE5A55">
          <w:rPr>
            <w:szCs w:val="20"/>
            <w:rPrChange w:id="4279" w:author="Steven" w:date="2022-04-18T14:11:00Z">
              <w:rPr/>
            </w:rPrChange>
          </w:rPr>
          <w:t>xx,yy,zz,xy,yz,xz</w:t>
        </w:r>
        <w:proofErr w:type="spellEnd"/>
        <w:r w:rsidRPr="00BE5A55">
          <w:rPr>
            <w:szCs w:val="20"/>
            <w:rPrChange w:id="4280" w:author="Steven" w:date="2022-04-18T14:11:00Z">
              <w:rPr/>
            </w:rPrChange>
          </w:rPr>
          <w:t>&lt;/</w:t>
        </w:r>
        <w:proofErr w:type="spellStart"/>
        <w:r w:rsidRPr="00BE5A55">
          <w:rPr>
            <w:szCs w:val="20"/>
            <w:rPrChange w:id="4281" w:author="Steven" w:date="2022-04-18T14:11:00Z">
              <w:rPr/>
            </w:rPrChange>
          </w:rPr>
          <w:t>spd</w:t>
        </w:r>
        <w:proofErr w:type="spellEnd"/>
        <w:r w:rsidRPr="00BE5A55">
          <w:rPr>
            <w:szCs w:val="20"/>
            <w:rPrChange w:id="4282" w:author="Steven" w:date="2022-04-18T14:11:00Z">
              <w:rPr/>
            </w:rPrChange>
          </w:rPr>
          <w:t>&gt;</w:t>
        </w:r>
      </w:ins>
    </w:p>
    <w:p w14:paraId="10806D71" w14:textId="2A5B9322" w:rsidR="00D4503D" w:rsidRPr="00BE5A55" w:rsidRDefault="00D4503D" w:rsidP="00195D31">
      <w:pPr>
        <w:pStyle w:val="Code0"/>
        <w:rPr>
          <w:ins w:id="4283" w:author="Steven" w:date="2022-03-30T10:36:00Z"/>
          <w:szCs w:val="20"/>
          <w:rPrChange w:id="4284" w:author="Steven" w:date="2022-04-18T14:11:00Z">
            <w:rPr>
              <w:ins w:id="4285" w:author="Steven" w:date="2022-03-30T10:36:00Z"/>
            </w:rPr>
          </w:rPrChange>
        </w:rPr>
        <w:pPrChange w:id="4286" w:author="Steven" w:date="2022-04-18T14:06:00Z">
          <w:pPr>
            <w:pStyle w:val="Heading2"/>
          </w:pPr>
        </w:pPrChange>
      </w:pPr>
      <w:ins w:id="4287" w:author="Steven" w:date="2022-03-30T10:35:00Z">
        <w:r w:rsidRPr="00BE5A55">
          <w:rPr>
            <w:szCs w:val="20"/>
            <w:rPrChange w:id="4288" w:author="Steven" w:date="2022-04-18T14:11:00Z">
              <w:rPr/>
            </w:rPrChange>
          </w:rPr>
          <w:t>&lt;/</w:t>
        </w:r>
        <w:proofErr w:type="spellStart"/>
        <w:r w:rsidRPr="00BE5A55">
          <w:rPr>
            <w:szCs w:val="20"/>
            <w:rPrChange w:id="4289" w:author="Steven" w:date="2022-04-18T14:11:00Z">
              <w:rPr/>
            </w:rPrChange>
          </w:rPr>
          <w:t>initial_modifier</w:t>
        </w:r>
        <w:proofErr w:type="spellEnd"/>
        <w:r w:rsidRPr="00BE5A55">
          <w:rPr>
            <w:szCs w:val="20"/>
            <w:rPrChange w:id="4290" w:author="Steven" w:date="2022-04-18T14:11:00Z">
              <w:rPr/>
            </w:rPrChange>
          </w:rPr>
          <w:t>&gt;</w:t>
        </w:r>
      </w:ins>
    </w:p>
    <w:p w14:paraId="162840EB" w14:textId="60BD6CE5" w:rsidR="006F2BED" w:rsidRDefault="006F2BED">
      <w:pPr>
        <w:pStyle w:val="Heading3"/>
        <w:rPr>
          <w:ins w:id="4291" w:author="Steven" w:date="2022-03-30T10:37:00Z"/>
        </w:rPr>
        <w:pPrChange w:id="4292" w:author="Steven" w:date="2022-03-30T10:37:00Z">
          <w:pPr>
            <w:pStyle w:val="Heading2"/>
          </w:pPr>
        </w:pPrChange>
      </w:pPr>
      <w:bookmarkStart w:id="4293" w:name="_Toc99726141"/>
      <w:ins w:id="4294" w:author="Steven" w:date="2022-03-30T10:37:00Z">
        <w:r>
          <w:t>EFD Initializer</w:t>
        </w:r>
        <w:bookmarkEnd w:id="4293"/>
      </w:ins>
    </w:p>
    <w:p w14:paraId="586B5ABE" w14:textId="5964B61E" w:rsidR="006F2BED" w:rsidRDefault="006F2BED">
      <w:pPr>
        <w:rPr>
          <w:ins w:id="4295" w:author="Steven" w:date="2022-03-30T10:38:00Z"/>
        </w:rPr>
        <w:pPrChange w:id="4296" w:author="Steven" w:date="2022-03-30T10:37:00Z">
          <w:pPr>
            <w:pStyle w:val="Heading2"/>
          </w:pPr>
        </w:pPrChange>
      </w:pPr>
      <w:ins w:id="4297" w:author="Steven" w:date="2022-03-30T10:37:00Z">
        <w:r>
          <w:t xml:space="preserve">The EFD initializer generates a map of EFDs for each element. The EFD is prescribed via a symmetric positive-definite (SPD) matrix. </w:t>
        </w:r>
      </w:ins>
      <w:ins w:id="4298" w:author="Steven" w:date="2022-03-30T10:38:00Z">
        <w:r>
          <w:t>This initial modifier is compatible with the fractional anisotropy position dependent direction policy. Users may specify a constant value for the whole material or reference an elemental data map:</w:t>
        </w:r>
      </w:ins>
    </w:p>
    <w:p w14:paraId="07AB8C3F" w14:textId="519869DF" w:rsidR="006F2BED" w:rsidRPr="00BE5A55" w:rsidRDefault="006F2BED" w:rsidP="00195D31">
      <w:pPr>
        <w:pStyle w:val="Code0"/>
        <w:rPr>
          <w:ins w:id="4299" w:author="Steven" w:date="2022-03-30T10:39:00Z"/>
          <w:szCs w:val="20"/>
          <w:rPrChange w:id="4300" w:author="Steven" w:date="2022-04-18T14:11:00Z">
            <w:rPr>
              <w:ins w:id="4301" w:author="Steven" w:date="2022-03-30T10:39:00Z"/>
            </w:rPr>
          </w:rPrChange>
        </w:rPr>
        <w:pPrChange w:id="4302" w:author="Steven" w:date="2022-04-18T14:06:00Z">
          <w:pPr>
            <w:pStyle w:val="Heading2"/>
          </w:pPr>
        </w:pPrChange>
      </w:pPr>
      <w:ins w:id="4303" w:author="Steven" w:date="2022-03-30T10:39:00Z">
        <w:r w:rsidRPr="00BE5A55">
          <w:rPr>
            <w:szCs w:val="20"/>
            <w:rPrChange w:id="4304" w:author="Steven" w:date="2022-04-18T14:11:00Z">
              <w:rPr/>
            </w:rPrChange>
          </w:rPr>
          <w:t>&lt;</w:t>
        </w:r>
        <w:proofErr w:type="spellStart"/>
        <w:r w:rsidRPr="00BE5A55">
          <w:rPr>
            <w:szCs w:val="20"/>
            <w:rPrChange w:id="4305" w:author="Steven" w:date="2022-04-18T14:11:00Z">
              <w:rPr/>
            </w:rPrChange>
          </w:rPr>
          <w:t>initial_modifier</w:t>
        </w:r>
        <w:proofErr w:type="spellEnd"/>
        <w:r w:rsidRPr="00BE5A55">
          <w:rPr>
            <w:szCs w:val="20"/>
            <w:rPrChange w:id="4306" w:author="Steven" w:date="2022-04-18T14:11:00Z">
              <w:rPr/>
            </w:rPrChange>
          </w:rPr>
          <w:t xml:space="preserve"> type=”</w:t>
        </w:r>
        <w:proofErr w:type="spellStart"/>
        <w:r w:rsidRPr="00BE5A55">
          <w:rPr>
            <w:szCs w:val="20"/>
            <w:rPrChange w:id="4307" w:author="Steven" w:date="2022-04-18T14:11:00Z">
              <w:rPr/>
            </w:rPrChange>
          </w:rPr>
          <w:t>efd_initializer</w:t>
        </w:r>
        <w:proofErr w:type="spellEnd"/>
        <w:r w:rsidRPr="00BE5A55">
          <w:rPr>
            <w:szCs w:val="20"/>
            <w:rPrChange w:id="4308" w:author="Steven" w:date="2022-04-18T14:11:00Z">
              <w:rPr/>
            </w:rPrChange>
          </w:rPr>
          <w:t>”&gt;</w:t>
        </w:r>
      </w:ins>
    </w:p>
    <w:p w14:paraId="5F227949" w14:textId="76DB3373" w:rsidR="006F2BED" w:rsidRPr="00BE5A55" w:rsidRDefault="006F2BED" w:rsidP="00195D31">
      <w:pPr>
        <w:pStyle w:val="Code0"/>
        <w:rPr>
          <w:ins w:id="4309" w:author="Steven" w:date="2022-03-30T10:39:00Z"/>
          <w:szCs w:val="20"/>
          <w:rPrChange w:id="4310" w:author="Steven" w:date="2022-04-18T14:11:00Z">
            <w:rPr>
              <w:ins w:id="4311" w:author="Steven" w:date="2022-03-30T10:39:00Z"/>
            </w:rPr>
          </w:rPrChange>
        </w:rPr>
        <w:pPrChange w:id="4312" w:author="Steven" w:date="2022-04-18T14:06:00Z">
          <w:pPr>
            <w:pStyle w:val="Heading2"/>
          </w:pPr>
        </w:pPrChange>
      </w:pPr>
      <w:ins w:id="4313" w:author="Steven" w:date="2022-03-30T10:39:00Z">
        <w:r w:rsidRPr="00BE5A55">
          <w:rPr>
            <w:szCs w:val="20"/>
            <w:rPrChange w:id="4314" w:author="Steven" w:date="2022-04-18T14:11:00Z">
              <w:rPr/>
            </w:rPrChange>
          </w:rPr>
          <w:tab/>
          <w:t>&lt;</w:t>
        </w:r>
        <w:proofErr w:type="spellStart"/>
        <w:proofErr w:type="gramStart"/>
        <w:r w:rsidRPr="00BE5A55">
          <w:rPr>
            <w:szCs w:val="20"/>
            <w:rPrChange w:id="4315" w:author="Steven" w:date="2022-04-18T14:11:00Z">
              <w:rPr/>
            </w:rPrChange>
          </w:rPr>
          <w:t>spd</w:t>
        </w:r>
        <w:proofErr w:type="spellEnd"/>
        <w:r w:rsidRPr="00BE5A55">
          <w:rPr>
            <w:szCs w:val="20"/>
            <w:rPrChange w:id="4316" w:author="Steven" w:date="2022-04-18T14:11:00Z">
              <w:rPr/>
            </w:rPrChange>
          </w:rPr>
          <w:t>&gt;</w:t>
        </w:r>
        <w:proofErr w:type="spellStart"/>
        <w:proofErr w:type="gramEnd"/>
        <w:r w:rsidRPr="00BE5A55">
          <w:rPr>
            <w:szCs w:val="20"/>
            <w:rPrChange w:id="4317" w:author="Steven" w:date="2022-04-18T14:11:00Z">
              <w:rPr/>
            </w:rPrChange>
          </w:rPr>
          <w:t>xx,yy,zz,xy,yz,xz</w:t>
        </w:r>
        <w:proofErr w:type="spellEnd"/>
        <w:r w:rsidRPr="00BE5A55">
          <w:rPr>
            <w:szCs w:val="20"/>
            <w:rPrChange w:id="4318" w:author="Steven" w:date="2022-04-18T14:11:00Z">
              <w:rPr/>
            </w:rPrChange>
          </w:rPr>
          <w:t>&lt;/</w:t>
        </w:r>
        <w:proofErr w:type="spellStart"/>
        <w:r w:rsidRPr="00BE5A55">
          <w:rPr>
            <w:szCs w:val="20"/>
            <w:rPrChange w:id="4319" w:author="Steven" w:date="2022-04-18T14:11:00Z">
              <w:rPr/>
            </w:rPrChange>
          </w:rPr>
          <w:t>spd</w:t>
        </w:r>
        <w:proofErr w:type="spellEnd"/>
        <w:r w:rsidRPr="00BE5A55">
          <w:rPr>
            <w:szCs w:val="20"/>
            <w:rPrChange w:id="4320" w:author="Steven" w:date="2022-04-18T14:11:00Z">
              <w:rPr/>
            </w:rPrChange>
          </w:rPr>
          <w:t>&gt;</w:t>
        </w:r>
      </w:ins>
    </w:p>
    <w:p w14:paraId="5251B2B8" w14:textId="4430F6E2" w:rsidR="006F2BED" w:rsidRPr="00BE5A55" w:rsidRDefault="006F2BED" w:rsidP="00195D31">
      <w:pPr>
        <w:pStyle w:val="Code0"/>
        <w:rPr>
          <w:ins w:id="4321" w:author="Steven" w:date="2022-03-30T10:39:00Z"/>
          <w:szCs w:val="20"/>
          <w:rPrChange w:id="4322" w:author="Steven" w:date="2022-04-18T14:11:00Z">
            <w:rPr>
              <w:ins w:id="4323" w:author="Steven" w:date="2022-03-30T10:39:00Z"/>
            </w:rPr>
          </w:rPrChange>
        </w:rPr>
        <w:pPrChange w:id="4324" w:author="Steven" w:date="2022-04-18T14:06:00Z">
          <w:pPr>
            <w:pStyle w:val="Heading2"/>
          </w:pPr>
        </w:pPrChange>
      </w:pPr>
      <w:ins w:id="4325" w:author="Steven" w:date="2022-03-30T10:39:00Z">
        <w:r w:rsidRPr="00BE5A55">
          <w:rPr>
            <w:szCs w:val="20"/>
            <w:rPrChange w:id="4326" w:author="Steven" w:date="2022-04-18T14:11:00Z">
              <w:rPr/>
            </w:rPrChange>
          </w:rPr>
          <w:lastRenderedPageBreak/>
          <w:t>&lt;/</w:t>
        </w:r>
        <w:proofErr w:type="spellStart"/>
        <w:r w:rsidRPr="00BE5A55">
          <w:rPr>
            <w:szCs w:val="20"/>
            <w:rPrChange w:id="4327" w:author="Steven" w:date="2022-04-18T14:11:00Z">
              <w:rPr/>
            </w:rPrChange>
          </w:rPr>
          <w:t>initial_modifier</w:t>
        </w:r>
        <w:proofErr w:type="spellEnd"/>
        <w:r w:rsidRPr="00BE5A55">
          <w:rPr>
            <w:szCs w:val="20"/>
            <w:rPrChange w:id="4328" w:author="Steven" w:date="2022-04-18T14:11:00Z">
              <w:rPr/>
            </w:rPrChange>
          </w:rPr>
          <w:t>&gt;</w:t>
        </w:r>
      </w:ins>
    </w:p>
    <w:p w14:paraId="257C0A41" w14:textId="11861E60" w:rsidR="006F2BED" w:rsidRDefault="006F2BED">
      <w:pPr>
        <w:pStyle w:val="Heading3"/>
        <w:rPr>
          <w:ins w:id="4329" w:author="Steven" w:date="2022-03-30T10:39:00Z"/>
        </w:rPr>
        <w:pPrChange w:id="4330" w:author="Steven" w:date="2022-03-30T10:39:00Z">
          <w:pPr>
            <w:pStyle w:val="Heading2"/>
          </w:pPr>
        </w:pPrChange>
      </w:pPr>
      <w:bookmarkStart w:id="4331" w:name="_Toc99726142"/>
      <w:ins w:id="4332" w:author="Steven" w:date="2022-03-30T10:39:00Z">
        <w:r>
          <w:t>EFD Rotated Initializer</w:t>
        </w:r>
        <w:bookmarkEnd w:id="4331"/>
      </w:ins>
    </w:p>
    <w:p w14:paraId="43C791D4" w14:textId="34598A0D" w:rsidR="006F2BED" w:rsidRDefault="006F2BED">
      <w:pPr>
        <w:rPr>
          <w:ins w:id="4333" w:author="Steven" w:date="2022-03-30T10:42:00Z"/>
        </w:rPr>
        <w:pPrChange w:id="4334" w:author="Steven" w:date="2022-03-30T10:39:00Z">
          <w:pPr>
            <w:pStyle w:val="Heading2"/>
          </w:pPr>
        </w:pPrChange>
      </w:pPr>
      <w:ins w:id="4335" w:author="Steven" w:date="2022-03-30T10:41:00Z">
        <w:r>
          <w:t xml:space="preserve">The EFD rotated initializer generates a map of EFDs for each element. The EFDs are randomly rotated within the XY plane. </w:t>
        </w:r>
      </w:ins>
      <w:ins w:id="4336" w:author="Steven" w:date="2022-04-18T14:47:00Z">
        <w:r w:rsidR="00D974F9">
          <w:t xml:space="preserve">This may be desirable for simulating heterogeneous matrices with some local alignment but </w:t>
        </w:r>
        <w:proofErr w:type="spellStart"/>
        <w:r w:rsidR="00D974F9">
          <w:t>overally</w:t>
        </w:r>
        <w:proofErr w:type="spellEnd"/>
        <w:r w:rsidR="00D974F9">
          <w:t xml:space="preserve"> isotropy. </w:t>
        </w:r>
      </w:ins>
      <w:ins w:id="4337" w:author="Steven" w:date="2022-03-30T10:41:00Z">
        <w:r>
          <w:t xml:space="preserve">The EFD is prescribed via a symmetric positive-definite (SPD) matrix. </w:t>
        </w:r>
      </w:ins>
      <w:ins w:id="4338" w:author="Steven" w:date="2022-03-30T10:42:00Z">
        <w:r>
          <w:t>This initial modifier is compatible with the fractional anisotropy position dependent direction policy. Users may specify a constant value for the whole material or reference an elemental data map:</w:t>
        </w:r>
      </w:ins>
    </w:p>
    <w:p w14:paraId="3EB670BD" w14:textId="40226BD4" w:rsidR="006F2BED" w:rsidRPr="00BE5A55" w:rsidRDefault="006F2BED" w:rsidP="00195D31">
      <w:pPr>
        <w:pStyle w:val="Code0"/>
        <w:rPr>
          <w:ins w:id="4339" w:author="Steven" w:date="2022-03-30T10:42:00Z"/>
          <w:szCs w:val="20"/>
          <w:rPrChange w:id="4340" w:author="Steven" w:date="2022-04-18T14:11:00Z">
            <w:rPr>
              <w:ins w:id="4341" w:author="Steven" w:date="2022-03-30T10:42:00Z"/>
            </w:rPr>
          </w:rPrChange>
        </w:rPr>
        <w:pPrChange w:id="4342" w:author="Steven" w:date="2022-04-18T14:06:00Z">
          <w:pPr>
            <w:pStyle w:val="Heading2"/>
          </w:pPr>
        </w:pPrChange>
      </w:pPr>
      <w:ins w:id="4343" w:author="Steven" w:date="2022-03-30T10:42:00Z">
        <w:r w:rsidRPr="00BE5A55">
          <w:rPr>
            <w:szCs w:val="20"/>
            <w:rPrChange w:id="4344" w:author="Steven" w:date="2022-04-18T14:11:00Z">
              <w:rPr/>
            </w:rPrChange>
          </w:rPr>
          <w:t>&lt;</w:t>
        </w:r>
        <w:proofErr w:type="spellStart"/>
        <w:r w:rsidRPr="00BE5A55">
          <w:rPr>
            <w:szCs w:val="20"/>
            <w:rPrChange w:id="4345" w:author="Steven" w:date="2022-04-18T14:11:00Z">
              <w:rPr/>
            </w:rPrChange>
          </w:rPr>
          <w:t>initial_modifier</w:t>
        </w:r>
        <w:proofErr w:type="spellEnd"/>
        <w:r w:rsidRPr="00BE5A55">
          <w:rPr>
            <w:szCs w:val="20"/>
            <w:rPrChange w:id="4346" w:author="Steven" w:date="2022-04-18T14:11:00Z">
              <w:rPr/>
            </w:rPrChange>
          </w:rPr>
          <w:t xml:space="preserve"> type=”</w:t>
        </w:r>
        <w:proofErr w:type="spellStart"/>
        <w:r w:rsidRPr="00BE5A55">
          <w:rPr>
            <w:szCs w:val="20"/>
            <w:rPrChange w:id="4347" w:author="Steven" w:date="2022-04-18T14:11:00Z">
              <w:rPr/>
            </w:rPrChange>
          </w:rPr>
          <w:t>rot_efd_initializer</w:t>
        </w:r>
        <w:proofErr w:type="spellEnd"/>
        <w:r w:rsidRPr="00BE5A55">
          <w:rPr>
            <w:szCs w:val="20"/>
            <w:rPrChange w:id="4348" w:author="Steven" w:date="2022-04-18T14:11:00Z">
              <w:rPr/>
            </w:rPrChange>
          </w:rPr>
          <w:t>”&gt;</w:t>
        </w:r>
      </w:ins>
    </w:p>
    <w:p w14:paraId="038F7A69" w14:textId="4717BEAC" w:rsidR="006F2BED" w:rsidRPr="00BE5A55" w:rsidRDefault="006F2BED" w:rsidP="00195D31">
      <w:pPr>
        <w:pStyle w:val="Code0"/>
        <w:rPr>
          <w:ins w:id="4349" w:author="Steven" w:date="2022-03-30T10:42:00Z"/>
          <w:szCs w:val="20"/>
          <w:rPrChange w:id="4350" w:author="Steven" w:date="2022-04-18T14:11:00Z">
            <w:rPr>
              <w:ins w:id="4351" w:author="Steven" w:date="2022-03-30T10:42:00Z"/>
            </w:rPr>
          </w:rPrChange>
        </w:rPr>
        <w:pPrChange w:id="4352" w:author="Steven" w:date="2022-04-18T14:06:00Z">
          <w:pPr>
            <w:pStyle w:val="Heading2"/>
          </w:pPr>
        </w:pPrChange>
      </w:pPr>
      <w:ins w:id="4353" w:author="Steven" w:date="2022-03-30T10:42:00Z">
        <w:r w:rsidRPr="00BE5A55">
          <w:rPr>
            <w:szCs w:val="20"/>
            <w:rPrChange w:id="4354" w:author="Steven" w:date="2022-04-18T14:11:00Z">
              <w:rPr/>
            </w:rPrChange>
          </w:rPr>
          <w:tab/>
          <w:t>&lt;</w:t>
        </w:r>
        <w:proofErr w:type="spellStart"/>
        <w:proofErr w:type="gramStart"/>
        <w:r w:rsidRPr="00BE5A55">
          <w:rPr>
            <w:szCs w:val="20"/>
            <w:rPrChange w:id="4355" w:author="Steven" w:date="2022-04-18T14:11:00Z">
              <w:rPr/>
            </w:rPrChange>
          </w:rPr>
          <w:t>spd</w:t>
        </w:r>
        <w:proofErr w:type="spellEnd"/>
        <w:r w:rsidRPr="00BE5A55">
          <w:rPr>
            <w:szCs w:val="20"/>
            <w:rPrChange w:id="4356" w:author="Steven" w:date="2022-04-18T14:11:00Z">
              <w:rPr/>
            </w:rPrChange>
          </w:rPr>
          <w:t>&gt;</w:t>
        </w:r>
        <w:proofErr w:type="spellStart"/>
        <w:proofErr w:type="gramEnd"/>
        <w:r w:rsidRPr="00BE5A55">
          <w:rPr>
            <w:szCs w:val="20"/>
            <w:rPrChange w:id="4357" w:author="Steven" w:date="2022-04-18T14:11:00Z">
              <w:rPr/>
            </w:rPrChange>
          </w:rPr>
          <w:t>xx,yy,zz,xy,yz,xz</w:t>
        </w:r>
        <w:proofErr w:type="spellEnd"/>
        <w:r w:rsidRPr="00BE5A55">
          <w:rPr>
            <w:szCs w:val="20"/>
            <w:rPrChange w:id="4358" w:author="Steven" w:date="2022-04-18T14:11:00Z">
              <w:rPr/>
            </w:rPrChange>
          </w:rPr>
          <w:t>&lt;/</w:t>
        </w:r>
        <w:proofErr w:type="spellStart"/>
        <w:r w:rsidRPr="00BE5A55">
          <w:rPr>
            <w:szCs w:val="20"/>
            <w:rPrChange w:id="4359" w:author="Steven" w:date="2022-04-18T14:11:00Z">
              <w:rPr/>
            </w:rPrChange>
          </w:rPr>
          <w:t>spd</w:t>
        </w:r>
        <w:proofErr w:type="spellEnd"/>
        <w:r w:rsidRPr="00BE5A55">
          <w:rPr>
            <w:szCs w:val="20"/>
            <w:rPrChange w:id="4360" w:author="Steven" w:date="2022-04-18T14:11:00Z">
              <w:rPr/>
            </w:rPrChange>
          </w:rPr>
          <w:t>&gt;</w:t>
        </w:r>
      </w:ins>
    </w:p>
    <w:p w14:paraId="74FAA113" w14:textId="35CC74F8" w:rsidR="006F2BED" w:rsidRPr="00BE5A55" w:rsidRDefault="006F2BED" w:rsidP="00195D31">
      <w:pPr>
        <w:pStyle w:val="Code0"/>
        <w:rPr>
          <w:ins w:id="4361" w:author="Steven" w:date="2022-03-30T10:43:00Z"/>
          <w:szCs w:val="20"/>
          <w:rPrChange w:id="4362" w:author="Steven" w:date="2022-04-18T14:11:00Z">
            <w:rPr>
              <w:ins w:id="4363" w:author="Steven" w:date="2022-03-30T10:43:00Z"/>
            </w:rPr>
          </w:rPrChange>
        </w:rPr>
        <w:pPrChange w:id="4364" w:author="Steven" w:date="2022-04-18T14:06:00Z">
          <w:pPr>
            <w:pStyle w:val="Heading2"/>
          </w:pPr>
        </w:pPrChange>
      </w:pPr>
      <w:ins w:id="4365" w:author="Steven" w:date="2022-03-30T10:42:00Z">
        <w:r w:rsidRPr="00BE5A55">
          <w:rPr>
            <w:szCs w:val="20"/>
            <w:rPrChange w:id="4366" w:author="Steven" w:date="2022-04-18T14:11:00Z">
              <w:rPr/>
            </w:rPrChange>
          </w:rPr>
          <w:t>&lt;/</w:t>
        </w:r>
        <w:proofErr w:type="spellStart"/>
        <w:r w:rsidRPr="00BE5A55">
          <w:rPr>
            <w:szCs w:val="20"/>
            <w:rPrChange w:id="4367" w:author="Steven" w:date="2022-04-18T14:11:00Z">
              <w:rPr/>
            </w:rPrChange>
          </w:rPr>
          <w:t>initial_modifier</w:t>
        </w:r>
        <w:proofErr w:type="spellEnd"/>
        <w:r w:rsidRPr="00BE5A55">
          <w:rPr>
            <w:szCs w:val="20"/>
            <w:rPrChange w:id="4368" w:author="Steven" w:date="2022-04-18T14:11:00Z">
              <w:rPr/>
            </w:rPrChange>
          </w:rPr>
          <w:t>&gt;</w:t>
        </w:r>
      </w:ins>
    </w:p>
    <w:p w14:paraId="7FB02322" w14:textId="27CFB49E" w:rsidR="00612303" w:rsidRDefault="00612303">
      <w:pPr>
        <w:pStyle w:val="Heading2"/>
        <w:rPr>
          <w:ins w:id="4369" w:author="Steven" w:date="2022-03-30T10:43:00Z"/>
        </w:rPr>
      </w:pPr>
      <w:bookmarkStart w:id="4370" w:name="_Toc99726143"/>
      <w:ins w:id="4371" w:author="Steven" w:date="2022-03-30T10:43:00Z">
        <w:r>
          <w:t>Angio Stress Policies</w:t>
        </w:r>
        <w:bookmarkEnd w:id="4370"/>
      </w:ins>
    </w:p>
    <w:p w14:paraId="0056D1F3" w14:textId="1C5070AD" w:rsidR="00612303" w:rsidRDefault="00612303">
      <w:pPr>
        <w:rPr>
          <w:ins w:id="4372" w:author="Steven" w:date="2022-03-30T10:45:00Z"/>
        </w:rPr>
        <w:pPrChange w:id="4373" w:author="Steven" w:date="2022-03-30T10:43:00Z">
          <w:pPr>
            <w:pStyle w:val="Heading2"/>
          </w:pPr>
        </w:pPrChange>
      </w:pPr>
      <w:ins w:id="4374" w:author="Steven" w:date="2022-03-30T10:43:00Z">
        <w:r>
          <w:t xml:space="preserve">The </w:t>
        </w:r>
        <w:proofErr w:type="spellStart"/>
        <w:r>
          <w:t>angio</w:t>
        </w:r>
        <w:proofErr w:type="spellEnd"/>
        <w:r>
          <w:t xml:space="preserve"> stress policies define the stress fields surrounding the growing vessels. </w:t>
        </w:r>
      </w:ins>
      <w:ins w:id="4375" w:author="Steven" w:date="2022-03-30T10:44:00Z">
        <w:r w:rsidR="0097426E">
          <w:t>Different policies are available which allow the stress to be influenced by the simulation time and local state variables.</w:t>
        </w:r>
      </w:ins>
      <w:ins w:id="4376" w:author="Steven" w:date="2022-03-30T10:45:00Z">
        <w:r w:rsidR="0097426E">
          <w:t xml:space="preserve"> Users will need to be careful with the units for stress evaluations particularly when days are used for time.</w:t>
        </w:r>
      </w:ins>
    </w:p>
    <w:p w14:paraId="56A14DB3" w14:textId="77777777" w:rsidR="0033237C" w:rsidRDefault="0033237C" w:rsidP="0033237C">
      <w:pPr>
        <w:pStyle w:val="Heading3"/>
        <w:rPr>
          <w:ins w:id="4377" w:author="Steven" w:date="2022-03-30T11:20:00Z"/>
        </w:rPr>
      </w:pPr>
      <w:bookmarkStart w:id="4378" w:name="_Toc99726144"/>
      <w:ins w:id="4379" w:author="Steven" w:date="2022-03-30T11:20:00Z">
        <w:r>
          <w:t>Sigmoid Angio Stress Policy</w:t>
        </w:r>
        <w:bookmarkEnd w:id="4378"/>
      </w:ins>
    </w:p>
    <w:p w14:paraId="052EC09F" w14:textId="77777777" w:rsidR="0033237C" w:rsidRDefault="0033237C" w:rsidP="0033237C">
      <w:pPr>
        <w:rPr>
          <w:ins w:id="4380" w:author="Steven" w:date="2022-03-30T11:20:00Z"/>
        </w:rPr>
      </w:pPr>
      <w:ins w:id="4381" w:author="Steven" w:date="2022-03-30T11:20:00Z">
        <w:r>
          <w:t xml:space="preserve">The sigmoid </w:t>
        </w:r>
        <w:proofErr w:type="spellStart"/>
        <w:r>
          <w:t>angio</w:t>
        </w:r>
        <w:proofErr w:type="spellEnd"/>
        <w:r>
          <w:t xml:space="preserve"> stress policy scales the stress based on a sigmoidal curve evaluated at the current simulation time. The sigmoid curve has the form </w:t>
        </w:r>
      </w:ins>
    </w:p>
    <w:p w14:paraId="6DA03926" w14:textId="77777777" w:rsidR="0033237C" w:rsidRDefault="0033237C" w:rsidP="0033237C">
      <w:pPr>
        <w:rPr>
          <w:ins w:id="4382" w:author="Steven" w:date="2022-03-30T11:20:00Z"/>
        </w:rPr>
      </w:pPr>
    </w:p>
    <w:p w14:paraId="36BD5925" w14:textId="41359262" w:rsidR="0033237C" w:rsidRDefault="0033237C" w:rsidP="0033237C">
      <w:pPr>
        <w:pStyle w:val="MTDisplayEquation"/>
        <w:rPr>
          <w:ins w:id="4383" w:author="Steven" w:date="2022-03-30T11:20:00Z"/>
        </w:rPr>
      </w:pPr>
      <w:ins w:id="4384" w:author="Steven" w:date="2022-03-30T11:20:00Z">
        <w:r>
          <w:tab/>
        </w:r>
      </w:ins>
      <w:ins w:id="4385" w:author="Steven" w:date="2022-03-30T11:20:00Z">
        <w:r w:rsidRPr="007F1434">
          <w:rPr>
            <w:position w:val="-40"/>
          </w:rPr>
          <w:object w:dxaOrig="1719" w:dyaOrig="780" w14:anchorId="57CC6090">
            <v:shape id="_x0000_i5216" type="#_x0000_t75" style="width:86pt;height:39pt" o:ole="">
              <v:imagedata r:id="rId31" o:title=""/>
            </v:shape>
            <o:OLEObject Type="Embed" ProgID="Equation.DSMT4" ShapeID="_x0000_i5216" DrawAspect="Content" ObjectID="_1711801302" r:id="rId32"/>
          </w:object>
        </w:r>
      </w:ins>
      <w:ins w:id="4386" w:author="Steven" w:date="2022-03-30T11:20: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387" w:author="Steven" w:date="2022-04-01T17:21:00Z">
        <w:r w:rsidR="007C576C">
          <w:rPr>
            <w:noProof/>
          </w:rPr>
          <w:instrText>4</w:instrText>
        </w:r>
      </w:ins>
      <w:ins w:id="4388" w:author="Steven" w:date="2022-03-30T11:20:00Z">
        <w:r>
          <w:fldChar w:fldCharType="end"/>
        </w:r>
        <w:r>
          <w:instrText>.</w:instrText>
        </w:r>
        <w:r>
          <w:fldChar w:fldCharType="begin"/>
        </w:r>
        <w:r>
          <w:instrText xml:space="preserve"> SEQ MTEqn \c \* Arabic \* MERGEFORMAT </w:instrText>
        </w:r>
        <w:r>
          <w:fldChar w:fldCharType="separate"/>
        </w:r>
      </w:ins>
      <w:ins w:id="4389" w:author="Steven" w:date="2022-04-01T17:21:00Z">
        <w:r w:rsidR="007C576C">
          <w:rPr>
            <w:noProof/>
          </w:rPr>
          <w:instrText>5</w:instrText>
        </w:r>
      </w:ins>
      <w:ins w:id="4390" w:author="Steven" w:date="2022-03-30T11:20:00Z">
        <w:r>
          <w:fldChar w:fldCharType="end"/>
        </w:r>
        <w:r>
          <w:instrText>)</w:instrText>
        </w:r>
        <w:r>
          <w:fldChar w:fldCharType="end"/>
        </w:r>
      </w:ins>
    </w:p>
    <w:p w14:paraId="1911C17A" w14:textId="77777777" w:rsidR="0033237C" w:rsidRPr="00AB499B" w:rsidRDefault="0033237C" w:rsidP="0033237C">
      <w:pPr>
        <w:rPr>
          <w:ins w:id="4391" w:author="Steven" w:date="2022-03-30T11:20:00Z"/>
        </w:rPr>
      </w:pPr>
    </w:p>
    <w:p w14:paraId="59382169" w14:textId="77777777" w:rsidR="0033237C" w:rsidRPr="007F1434" w:rsidRDefault="0033237C" w:rsidP="0033237C">
      <w:pPr>
        <w:rPr>
          <w:ins w:id="4392" w:author="Steven" w:date="2022-03-30T11:20:00Z"/>
        </w:rPr>
      </w:pPr>
      <w:ins w:id="4393" w:author="Steven" w:date="2022-03-30T11:20:00Z">
        <w:r>
          <w:t xml:space="preserve">Here, </w:t>
        </w:r>
        <w:proofErr w:type="gramStart"/>
        <w:r>
          <w:rPr>
            <w:i/>
          </w:rPr>
          <w:t>a</w:t>
        </w:r>
        <w:r>
          <w:t xml:space="preserve"> is</w:t>
        </w:r>
        <w:proofErr w:type="gramEnd"/>
        <w:r>
          <w:t xml:space="preserve"> the amplitude of the curve, </w:t>
        </w:r>
        <w:r>
          <w:rPr>
            <w:i/>
          </w:rPr>
          <w:t xml:space="preserve">b </w:t>
        </w:r>
        <w:r>
          <w:t xml:space="preserve">affects the width of the curve, </w:t>
        </w:r>
        <w:r>
          <w:rPr>
            <w:i/>
          </w:rPr>
          <w:t>x</w:t>
        </w:r>
        <w:r w:rsidRPr="007F1434">
          <w:rPr>
            <w:vertAlign w:val="subscript"/>
          </w:rPr>
          <w:t>0</w:t>
        </w:r>
        <w:r>
          <w:t xml:space="preserve"> is the center of the curve, and </w:t>
        </w:r>
        <w:r w:rsidRPr="007F1434">
          <w:rPr>
            <w:i/>
          </w:rPr>
          <w:t>y</w:t>
        </w:r>
        <w:r w:rsidRPr="007F1434">
          <w:rPr>
            <w:vertAlign w:val="subscript"/>
          </w:rPr>
          <w:t>0</w:t>
        </w:r>
        <w:r>
          <w:rPr>
            <w:vertAlign w:val="subscript"/>
          </w:rPr>
          <w:t xml:space="preserve"> </w:t>
        </w:r>
        <w:r>
          <w:t xml:space="preserve">is the minimum value of the curve. This curve is generally set to mirror the sigmoidal increase in vessel length. </w:t>
        </w:r>
      </w:ins>
    </w:p>
    <w:p w14:paraId="5966ACE8" w14:textId="77777777" w:rsidR="0033237C" w:rsidRPr="00BE5A55" w:rsidRDefault="0033237C" w:rsidP="00195D31">
      <w:pPr>
        <w:pStyle w:val="Code0"/>
        <w:rPr>
          <w:ins w:id="4394" w:author="Steven" w:date="2022-03-30T11:20:00Z"/>
          <w:szCs w:val="20"/>
          <w:rPrChange w:id="4395" w:author="Steven" w:date="2022-04-18T14:11:00Z">
            <w:rPr>
              <w:ins w:id="4396" w:author="Steven" w:date="2022-03-30T11:20:00Z"/>
            </w:rPr>
          </w:rPrChange>
        </w:rPr>
        <w:pPrChange w:id="4397" w:author="Steven" w:date="2022-04-18T14:06:00Z">
          <w:pPr/>
        </w:pPrChange>
      </w:pPr>
      <w:ins w:id="4398" w:author="Steven" w:date="2022-03-30T11:20:00Z">
        <w:r w:rsidRPr="00BE5A55">
          <w:rPr>
            <w:szCs w:val="20"/>
            <w:rPrChange w:id="4399" w:author="Steven" w:date="2022-04-18T14:11:00Z">
              <w:rPr/>
            </w:rPrChange>
          </w:rPr>
          <w:t>&lt;</w:t>
        </w:r>
        <w:proofErr w:type="spellStart"/>
        <w:r w:rsidRPr="00BE5A55">
          <w:rPr>
            <w:szCs w:val="20"/>
            <w:rPrChange w:id="4400" w:author="Steven" w:date="2022-04-18T14:11:00Z">
              <w:rPr/>
            </w:rPrChange>
          </w:rPr>
          <w:t>angio_stress_policy</w:t>
        </w:r>
        <w:proofErr w:type="spellEnd"/>
        <w:r w:rsidRPr="00BE5A55">
          <w:rPr>
            <w:szCs w:val="20"/>
            <w:rPrChange w:id="4401" w:author="Steven" w:date="2022-04-18T14:11:00Z">
              <w:rPr/>
            </w:rPrChange>
          </w:rPr>
          <w:t xml:space="preserve"> type="</w:t>
        </w:r>
        <w:proofErr w:type="spellStart"/>
        <w:r w:rsidRPr="00BE5A55">
          <w:rPr>
            <w:szCs w:val="20"/>
            <w:rPrChange w:id="4402" w:author="Steven" w:date="2022-04-18T14:11:00Z">
              <w:rPr/>
            </w:rPrChange>
          </w:rPr>
          <w:t>sigmoid_angio_stress_policy</w:t>
        </w:r>
        <w:proofErr w:type="spellEnd"/>
        <w:r w:rsidRPr="00BE5A55">
          <w:rPr>
            <w:szCs w:val="20"/>
            <w:rPrChange w:id="4403" w:author="Steven" w:date="2022-04-18T14:11:00Z">
              <w:rPr/>
            </w:rPrChange>
          </w:rPr>
          <w:t>"&gt;</w:t>
        </w:r>
      </w:ins>
    </w:p>
    <w:p w14:paraId="53043279" w14:textId="77777777" w:rsidR="0033237C" w:rsidRPr="00BE5A55" w:rsidRDefault="0033237C" w:rsidP="00195D31">
      <w:pPr>
        <w:pStyle w:val="Code0"/>
        <w:rPr>
          <w:ins w:id="4404" w:author="Steven" w:date="2022-03-30T11:20:00Z"/>
          <w:bCs/>
          <w:szCs w:val="20"/>
          <w:rPrChange w:id="4405" w:author="Steven" w:date="2022-04-18T14:11:00Z">
            <w:rPr>
              <w:ins w:id="4406" w:author="Steven" w:date="2022-03-30T11:20:00Z"/>
              <w:bCs/>
            </w:rPr>
          </w:rPrChange>
        </w:rPr>
        <w:pPrChange w:id="4407" w:author="Steven" w:date="2022-04-18T14:06:00Z">
          <w:pPr>
            <w:pStyle w:val="Code0"/>
          </w:pPr>
        </w:pPrChange>
      </w:pPr>
      <w:ins w:id="4408" w:author="Steven" w:date="2022-03-30T11:20:00Z">
        <w:r w:rsidRPr="00BE5A55">
          <w:rPr>
            <w:bCs/>
            <w:szCs w:val="20"/>
            <w:rPrChange w:id="4409" w:author="Steven" w:date="2022-04-18T14:11:00Z">
              <w:rPr>
                <w:bCs/>
              </w:rPr>
            </w:rPrChange>
          </w:rPr>
          <w:t xml:space="preserve">    </w:t>
        </w:r>
        <w:r w:rsidRPr="00BE5A55">
          <w:rPr>
            <w:szCs w:val="20"/>
            <w:rPrChange w:id="4410" w:author="Steven" w:date="2022-04-18T14:11:00Z">
              <w:rPr/>
            </w:rPrChange>
          </w:rPr>
          <w:t>&lt;</w:t>
        </w:r>
        <w:proofErr w:type="spellStart"/>
        <w:r w:rsidRPr="00BE5A55">
          <w:rPr>
            <w:szCs w:val="20"/>
            <w:rPrChange w:id="4411" w:author="Steven" w:date="2022-04-18T14:11:00Z">
              <w:rPr/>
            </w:rPrChange>
          </w:rPr>
          <w:t>fan_exponential</w:t>
        </w:r>
        <w:proofErr w:type="spellEnd"/>
        <w:r w:rsidRPr="00BE5A55">
          <w:rPr>
            <w:szCs w:val="20"/>
            <w:rPrChange w:id="4412" w:author="Steven" w:date="2022-04-18T14:11:00Z">
              <w:rPr/>
            </w:rPrChange>
          </w:rPr>
          <w:t>&gt;2</w:t>
        </w:r>
        <w:r w:rsidRPr="00BE5A55">
          <w:rPr>
            <w:bCs/>
            <w:szCs w:val="20"/>
            <w:rPrChange w:id="4413" w:author="Steven" w:date="2022-04-18T14:11:00Z">
              <w:rPr>
                <w:bCs/>
              </w:rPr>
            </w:rPrChange>
          </w:rPr>
          <w:t>.0</w:t>
        </w:r>
        <w:r w:rsidRPr="00BE5A55">
          <w:rPr>
            <w:szCs w:val="20"/>
            <w:rPrChange w:id="4414" w:author="Steven" w:date="2022-04-18T14:11:00Z">
              <w:rPr/>
            </w:rPrChange>
          </w:rPr>
          <w:t>&lt;/</w:t>
        </w:r>
        <w:proofErr w:type="spellStart"/>
        <w:r w:rsidRPr="00BE5A55">
          <w:rPr>
            <w:szCs w:val="20"/>
            <w:rPrChange w:id="4415" w:author="Steven" w:date="2022-04-18T14:11:00Z">
              <w:rPr/>
            </w:rPrChange>
          </w:rPr>
          <w:t>fan_exponential</w:t>
        </w:r>
        <w:proofErr w:type="spellEnd"/>
        <w:r w:rsidRPr="00BE5A55">
          <w:rPr>
            <w:szCs w:val="20"/>
            <w:rPrChange w:id="4416" w:author="Steven" w:date="2022-04-18T14:11:00Z">
              <w:rPr/>
            </w:rPrChange>
          </w:rPr>
          <w:t>&gt;</w:t>
        </w:r>
      </w:ins>
    </w:p>
    <w:p w14:paraId="63111EE7" w14:textId="77777777" w:rsidR="0033237C" w:rsidRPr="00BE5A55" w:rsidRDefault="0033237C" w:rsidP="00195D31">
      <w:pPr>
        <w:pStyle w:val="Code0"/>
        <w:rPr>
          <w:ins w:id="4417" w:author="Steven" w:date="2022-03-30T11:20:00Z"/>
          <w:bCs/>
          <w:szCs w:val="20"/>
          <w:rPrChange w:id="4418" w:author="Steven" w:date="2022-04-18T14:11:00Z">
            <w:rPr>
              <w:ins w:id="4419" w:author="Steven" w:date="2022-03-30T11:20:00Z"/>
              <w:bCs/>
            </w:rPr>
          </w:rPrChange>
        </w:rPr>
        <w:pPrChange w:id="4420" w:author="Steven" w:date="2022-04-18T14:06:00Z">
          <w:pPr>
            <w:pStyle w:val="Code0"/>
          </w:pPr>
        </w:pPrChange>
      </w:pPr>
      <w:ins w:id="4421" w:author="Steven" w:date="2022-03-30T11:20:00Z">
        <w:r w:rsidRPr="00BE5A55">
          <w:rPr>
            <w:bCs/>
            <w:szCs w:val="20"/>
            <w:rPrChange w:id="4422" w:author="Steven" w:date="2022-04-18T14:11:00Z">
              <w:rPr>
                <w:bCs/>
              </w:rPr>
            </w:rPrChange>
          </w:rPr>
          <w:t xml:space="preserve">    </w:t>
        </w:r>
        <w:r w:rsidRPr="00BE5A55">
          <w:rPr>
            <w:szCs w:val="20"/>
            <w:rPrChange w:id="4423" w:author="Steven" w:date="2022-04-18T14:11:00Z">
              <w:rPr/>
            </w:rPrChange>
          </w:rPr>
          <w:t>&lt;</w:t>
        </w:r>
        <w:proofErr w:type="spellStart"/>
        <w:r w:rsidRPr="00BE5A55">
          <w:rPr>
            <w:szCs w:val="20"/>
            <w:rPrChange w:id="4424" w:author="Steven" w:date="2022-04-18T14:11:00Z">
              <w:rPr/>
            </w:rPrChange>
          </w:rPr>
          <w:t>sprout_range</w:t>
        </w:r>
        <w:proofErr w:type="spellEnd"/>
        <w:r w:rsidRPr="00BE5A55">
          <w:rPr>
            <w:szCs w:val="20"/>
            <w:rPrChange w:id="4425" w:author="Steven" w:date="2022-04-18T14:11:00Z">
              <w:rPr/>
            </w:rPrChange>
          </w:rPr>
          <w:t>&gt;</w:t>
        </w:r>
        <w:r w:rsidRPr="00BE5A55">
          <w:rPr>
            <w:bCs/>
            <w:szCs w:val="20"/>
            <w:rPrChange w:id="4426" w:author="Steven" w:date="2022-04-18T14:11:00Z">
              <w:rPr>
                <w:bCs/>
              </w:rPr>
            </w:rPrChange>
          </w:rPr>
          <w:t>200.0</w:t>
        </w:r>
        <w:r w:rsidRPr="00BE5A55">
          <w:rPr>
            <w:szCs w:val="20"/>
            <w:rPrChange w:id="4427" w:author="Steven" w:date="2022-04-18T14:11:00Z">
              <w:rPr/>
            </w:rPrChange>
          </w:rPr>
          <w:t>&lt;/</w:t>
        </w:r>
        <w:proofErr w:type="spellStart"/>
        <w:r w:rsidRPr="00BE5A55">
          <w:rPr>
            <w:szCs w:val="20"/>
            <w:rPrChange w:id="4428" w:author="Steven" w:date="2022-04-18T14:11:00Z">
              <w:rPr/>
            </w:rPrChange>
          </w:rPr>
          <w:t>sprout_range</w:t>
        </w:r>
        <w:proofErr w:type="spellEnd"/>
        <w:r w:rsidRPr="00BE5A55">
          <w:rPr>
            <w:szCs w:val="20"/>
            <w:rPrChange w:id="4429" w:author="Steven" w:date="2022-04-18T14:11:00Z">
              <w:rPr/>
            </w:rPrChange>
          </w:rPr>
          <w:t>&gt;</w:t>
        </w:r>
      </w:ins>
    </w:p>
    <w:p w14:paraId="22DB60AE" w14:textId="77777777" w:rsidR="0033237C" w:rsidRPr="00BE5A55" w:rsidRDefault="0033237C" w:rsidP="00195D31">
      <w:pPr>
        <w:pStyle w:val="Code0"/>
        <w:rPr>
          <w:ins w:id="4430" w:author="Steven" w:date="2022-03-30T11:20:00Z"/>
          <w:bCs/>
          <w:szCs w:val="20"/>
          <w:rPrChange w:id="4431" w:author="Steven" w:date="2022-04-18T14:11:00Z">
            <w:rPr>
              <w:ins w:id="4432" w:author="Steven" w:date="2022-03-30T11:20:00Z"/>
              <w:bCs/>
            </w:rPr>
          </w:rPrChange>
        </w:rPr>
        <w:pPrChange w:id="4433" w:author="Steven" w:date="2022-04-18T14:06:00Z">
          <w:pPr>
            <w:pStyle w:val="Code0"/>
          </w:pPr>
        </w:pPrChange>
      </w:pPr>
      <w:ins w:id="4434" w:author="Steven" w:date="2022-03-30T11:20:00Z">
        <w:r w:rsidRPr="00BE5A55">
          <w:rPr>
            <w:bCs/>
            <w:szCs w:val="20"/>
            <w:rPrChange w:id="4435" w:author="Steven" w:date="2022-04-18T14:11:00Z">
              <w:rPr>
                <w:bCs/>
              </w:rPr>
            </w:rPrChange>
          </w:rPr>
          <w:t xml:space="preserve">    </w:t>
        </w:r>
        <w:r w:rsidRPr="00BE5A55">
          <w:rPr>
            <w:szCs w:val="20"/>
            <w:rPrChange w:id="4436" w:author="Steven" w:date="2022-04-18T14:11:00Z">
              <w:rPr/>
            </w:rPrChange>
          </w:rPr>
          <w:t>&lt;</w:t>
        </w:r>
        <w:proofErr w:type="spellStart"/>
        <w:r w:rsidRPr="00BE5A55">
          <w:rPr>
            <w:szCs w:val="20"/>
            <w:rPrChange w:id="4437" w:author="Steven" w:date="2022-04-18T14:11:00Z">
              <w:rPr/>
            </w:rPrChange>
          </w:rPr>
          <w:t>sprout_radius_multiplier</w:t>
        </w:r>
        <w:proofErr w:type="spellEnd"/>
        <w:r w:rsidRPr="00BE5A55">
          <w:rPr>
            <w:szCs w:val="20"/>
            <w:rPrChange w:id="4438" w:author="Steven" w:date="2022-04-18T14:11:00Z">
              <w:rPr/>
            </w:rPrChange>
          </w:rPr>
          <w:t>&gt;</w:t>
        </w:r>
        <w:r w:rsidRPr="00BE5A55">
          <w:rPr>
            <w:bCs/>
            <w:szCs w:val="20"/>
            <w:rPrChange w:id="4439" w:author="Steven" w:date="2022-04-18T14:11:00Z">
              <w:rPr>
                <w:bCs/>
              </w:rPr>
            </w:rPrChange>
          </w:rPr>
          <w:t>3.0</w:t>
        </w:r>
        <w:r w:rsidRPr="00BE5A55">
          <w:rPr>
            <w:szCs w:val="20"/>
            <w:rPrChange w:id="4440" w:author="Steven" w:date="2022-04-18T14:11:00Z">
              <w:rPr/>
            </w:rPrChange>
          </w:rPr>
          <w:t>&lt;/</w:t>
        </w:r>
        <w:proofErr w:type="spellStart"/>
        <w:r w:rsidRPr="00BE5A55">
          <w:rPr>
            <w:szCs w:val="20"/>
            <w:rPrChange w:id="4441" w:author="Steven" w:date="2022-04-18T14:11:00Z">
              <w:rPr/>
            </w:rPrChange>
          </w:rPr>
          <w:t>sprout_radius_multiplier</w:t>
        </w:r>
        <w:proofErr w:type="spellEnd"/>
        <w:r w:rsidRPr="00BE5A55">
          <w:rPr>
            <w:szCs w:val="20"/>
            <w:rPrChange w:id="4442" w:author="Steven" w:date="2022-04-18T14:11:00Z">
              <w:rPr/>
            </w:rPrChange>
          </w:rPr>
          <w:t>&gt;</w:t>
        </w:r>
      </w:ins>
    </w:p>
    <w:p w14:paraId="5518C81B" w14:textId="77777777" w:rsidR="0033237C" w:rsidRPr="00BE5A55" w:rsidRDefault="0033237C" w:rsidP="00195D31">
      <w:pPr>
        <w:pStyle w:val="Code0"/>
        <w:rPr>
          <w:ins w:id="4443" w:author="Steven" w:date="2022-03-30T11:20:00Z"/>
          <w:szCs w:val="20"/>
          <w:rPrChange w:id="4444" w:author="Steven" w:date="2022-04-18T14:11:00Z">
            <w:rPr>
              <w:ins w:id="4445" w:author="Steven" w:date="2022-03-30T11:20:00Z"/>
            </w:rPr>
          </w:rPrChange>
        </w:rPr>
        <w:pPrChange w:id="4446" w:author="Steven" w:date="2022-04-18T14:06:00Z">
          <w:pPr>
            <w:pStyle w:val="Code0"/>
          </w:pPr>
        </w:pPrChange>
      </w:pPr>
      <w:ins w:id="4447" w:author="Steven" w:date="2022-03-30T11:20:00Z">
        <w:r w:rsidRPr="00BE5A55">
          <w:rPr>
            <w:szCs w:val="20"/>
            <w:rPrChange w:id="4448" w:author="Steven" w:date="2022-04-18T14:11:00Z">
              <w:rPr/>
            </w:rPrChange>
          </w:rPr>
          <w:t xml:space="preserve">    &lt;a&gt;0.0252&lt;/a&gt;</w:t>
        </w:r>
      </w:ins>
    </w:p>
    <w:p w14:paraId="32C185EE" w14:textId="77777777" w:rsidR="0033237C" w:rsidRPr="00BE5A55" w:rsidRDefault="0033237C" w:rsidP="00195D31">
      <w:pPr>
        <w:pStyle w:val="Code0"/>
        <w:rPr>
          <w:ins w:id="4449" w:author="Steven" w:date="2022-03-30T11:20:00Z"/>
          <w:szCs w:val="20"/>
          <w:rPrChange w:id="4450" w:author="Steven" w:date="2022-04-18T14:11:00Z">
            <w:rPr>
              <w:ins w:id="4451" w:author="Steven" w:date="2022-03-30T11:20:00Z"/>
            </w:rPr>
          </w:rPrChange>
        </w:rPr>
        <w:pPrChange w:id="4452" w:author="Steven" w:date="2022-04-18T14:06:00Z">
          <w:pPr>
            <w:pStyle w:val="Code0"/>
          </w:pPr>
        </w:pPrChange>
      </w:pPr>
      <w:ins w:id="4453" w:author="Steven" w:date="2022-03-30T11:20:00Z">
        <w:r w:rsidRPr="00BE5A55">
          <w:rPr>
            <w:szCs w:val="20"/>
            <w:rPrChange w:id="4454" w:author="Steven" w:date="2022-04-18T14:11:00Z">
              <w:rPr/>
            </w:rPrChange>
          </w:rPr>
          <w:t xml:space="preserve">    &lt;b&gt;0.5435&lt;/b&gt;</w:t>
        </w:r>
      </w:ins>
    </w:p>
    <w:p w14:paraId="453BD84C" w14:textId="77777777" w:rsidR="0033237C" w:rsidRPr="00BE5A55" w:rsidRDefault="0033237C" w:rsidP="00195D31">
      <w:pPr>
        <w:pStyle w:val="Code0"/>
        <w:rPr>
          <w:ins w:id="4455" w:author="Steven" w:date="2022-03-30T11:20:00Z"/>
          <w:bCs/>
          <w:szCs w:val="20"/>
          <w:rPrChange w:id="4456" w:author="Steven" w:date="2022-04-18T14:11:00Z">
            <w:rPr>
              <w:ins w:id="4457" w:author="Steven" w:date="2022-03-30T11:20:00Z"/>
              <w:bCs/>
            </w:rPr>
          </w:rPrChange>
        </w:rPr>
        <w:pPrChange w:id="4458" w:author="Steven" w:date="2022-04-18T14:06:00Z">
          <w:pPr>
            <w:pStyle w:val="Code0"/>
          </w:pPr>
        </w:pPrChange>
      </w:pPr>
      <w:ins w:id="4459" w:author="Steven" w:date="2022-03-30T11:20:00Z">
        <w:r w:rsidRPr="00BE5A55">
          <w:rPr>
            <w:bCs/>
            <w:szCs w:val="20"/>
            <w:rPrChange w:id="4460" w:author="Steven" w:date="2022-04-18T14:11:00Z">
              <w:rPr>
                <w:bCs/>
              </w:rPr>
            </w:rPrChange>
          </w:rPr>
          <w:t xml:space="preserve">    </w:t>
        </w:r>
        <w:r w:rsidRPr="00BE5A55">
          <w:rPr>
            <w:szCs w:val="20"/>
            <w:rPrChange w:id="4461" w:author="Steven" w:date="2022-04-18T14:11:00Z">
              <w:rPr/>
            </w:rPrChange>
          </w:rPr>
          <w:t>&lt;</w:t>
        </w:r>
        <w:proofErr w:type="gramStart"/>
        <w:r w:rsidRPr="00BE5A55">
          <w:rPr>
            <w:szCs w:val="20"/>
            <w:rPrChange w:id="4462" w:author="Steven" w:date="2022-04-18T14:11:00Z">
              <w:rPr/>
            </w:rPrChange>
          </w:rPr>
          <w:t>x0</w:t>
        </w:r>
        <w:proofErr w:type="gramEnd"/>
        <w:r w:rsidRPr="00BE5A55">
          <w:rPr>
            <w:szCs w:val="20"/>
            <w:rPrChange w:id="4463" w:author="Steven" w:date="2022-04-18T14:11:00Z">
              <w:rPr/>
            </w:rPrChange>
          </w:rPr>
          <w:t>&gt;</w:t>
        </w:r>
        <w:r w:rsidRPr="00BE5A55">
          <w:rPr>
            <w:bCs/>
            <w:szCs w:val="20"/>
            <w:rPrChange w:id="4464" w:author="Steven" w:date="2022-04-18T14:11:00Z">
              <w:rPr>
                <w:bCs/>
              </w:rPr>
            </w:rPrChange>
          </w:rPr>
          <w:t>7</w:t>
        </w:r>
        <w:r w:rsidRPr="00BE5A55">
          <w:rPr>
            <w:szCs w:val="20"/>
            <w:rPrChange w:id="4465" w:author="Steven" w:date="2022-04-18T14:11:00Z">
              <w:rPr/>
            </w:rPrChange>
          </w:rPr>
          <w:t>&lt;/x0&gt;</w:t>
        </w:r>
      </w:ins>
    </w:p>
    <w:p w14:paraId="23E5B779" w14:textId="77777777" w:rsidR="0033237C" w:rsidRPr="00BE5A55" w:rsidRDefault="0033237C" w:rsidP="00195D31">
      <w:pPr>
        <w:pStyle w:val="Code0"/>
        <w:rPr>
          <w:ins w:id="4466" w:author="Steven" w:date="2022-03-30T11:20:00Z"/>
          <w:szCs w:val="20"/>
          <w:rPrChange w:id="4467" w:author="Steven" w:date="2022-04-18T14:11:00Z">
            <w:rPr>
              <w:ins w:id="4468" w:author="Steven" w:date="2022-03-30T11:20:00Z"/>
            </w:rPr>
          </w:rPrChange>
        </w:rPr>
        <w:pPrChange w:id="4469" w:author="Steven" w:date="2022-04-18T14:06:00Z">
          <w:pPr>
            <w:pStyle w:val="Code0"/>
          </w:pPr>
        </w:pPrChange>
      </w:pPr>
      <w:ins w:id="4470" w:author="Steven" w:date="2022-03-30T11:20:00Z">
        <w:r w:rsidRPr="00BE5A55">
          <w:rPr>
            <w:szCs w:val="20"/>
            <w:rPrChange w:id="4471" w:author="Steven" w:date="2022-04-18T14:11:00Z">
              <w:rPr/>
            </w:rPrChange>
          </w:rPr>
          <w:t xml:space="preserve">    &lt;y0&gt;0&lt;/y0&gt;</w:t>
        </w:r>
      </w:ins>
    </w:p>
    <w:p w14:paraId="3EBC6AF5" w14:textId="77777777" w:rsidR="0033237C" w:rsidRPr="00BE5A55" w:rsidRDefault="0033237C" w:rsidP="00195D31">
      <w:pPr>
        <w:pStyle w:val="Code0"/>
        <w:rPr>
          <w:ins w:id="4472" w:author="Steven" w:date="2022-03-30T11:20:00Z"/>
          <w:szCs w:val="20"/>
          <w:rPrChange w:id="4473" w:author="Steven" w:date="2022-04-18T14:11:00Z">
            <w:rPr>
              <w:ins w:id="4474" w:author="Steven" w:date="2022-03-30T11:20:00Z"/>
            </w:rPr>
          </w:rPrChange>
        </w:rPr>
        <w:pPrChange w:id="4475" w:author="Steven" w:date="2022-04-18T14:06:00Z">
          <w:pPr>
            <w:pStyle w:val="Code0"/>
          </w:pPr>
        </w:pPrChange>
      </w:pPr>
      <w:ins w:id="4476" w:author="Steven" w:date="2022-03-30T11:20:00Z">
        <w:r w:rsidRPr="00BE5A55">
          <w:rPr>
            <w:szCs w:val="20"/>
            <w:rPrChange w:id="4477" w:author="Steven" w:date="2022-04-18T14:11:00Z">
              <w:rPr/>
            </w:rPrChange>
          </w:rPr>
          <w:t>&lt;/</w:t>
        </w:r>
        <w:proofErr w:type="spellStart"/>
        <w:r w:rsidRPr="00BE5A55">
          <w:rPr>
            <w:szCs w:val="20"/>
            <w:rPrChange w:id="4478" w:author="Steven" w:date="2022-04-18T14:11:00Z">
              <w:rPr/>
            </w:rPrChange>
          </w:rPr>
          <w:t>angio_stress_policy</w:t>
        </w:r>
        <w:proofErr w:type="spellEnd"/>
        <w:r w:rsidRPr="00BE5A55">
          <w:rPr>
            <w:szCs w:val="20"/>
            <w:rPrChange w:id="4479" w:author="Steven" w:date="2022-04-18T14:11:00Z">
              <w:rPr/>
            </w:rPrChange>
          </w:rPr>
          <w:t>&gt;</w:t>
        </w:r>
      </w:ins>
    </w:p>
    <w:p w14:paraId="5D601637" w14:textId="77777777" w:rsidR="0033237C" w:rsidRPr="00AB499B" w:rsidRDefault="0033237C" w:rsidP="0033237C">
      <w:pPr>
        <w:rPr>
          <w:ins w:id="4480" w:author="Steven" w:date="2022-03-30T11:20:00Z"/>
        </w:rPr>
      </w:pPr>
    </w:p>
    <w:p w14:paraId="50EC3D2D" w14:textId="77777777" w:rsidR="0033237C" w:rsidRDefault="0033237C" w:rsidP="0033237C">
      <w:pPr>
        <w:pStyle w:val="Heading3"/>
        <w:rPr>
          <w:ins w:id="4481" w:author="Steven" w:date="2022-03-30T11:20:00Z"/>
        </w:rPr>
      </w:pPr>
      <w:bookmarkStart w:id="4482" w:name="_Toc99726145"/>
      <w:ins w:id="4483" w:author="Steven" w:date="2022-03-30T11:20:00Z">
        <w:r>
          <w:lastRenderedPageBreak/>
          <w:t>Sigmoid Density Angio Stress Policy</w:t>
        </w:r>
        <w:bookmarkEnd w:id="4482"/>
      </w:ins>
    </w:p>
    <w:p w14:paraId="11F3CF34" w14:textId="77777777" w:rsidR="0033237C" w:rsidRDefault="0033237C" w:rsidP="0033237C">
      <w:pPr>
        <w:rPr>
          <w:ins w:id="4484" w:author="Steven" w:date="2022-03-30T11:20:00Z"/>
        </w:rPr>
      </w:pPr>
      <w:ins w:id="4485" w:author="Steven" w:date="2022-03-30T11:20:00Z">
        <w:r>
          <w:t xml:space="preserve">The sigmoid </w:t>
        </w:r>
        <w:proofErr w:type="gramStart"/>
        <w:r>
          <w:t xml:space="preserve">density </w:t>
        </w:r>
        <w:proofErr w:type="spellStart"/>
        <w:r>
          <w:t>angio</w:t>
        </w:r>
        <w:proofErr w:type="spellEnd"/>
        <w:r>
          <w:t xml:space="preserve"> stress policy</w:t>
        </w:r>
        <w:proofErr w:type="gramEnd"/>
        <w:r>
          <w:t xml:space="preserve"> scales the stress based on the local matrix density and a sigmoidal curve evaluated at the current simulation time. The sigmoid curve has the form </w:t>
        </w:r>
      </w:ins>
    </w:p>
    <w:p w14:paraId="5160A7ED" w14:textId="77777777" w:rsidR="0033237C" w:rsidRDefault="0033237C" w:rsidP="0033237C">
      <w:pPr>
        <w:rPr>
          <w:ins w:id="4486" w:author="Steven" w:date="2022-03-30T11:20:00Z"/>
        </w:rPr>
      </w:pPr>
    </w:p>
    <w:p w14:paraId="0417051F" w14:textId="12E94452" w:rsidR="0033237C" w:rsidRDefault="0033237C" w:rsidP="0033237C">
      <w:pPr>
        <w:pStyle w:val="MTDisplayEquation"/>
        <w:rPr>
          <w:ins w:id="4487" w:author="Steven" w:date="2022-03-30T11:20:00Z"/>
        </w:rPr>
      </w:pPr>
      <w:ins w:id="4488" w:author="Steven" w:date="2022-03-30T11:20:00Z">
        <w:r>
          <w:tab/>
        </w:r>
      </w:ins>
      <w:ins w:id="4489" w:author="Steven" w:date="2022-03-30T11:20:00Z">
        <w:r w:rsidRPr="00E84234">
          <w:rPr>
            <w:position w:val="-40"/>
          </w:rPr>
          <w:object w:dxaOrig="1719" w:dyaOrig="780" w14:anchorId="409FE3A0">
            <v:shape id="_x0000_i5221" type="#_x0000_t75" style="width:86pt;height:39pt" o:ole="">
              <v:imagedata r:id="rId31" o:title=""/>
            </v:shape>
            <o:OLEObject Type="Embed" ProgID="Equation.DSMT4" ShapeID="_x0000_i5221" DrawAspect="Content" ObjectID="_1711801303" r:id="rId33"/>
          </w:object>
        </w:r>
      </w:ins>
      <w:ins w:id="4490" w:author="Steven" w:date="2022-03-30T11:20: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4491" w:author="Steven" w:date="2022-04-01T17:21:00Z">
        <w:r w:rsidR="007C576C">
          <w:rPr>
            <w:noProof/>
          </w:rPr>
          <w:instrText>4</w:instrText>
        </w:r>
      </w:ins>
      <w:ins w:id="4492" w:author="Steven" w:date="2022-03-30T11:20:00Z">
        <w:r>
          <w:fldChar w:fldCharType="end"/>
        </w:r>
        <w:r>
          <w:instrText>.</w:instrText>
        </w:r>
        <w:r>
          <w:fldChar w:fldCharType="begin"/>
        </w:r>
        <w:r>
          <w:instrText xml:space="preserve"> SEQ MTEqn \c \* Arabic \* MERGEFORMAT </w:instrText>
        </w:r>
        <w:r>
          <w:fldChar w:fldCharType="separate"/>
        </w:r>
      </w:ins>
      <w:ins w:id="4493" w:author="Steven" w:date="2022-04-01T17:21:00Z">
        <w:r w:rsidR="007C576C">
          <w:rPr>
            <w:noProof/>
          </w:rPr>
          <w:instrText>6</w:instrText>
        </w:r>
      </w:ins>
      <w:ins w:id="4494" w:author="Steven" w:date="2022-03-30T11:20:00Z">
        <w:r>
          <w:fldChar w:fldCharType="end"/>
        </w:r>
        <w:r>
          <w:instrText>)</w:instrText>
        </w:r>
        <w:r>
          <w:fldChar w:fldCharType="end"/>
        </w:r>
      </w:ins>
    </w:p>
    <w:p w14:paraId="022C1776" w14:textId="77777777" w:rsidR="0033237C" w:rsidRPr="00E84234" w:rsidRDefault="0033237C" w:rsidP="0033237C">
      <w:pPr>
        <w:rPr>
          <w:ins w:id="4495" w:author="Steven" w:date="2022-03-30T11:20:00Z"/>
        </w:rPr>
      </w:pPr>
    </w:p>
    <w:p w14:paraId="708CA8E3" w14:textId="77777777" w:rsidR="0033237C" w:rsidRPr="00E84234" w:rsidRDefault="0033237C" w:rsidP="0033237C">
      <w:pPr>
        <w:rPr>
          <w:ins w:id="4496" w:author="Steven" w:date="2022-03-30T11:20:00Z"/>
        </w:rPr>
      </w:pPr>
      <w:ins w:id="4497" w:author="Steven" w:date="2022-03-30T11:20:00Z">
        <w:r>
          <w:t xml:space="preserve">Here, </w:t>
        </w:r>
        <w:proofErr w:type="gramStart"/>
        <w:r>
          <w:rPr>
            <w:i/>
          </w:rPr>
          <w:t>a</w:t>
        </w:r>
        <w:r>
          <w:t xml:space="preserve"> is</w:t>
        </w:r>
        <w:proofErr w:type="gramEnd"/>
        <w:r>
          <w:t xml:space="preserve"> the amplitude of the curve, </w:t>
        </w:r>
        <w:r>
          <w:rPr>
            <w:i/>
          </w:rPr>
          <w:t xml:space="preserve">b </w:t>
        </w:r>
        <w:r>
          <w:t xml:space="preserve">affects the width of the curve, </w:t>
        </w:r>
        <w:r>
          <w:rPr>
            <w:i/>
          </w:rPr>
          <w:t>x</w:t>
        </w:r>
        <w:r w:rsidRPr="00E84234">
          <w:rPr>
            <w:vertAlign w:val="subscript"/>
          </w:rPr>
          <w:t>0</w:t>
        </w:r>
        <w:r>
          <w:t xml:space="preserve"> is the center of the curve, and </w:t>
        </w:r>
        <w:r w:rsidRPr="00E84234">
          <w:rPr>
            <w:i/>
          </w:rPr>
          <w:t>y</w:t>
        </w:r>
        <w:r w:rsidRPr="00E84234">
          <w:rPr>
            <w:vertAlign w:val="subscript"/>
          </w:rPr>
          <w:t>0</w:t>
        </w:r>
        <w:r>
          <w:rPr>
            <w:vertAlign w:val="subscript"/>
          </w:rPr>
          <w:t xml:space="preserve"> </w:t>
        </w:r>
        <w:r>
          <w:t xml:space="preserve">is the minimum value of the curve. This curve is generally set to mirror the sigmoidal increase in vessel length. </w:t>
        </w:r>
      </w:ins>
    </w:p>
    <w:p w14:paraId="5F37EDF3" w14:textId="77777777" w:rsidR="0033237C" w:rsidRPr="00BE5A55" w:rsidRDefault="0033237C" w:rsidP="00195D31">
      <w:pPr>
        <w:pStyle w:val="Code0"/>
        <w:rPr>
          <w:ins w:id="4498" w:author="Steven" w:date="2022-03-30T11:20:00Z"/>
          <w:szCs w:val="20"/>
          <w:rPrChange w:id="4499" w:author="Steven" w:date="2022-04-18T14:11:00Z">
            <w:rPr>
              <w:ins w:id="4500" w:author="Steven" w:date="2022-03-30T11:20:00Z"/>
            </w:rPr>
          </w:rPrChange>
        </w:rPr>
        <w:pPrChange w:id="4501" w:author="Steven" w:date="2022-04-18T14:06:00Z">
          <w:pPr>
            <w:pStyle w:val="Code0"/>
          </w:pPr>
        </w:pPrChange>
      </w:pPr>
      <w:ins w:id="4502" w:author="Steven" w:date="2022-03-30T11:20:00Z">
        <w:r w:rsidRPr="00BE5A55">
          <w:rPr>
            <w:szCs w:val="20"/>
            <w:rPrChange w:id="4503" w:author="Steven" w:date="2022-04-18T14:11:00Z">
              <w:rPr/>
            </w:rPrChange>
          </w:rPr>
          <w:t>&lt;</w:t>
        </w:r>
        <w:proofErr w:type="spellStart"/>
        <w:r w:rsidRPr="00BE5A55">
          <w:rPr>
            <w:szCs w:val="20"/>
            <w:rPrChange w:id="4504" w:author="Steven" w:date="2022-04-18T14:11:00Z">
              <w:rPr/>
            </w:rPrChange>
          </w:rPr>
          <w:t>angio_stress_policy</w:t>
        </w:r>
        <w:proofErr w:type="spellEnd"/>
        <w:r w:rsidRPr="00BE5A55">
          <w:rPr>
            <w:szCs w:val="20"/>
            <w:rPrChange w:id="4505" w:author="Steven" w:date="2022-04-18T14:11:00Z">
              <w:rPr/>
            </w:rPrChange>
          </w:rPr>
          <w:t xml:space="preserve"> type="</w:t>
        </w:r>
        <w:proofErr w:type="spellStart"/>
        <w:r w:rsidRPr="00BE5A55">
          <w:rPr>
            <w:szCs w:val="20"/>
            <w:rPrChange w:id="4506" w:author="Steven" w:date="2022-04-18T14:11:00Z">
              <w:rPr/>
            </w:rPrChange>
          </w:rPr>
          <w:t>sigmoid_dens_angio_stress_policy</w:t>
        </w:r>
        <w:proofErr w:type="spellEnd"/>
        <w:r w:rsidRPr="00BE5A55">
          <w:rPr>
            <w:szCs w:val="20"/>
            <w:rPrChange w:id="4507" w:author="Steven" w:date="2022-04-18T14:11:00Z">
              <w:rPr/>
            </w:rPrChange>
          </w:rPr>
          <w:t>"&gt;</w:t>
        </w:r>
      </w:ins>
    </w:p>
    <w:p w14:paraId="7FB059D1" w14:textId="77777777" w:rsidR="0033237C" w:rsidRPr="00BE5A55" w:rsidRDefault="0033237C" w:rsidP="00195D31">
      <w:pPr>
        <w:pStyle w:val="Code0"/>
        <w:rPr>
          <w:ins w:id="4508" w:author="Steven" w:date="2022-03-30T11:20:00Z"/>
          <w:bCs/>
          <w:szCs w:val="20"/>
          <w:rPrChange w:id="4509" w:author="Steven" w:date="2022-04-18T14:11:00Z">
            <w:rPr>
              <w:ins w:id="4510" w:author="Steven" w:date="2022-03-30T11:20:00Z"/>
              <w:bCs/>
            </w:rPr>
          </w:rPrChange>
        </w:rPr>
        <w:pPrChange w:id="4511" w:author="Steven" w:date="2022-04-18T14:06:00Z">
          <w:pPr>
            <w:pStyle w:val="Code0"/>
          </w:pPr>
        </w:pPrChange>
      </w:pPr>
      <w:ins w:id="4512" w:author="Steven" w:date="2022-03-30T11:20:00Z">
        <w:r w:rsidRPr="00BE5A55">
          <w:rPr>
            <w:bCs/>
            <w:szCs w:val="20"/>
            <w:rPrChange w:id="4513" w:author="Steven" w:date="2022-04-18T14:11:00Z">
              <w:rPr>
                <w:bCs/>
              </w:rPr>
            </w:rPrChange>
          </w:rPr>
          <w:t xml:space="preserve">    </w:t>
        </w:r>
        <w:r w:rsidRPr="00BE5A55">
          <w:rPr>
            <w:szCs w:val="20"/>
            <w:rPrChange w:id="4514" w:author="Steven" w:date="2022-04-18T14:11:00Z">
              <w:rPr/>
            </w:rPrChange>
          </w:rPr>
          <w:t>&lt;</w:t>
        </w:r>
        <w:proofErr w:type="spellStart"/>
        <w:r w:rsidRPr="00BE5A55">
          <w:rPr>
            <w:szCs w:val="20"/>
            <w:rPrChange w:id="4515" w:author="Steven" w:date="2022-04-18T14:11:00Z">
              <w:rPr/>
            </w:rPrChange>
          </w:rPr>
          <w:t>fan_exponential</w:t>
        </w:r>
        <w:proofErr w:type="spellEnd"/>
        <w:r w:rsidRPr="00BE5A55">
          <w:rPr>
            <w:szCs w:val="20"/>
            <w:rPrChange w:id="4516" w:author="Steven" w:date="2022-04-18T14:11:00Z">
              <w:rPr/>
            </w:rPrChange>
          </w:rPr>
          <w:t>&gt;2</w:t>
        </w:r>
        <w:r w:rsidRPr="00BE5A55">
          <w:rPr>
            <w:bCs/>
            <w:szCs w:val="20"/>
            <w:rPrChange w:id="4517" w:author="Steven" w:date="2022-04-18T14:11:00Z">
              <w:rPr>
                <w:bCs/>
              </w:rPr>
            </w:rPrChange>
          </w:rPr>
          <w:t>.0</w:t>
        </w:r>
        <w:r w:rsidRPr="00BE5A55">
          <w:rPr>
            <w:szCs w:val="20"/>
            <w:rPrChange w:id="4518" w:author="Steven" w:date="2022-04-18T14:11:00Z">
              <w:rPr/>
            </w:rPrChange>
          </w:rPr>
          <w:t>&lt;/</w:t>
        </w:r>
        <w:proofErr w:type="spellStart"/>
        <w:r w:rsidRPr="00BE5A55">
          <w:rPr>
            <w:szCs w:val="20"/>
            <w:rPrChange w:id="4519" w:author="Steven" w:date="2022-04-18T14:11:00Z">
              <w:rPr/>
            </w:rPrChange>
          </w:rPr>
          <w:t>fan_exponential</w:t>
        </w:r>
        <w:proofErr w:type="spellEnd"/>
        <w:r w:rsidRPr="00BE5A55">
          <w:rPr>
            <w:szCs w:val="20"/>
            <w:rPrChange w:id="4520" w:author="Steven" w:date="2022-04-18T14:11:00Z">
              <w:rPr/>
            </w:rPrChange>
          </w:rPr>
          <w:t>&gt;</w:t>
        </w:r>
      </w:ins>
    </w:p>
    <w:p w14:paraId="2B729F43" w14:textId="77777777" w:rsidR="0033237C" w:rsidRPr="00BE5A55" w:rsidRDefault="0033237C" w:rsidP="00195D31">
      <w:pPr>
        <w:pStyle w:val="Code0"/>
        <w:rPr>
          <w:ins w:id="4521" w:author="Steven" w:date="2022-03-30T11:20:00Z"/>
          <w:bCs/>
          <w:szCs w:val="20"/>
          <w:rPrChange w:id="4522" w:author="Steven" w:date="2022-04-18T14:11:00Z">
            <w:rPr>
              <w:ins w:id="4523" w:author="Steven" w:date="2022-03-30T11:20:00Z"/>
              <w:bCs/>
            </w:rPr>
          </w:rPrChange>
        </w:rPr>
        <w:pPrChange w:id="4524" w:author="Steven" w:date="2022-04-18T14:06:00Z">
          <w:pPr>
            <w:pStyle w:val="Code0"/>
          </w:pPr>
        </w:pPrChange>
      </w:pPr>
      <w:ins w:id="4525" w:author="Steven" w:date="2022-03-30T11:20:00Z">
        <w:r w:rsidRPr="00BE5A55">
          <w:rPr>
            <w:bCs/>
            <w:szCs w:val="20"/>
            <w:rPrChange w:id="4526" w:author="Steven" w:date="2022-04-18T14:11:00Z">
              <w:rPr>
                <w:bCs/>
              </w:rPr>
            </w:rPrChange>
          </w:rPr>
          <w:t xml:space="preserve">    </w:t>
        </w:r>
        <w:r w:rsidRPr="00BE5A55">
          <w:rPr>
            <w:szCs w:val="20"/>
            <w:rPrChange w:id="4527" w:author="Steven" w:date="2022-04-18T14:11:00Z">
              <w:rPr/>
            </w:rPrChange>
          </w:rPr>
          <w:t>&lt;</w:t>
        </w:r>
        <w:proofErr w:type="spellStart"/>
        <w:r w:rsidRPr="00BE5A55">
          <w:rPr>
            <w:szCs w:val="20"/>
            <w:rPrChange w:id="4528" w:author="Steven" w:date="2022-04-18T14:11:00Z">
              <w:rPr/>
            </w:rPrChange>
          </w:rPr>
          <w:t>sprout_range</w:t>
        </w:r>
        <w:proofErr w:type="spellEnd"/>
        <w:r w:rsidRPr="00BE5A55">
          <w:rPr>
            <w:szCs w:val="20"/>
            <w:rPrChange w:id="4529" w:author="Steven" w:date="2022-04-18T14:11:00Z">
              <w:rPr/>
            </w:rPrChange>
          </w:rPr>
          <w:t>&gt;</w:t>
        </w:r>
        <w:r w:rsidRPr="00BE5A55">
          <w:rPr>
            <w:bCs/>
            <w:szCs w:val="20"/>
            <w:rPrChange w:id="4530" w:author="Steven" w:date="2022-04-18T14:11:00Z">
              <w:rPr>
                <w:bCs/>
              </w:rPr>
            </w:rPrChange>
          </w:rPr>
          <w:t>200.0</w:t>
        </w:r>
        <w:r w:rsidRPr="00BE5A55">
          <w:rPr>
            <w:szCs w:val="20"/>
            <w:rPrChange w:id="4531" w:author="Steven" w:date="2022-04-18T14:11:00Z">
              <w:rPr/>
            </w:rPrChange>
          </w:rPr>
          <w:t>&lt;/</w:t>
        </w:r>
        <w:proofErr w:type="spellStart"/>
        <w:r w:rsidRPr="00BE5A55">
          <w:rPr>
            <w:szCs w:val="20"/>
            <w:rPrChange w:id="4532" w:author="Steven" w:date="2022-04-18T14:11:00Z">
              <w:rPr/>
            </w:rPrChange>
          </w:rPr>
          <w:t>sprout_range</w:t>
        </w:r>
        <w:proofErr w:type="spellEnd"/>
        <w:r w:rsidRPr="00BE5A55">
          <w:rPr>
            <w:szCs w:val="20"/>
            <w:rPrChange w:id="4533" w:author="Steven" w:date="2022-04-18T14:11:00Z">
              <w:rPr/>
            </w:rPrChange>
          </w:rPr>
          <w:t>&gt;</w:t>
        </w:r>
      </w:ins>
    </w:p>
    <w:p w14:paraId="67549C63" w14:textId="77777777" w:rsidR="0033237C" w:rsidRPr="00BE5A55" w:rsidRDefault="0033237C" w:rsidP="00195D31">
      <w:pPr>
        <w:pStyle w:val="Code0"/>
        <w:rPr>
          <w:ins w:id="4534" w:author="Steven" w:date="2022-03-30T11:20:00Z"/>
          <w:bCs/>
          <w:szCs w:val="20"/>
          <w:rPrChange w:id="4535" w:author="Steven" w:date="2022-04-18T14:11:00Z">
            <w:rPr>
              <w:ins w:id="4536" w:author="Steven" w:date="2022-03-30T11:20:00Z"/>
              <w:bCs/>
            </w:rPr>
          </w:rPrChange>
        </w:rPr>
        <w:pPrChange w:id="4537" w:author="Steven" w:date="2022-04-18T14:06:00Z">
          <w:pPr>
            <w:pStyle w:val="Code0"/>
          </w:pPr>
        </w:pPrChange>
      </w:pPr>
      <w:ins w:id="4538" w:author="Steven" w:date="2022-03-30T11:20:00Z">
        <w:r w:rsidRPr="00BE5A55">
          <w:rPr>
            <w:bCs/>
            <w:szCs w:val="20"/>
            <w:rPrChange w:id="4539" w:author="Steven" w:date="2022-04-18T14:11:00Z">
              <w:rPr>
                <w:bCs/>
              </w:rPr>
            </w:rPrChange>
          </w:rPr>
          <w:t xml:space="preserve">    </w:t>
        </w:r>
        <w:r w:rsidRPr="00BE5A55">
          <w:rPr>
            <w:szCs w:val="20"/>
            <w:rPrChange w:id="4540" w:author="Steven" w:date="2022-04-18T14:11:00Z">
              <w:rPr/>
            </w:rPrChange>
          </w:rPr>
          <w:t>&lt;</w:t>
        </w:r>
        <w:proofErr w:type="spellStart"/>
        <w:r w:rsidRPr="00BE5A55">
          <w:rPr>
            <w:szCs w:val="20"/>
            <w:rPrChange w:id="4541" w:author="Steven" w:date="2022-04-18T14:11:00Z">
              <w:rPr/>
            </w:rPrChange>
          </w:rPr>
          <w:t>sprout_radius_multiplier</w:t>
        </w:r>
        <w:proofErr w:type="spellEnd"/>
        <w:r w:rsidRPr="00BE5A55">
          <w:rPr>
            <w:szCs w:val="20"/>
            <w:rPrChange w:id="4542" w:author="Steven" w:date="2022-04-18T14:11:00Z">
              <w:rPr/>
            </w:rPrChange>
          </w:rPr>
          <w:t>&gt;</w:t>
        </w:r>
        <w:r w:rsidRPr="00BE5A55">
          <w:rPr>
            <w:bCs/>
            <w:szCs w:val="20"/>
            <w:rPrChange w:id="4543" w:author="Steven" w:date="2022-04-18T14:11:00Z">
              <w:rPr>
                <w:bCs/>
              </w:rPr>
            </w:rPrChange>
          </w:rPr>
          <w:t>3.0</w:t>
        </w:r>
        <w:r w:rsidRPr="00BE5A55">
          <w:rPr>
            <w:szCs w:val="20"/>
            <w:rPrChange w:id="4544" w:author="Steven" w:date="2022-04-18T14:11:00Z">
              <w:rPr/>
            </w:rPrChange>
          </w:rPr>
          <w:t>&lt;/</w:t>
        </w:r>
        <w:proofErr w:type="spellStart"/>
        <w:r w:rsidRPr="00BE5A55">
          <w:rPr>
            <w:szCs w:val="20"/>
            <w:rPrChange w:id="4545" w:author="Steven" w:date="2022-04-18T14:11:00Z">
              <w:rPr/>
            </w:rPrChange>
          </w:rPr>
          <w:t>sprout_radius_multiplier</w:t>
        </w:r>
        <w:proofErr w:type="spellEnd"/>
        <w:r w:rsidRPr="00BE5A55">
          <w:rPr>
            <w:szCs w:val="20"/>
            <w:rPrChange w:id="4546" w:author="Steven" w:date="2022-04-18T14:11:00Z">
              <w:rPr/>
            </w:rPrChange>
          </w:rPr>
          <w:t>&gt;</w:t>
        </w:r>
      </w:ins>
    </w:p>
    <w:p w14:paraId="34007402" w14:textId="77777777" w:rsidR="0033237C" w:rsidRPr="00BE5A55" w:rsidRDefault="0033237C" w:rsidP="00195D31">
      <w:pPr>
        <w:pStyle w:val="Code0"/>
        <w:rPr>
          <w:ins w:id="4547" w:author="Steven" w:date="2022-03-30T11:20:00Z"/>
          <w:szCs w:val="20"/>
          <w:rPrChange w:id="4548" w:author="Steven" w:date="2022-04-18T14:11:00Z">
            <w:rPr>
              <w:ins w:id="4549" w:author="Steven" w:date="2022-03-30T11:20:00Z"/>
            </w:rPr>
          </w:rPrChange>
        </w:rPr>
        <w:pPrChange w:id="4550" w:author="Steven" w:date="2022-04-18T14:06:00Z">
          <w:pPr>
            <w:pStyle w:val="Code0"/>
          </w:pPr>
        </w:pPrChange>
      </w:pPr>
      <w:ins w:id="4551" w:author="Steven" w:date="2022-03-30T11:20:00Z">
        <w:r w:rsidRPr="00BE5A55">
          <w:rPr>
            <w:szCs w:val="20"/>
            <w:rPrChange w:id="4552" w:author="Steven" w:date="2022-04-18T14:11:00Z">
              <w:rPr/>
            </w:rPrChange>
          </w:rPr>
          <w:t xml:space="preserve">    &lt;a&gt;0.0252&lt;/a&gt;</w:t>
        </w:r>
      </w:ins>
    </w:p>
    <w:p w14:paraId="106F35BD" w14:textId="77777777" w:rsidR="0033237C" w:rsidRPr="00BE5A55" w:rsidRDefault="0033237C" w:rsidP="00195D31">
      <w:pPr>
        <w:pStyle w:val="Code0"/>
        <w:rPr>
          <w:ins w:id="4553" w:author="Steven" w:date="2022-03-30T11:20:00Z"/>
          <w:szCs w:val="20"/>
          <w:rPrChange w:id="4554" w:author="Steven" w:date="2022-04-18T14:11:00Z">
            <w:rPr>
              <w:ins w:id="4555" w:author="Steven" w:date="2022-03-30T11:20:00Z"/>
            </w:rPr>
          </w:rPrChange>
        </w:rPr>
        <w:pPrChange w:id="4556" w:author="Steven" w:date="2022-04-18T14:06:00Z">
          <w:pPr>
            <w:pStyle w:val="Code0"/>
          </w:pPr>
        </w:pPrChange>
      </w:pPr>
      <w:ins w:id="4557" w:author="Steven" w:date="2022-03-30T11:20:00Z">
        <w:r w:rsidRPr="00BE5A55">
          <w:rPr>
            <w:szCs w:val="20"/>
            <w:rPrChange w:id="4558" w:author="Steven" w:date="2022-04-18T14:11:00Z">
              <w:rPr/>
            </w:rPrChange>
          </w:rPr>
          <w:t xml:space="preserve">    &lt;b&gt;0.5435&lt;/b&gt;</w:t>
        </w:r>
      </w:ins>
    </w:p>
    <w:p w14:paraId="156D524E" w14:textId="77777777" w:rsidR="0033237C" w:rsidRPr="00BE5A55" w:rsidRDefault="0033237C" w:rsidP="00195D31">
      <w:pPr>
        <w:pStyle w:val="Code0"/>
        <w:rPr>
          <w:ins w:id="4559" w:author="Steven" w:date="2022-03-30T11:20:00Z"/>
          <w:bCs/>
          <w:szCs w:val="20"/>
          <w:rPrChange w:id="4560" w:author="Steven" w:date="2022-04-18T14:11:00Z">
            <w:rPr>
              <w:ins w:id="4561" w:author="Steven" w:date="2022-03-30T11:20:00Z"/>
              <w:bCs/>
            </w:rPr>
          </w:rPrChange>
        </w:rPr>
        <w:pPrChange w:id="4562" w:author="Steven" w:date="2022-04-18T14:06:00Z">
          <w:pPr>
            <w:pStyle w:val="Code0"/>
          </w:pPr>
        </w:pPrChange>
      </w:pPr>
      <w:ins w:id="4563" w:author="Steven" w:date="2022-03-30T11:20:00Z">
        <w:r w:rsidRPr="00BE5A55">
          <w:rPr>
            <w:bCs/>
            <w:szCs w:val="20"/>
            <w:rPrChange w:id="4564" w:author="Steven" w:date="2022-04-18T14:11:00Z">
              <w:rPr>
                <w:bCs/>
              </w:rPr>
            </w:rPrChange>
          </w:rPr>
          <w:t xml:space="preserve">    </w:t>
        </w:r>
        <w:r w:rsidRPr="00BE5A55">
          <w:rPr>
            <w:szCs w:val="20"/>
            <w:rPrChange w:id="4565" w:author="Steven" w:date="2022-04-18T14:11:00Z">
              <w:rPr/>
            </w:rPrChange>
          </w:rPr>
          <w:t>&lt;</w:t>
        </w:r>
        <w:proofErr w:type="gramStart"/>
        <w:r w:rsidRPr="00BE5A55">
          <w:rPr>
            <w:szCs w:val="20"/>
            <w:rPrChange w:id="4566" w:author="Steven" w:date="2022-04-18T14:11:00Z">
              <w:rPr/>
            </w:rPrChange>
          </w:rPr>
          <w:t>x0</w:t>
        </w:r>
        <w:proofErr w:type="gramEnd"/>
        <w:r w:rsidRPr="00BE5A55">
          <w:rPr>
            <w:szCs w:val="20"/>
            <w:rPrChange w:id="4567" w:author="Steven" w:date="2022-04-18T14:11:00Z">
              <w:rPr/>
            </w:rPrChange>
          </w:rPr>
          <w:t>&gt;</w:t>
        </w:r>
        <w:r w:rsidRPr="00BE5A55">
          <w:rPr>
            <w:bCs/>
            <w:szCs w:val="20"/>
            <w:rPrChange w:id="4568" w:author="Steven" w:date="2022-04-18T14:11:00Z">
              <w:rPr>
                <w:bCs/>
              </w:rPr>
            </w:rPrChange>
          </w:rPr>
          <w:t>7</w:t>
        </w:r>
        <w:r w:rsidRPr="00BE5A55">
          <w:rPr>
            <w:szCs w:val="20"/>
            <w:rPrChange w:id="4569" w:author="Steven" w:date="2022-04-18T14:11:00Z">
              <w:rPr/>
            </w:rPrChange>
          </w:rPr>
          <w:t>&lt;/x0&gt;</w:t>
        </w:r>
      </w:ins>
    </w:p>
    <w:p w14:paraId="1DFB281F" w14:textId="77777777" w:rsidR="0033237C" w:rsidRPr="00BE5A55" w:rsidRDefault="0033237C" w:rsidP="00195D31">
      <w:pPr>
        <w:pStyle w:val="Code0"/>
        <w:rPr>
          <w:ins w:id="4570" w:author="Steven" w:date="2022-03-30T11:20:00Z"/>
          <w:szCs w:val="20"/>
          <w:rPrChange w:id="4571" w:author="Steven" w:date="2022-04-18T14:11:00Z">
            <w:rPr>
              <w:ins w:id="4572" w:author="Steven" w:date="2022-03-30T11:20:00Z"/>
            </w:rPr>
          </w:rPrChange>
        </w:rPr>
        <w:pPrChange w:id="4573" w:author="Steven" w:date="2022-04-18T14:06:00Z">
          <w:pPr>
            <w:pStyle w:val="Code0"/>
          </w:pPr>
        </w:pPrChange>
      </w:pPr>
      <w:ins w:id="4574" w:author="Steven" w:date="2022-03-30T11:20:00Z">
        <w:r w:rsidRPr="00BE5A55">
          <w:rPr>
            <w:szCs w:val="20"/>
            <w:rPrChange w:id="4575" w:author="Steven" w:date="2022-04-18T14:11:00Z">
              <w:rPr/>
            </w:rPrChange>
          </w:rPr>
          <w:t xml:space="preserve">    &lt;y0&gt;0&lt;/y0&gt;</w:t>
        </w:r>
      </w:ins>
    </w:p>
    <w:p w14:paraId="473EE010" w14:textId="77777777" w:rsidR="0033237C" w:rsidRPr="00BE5A55" w:rsidRDefault="0033237C" w:rsidP="00195D31">
      <w:pPr>
        <w:pStyle w:val="Code0"/>
        <w:rPr>
          <w:ins w:id="4576" w:author="Steven" w:date="2022-03-30T11:20:00Z"/>
          <w:szCs w:val="20"/>
          <w:rPrChange w:id="4577" w:author="Steven" w:date="2022-04-18T14:11:00Z">
            <w:rPr>
              <w:ins w:id="4578" w:author="Steven" w:date="2022-03-30T11:20:00Z"/>
            </w:rPr>
          </w:rPrChange>
        </w:rPr>
        <w:pPrChange w:id="4579" w:author="Steven" w:date="2022-04-18T14:06:00Z">
          <w:pPr>
            <w:pStyle w:val="Code0"/>
          </w:pPr>
        </w:pPrChange>
      </w:pPr>
      <w:ins w:id="4580" w:author="Steven" w:date="2022-03-30T11:20:00Z">
        <w:r w:rsidRPr="00BE5A55">
          <w:rPr>
            <w:szCs w:val="20"/>
            <w:rPrChange w:id="4581" w:author="Steven" w:date="2022-04-18T14:11:00Z">
              <w:rPr/>
            </w:rPrChange>
          </w:rPr>
          <w:t>&lt;/</w:t>
        </w:r>
        <w:proofErr w:type="spellStart"/>
        <w:r w:rsidRPr="00BE5A55">
          <w:rPr>
            <w:szCs w:val="20"/>
            <w:rPrChange w:id="4582" w:author="Steven" w:date="2022-04-18T14:11:00Z">
              <w:rPr/>
            </w:rPrChange>
          </w:rPr>
          <w:t>angio_stress_policy</w:t>
        </w:r>
        <w:proofErr w:type="spellEnd"/>
        <w:r w:rsidRPr="00BE5A55">
          <w:rPr>
            <w:szCs w:val="20"/>
            <w:rPrChange w:id="4583" w:author="Steven" w:date="2022-04-18T14:11:00Z">
              <w:rPr/>
            </w:rPrChange>
          </w:rPr>
          <w:t>&gt;</w:t>
        </w:r>
      </w:ins>
    </w:p>
    <w:p w14:paraId="397A490A" w14:textId="5226A57F" w:rsidR="00DB5AB7" w:rsidRDefault="0033237C" w:rsidP="0033237C">
      <w:pPr>
        <w:pStyle w:val="Heading3"/>
        <w:rPr>
          <w:ins w:id="4584" w:author="Steven" w:date="2022-03-30T10:57:00Z"/>
        </w:rPr>
      </w:pPr>
      <w:ins w:id="4585" w:author="Steven" w:date="2022-03-30T11:20:00Z">
        <w:r>
          <w:t xml:space="preserve"> </w:t>
        </w:r>
      </w:ins>
      <w:bookmarkStart w:id="4586" w:name="_Toc99726146"/>
      <w:ins w:id="4587" w:author="Steven" w:date="2022-03-30T10:57:00Z">
        <w:r w:rsidR="00DB5AB7">
          <w:t>Load Curve Angio Stress Policy</w:t>
        </w:r>
        <w:bookmarkEnd w:id="4586"/>
        <w:r w:rsidR="00DB5AB7">
          <w:t xml:space="preserve"> </w:t>
        </w:r>
      </w:ins>
    </w:p>
    <w:p w14:paraId="2350DE66" w14:textId="09A3D374" w:rsidR="00DB5AB7" w:rsidRPr="001C613C" w:rsidRDefault="00DB5AB7" w:rsidP="00DB5AB7">
      <w:pPr>
        <w:rPr>
          <w:ins w:id="4588" w:author="Steven" w:date="2022-03-30T10:57:00Z"/>
        </w:rPr>
      </w:pPr>
      <w:ins w:id="4589" w:author="Steven" w:date="2022-03-30T10:59:00Z">
        <w:r>
          <w:t xml:space="preserve">The </w:t>
        </w:r>
        <w:proofErr w:type="gramStart"/>
        <w:r>
          <w:t xml:space="preserve">load curve </w:t>
        </w:r>
        <w:proofErr w:type="spellStart"/>
        <w:r>
          <w:t>angio</w:t>
        </w:r>
        <w:proofErr w:type="spellEnd"/>
        <w:r>
          <w:t xml:space="preserve"> stress policy</w:t>
        </w:r>
        <w:proofErr w:type="gramEnd"/>
        <w:r>
          <w:t xml:space="preserve"> allows the user to scale the stress over time using a load curve.</w:t>
        </w:r>
      </w:ins>
      <w:ins w:id="4590" w:author="Steven" w:date="2022-03-30T11:01:00Z">
        <w:r>
          <w:t xml:space="preserve"> The magnitude of the stress in the example below is the product of </w:t>
        </w:r>
      </w:ins>
      <w:ins w:id="4591" w:author="Steven" w:date="2022-03-30T11:05:00Z">
        <w:r w:rsidR="00783FAE">
          <w:t>x</w:t>
        </w:r>
      </w:ins>
      <w:ins w:id="4592" w:author="Steven" w:date="2022-03-30T11:02:00Z">
        <w:r>
          <w:t xml:space="preserve"> and the value of </w:t>
        </w:r>
        <w:proofErr w:type="spellStart"/>
        <w:r>
          <w:t>loadcurve</w:t>
        </w:r>
        <w:proofErr w:type="spellEnd"/>
        <w:r>
          <w:t xml:space="preserve"> 1 at the current simulation time:</w:t>
        </w:r>
      </w:ins>
      <w:ins w:id="4593" w:author="Steven" w:date="2022-03-30T11:01:00Z">
        <w:r>
          <w:t xml:space="preserve"> </w:t>
        </w:r>
      </w:ins>
    </w:p>
    <w:p w14:paraId="7070B9C1" w14:textId="77777777" w:rsidR="00DB5AB7" w:rsidRPr="00BE5A55" w:rsidRDefault="00DB5AB7" w:rsidP="00195D31">
      <w:pPr>
        <w:pStyle w:val="Code0"/>
        <w:rPr>
          <w:ins w:id="4594" w:author="Steven" w:date="2022-03-30T10:57:00Z"/>
          <w:szCs w:val="20"/>
          <w:rPrChange w:id="4595" w:author="Steven" w:date="2022-04-18T14:11:00Z">
            <w:rPr>
              <w:ins w:id="4596" w:author="Steven" w:date="2022-03-30T10:57:00Z"/>
            </w:rPr>
          </w:rPrChange>
        </w:rPr>
        <w:pPrChange w:id="4597" w:author="Steven" w:date="2022-04-18T14:06:00Z">
          <w:pPr>
            <w:pStyle w:val="Code0"/>
          </w:pPr>
        </w:pPrChange>
      </w:pPr>
      <w:ins w:id="4598" w:author="Steven" w:date="2022-03-30T10:57:00Z">
        <w:r w:rsidRPr="00BE5A55">
          <w:rPr>
            <w:szCs w:val="20"/>
            <w:rPrChange w:id="4599" w:author="Steven" w:date="2022-04-18T14:11:00Z">
              <w:rPr/>
            </w:rPrChange>
          </w:rPr>
          <w:t>&lt;</w:t>
        </w:r>
        <w:proofErr w:type="spellStart"/>
        <w:r w:rsidRPr="00BE5A55">
          <w:rPr>
            <w:szCs w:val="20"/>
            <w:rPrChange w:id="4600" w:author="Steven" w:date="2022-04-18T14:11:00Z">
              <w:rPr/>
            </w:rPrChange>
          </w:rPr>
          <w:t>angio_stress_policy</w:t>
        </w:r>
        <w:proofErr w:type="spellEnd"/>
        <w:r w:rsidRPr="00BE5A55">
          <w:rPr>
            <w:szCs w:val="20"/>
            <w:rPrChange w:id="4601" w:author="Steven" w:date="2022-04-18T14:11:00Z">
              <w:rPr/>
            </w:rPrChange>
          </w:rPr>
          <w:t xml:space="preserve"> type="</w:t>
        </w:r>
        <w:proofErr w:type="spellStart"/>
        <w:r w:rsidRPr="00BE5A55">
          <w:rPr>
            <w:szCs w:val="20"/>
            <w:rPrChange w:id="4602" w:author="Steven" w:date="2022-04-18T14:11:00Z">
              <w:rPr/>
            </w:rPrChange>
          </w:rPr>
          <w:t>load_curve_angio_stress_policy</w:t>
        </w:r>
        <w:proofErr w:type="spellEnd"/>
        <w:r w:rsidRPr="00BE5A55">
          <w:rPr>
            <w:szCs w:val="20"/>
            <w:rPrChange w:id="4603" w:author="Steven" w:date="2022-04-18T14:11:00Z">
              <w:rPr/>
            </w:rPrChange>
          </w:rPr>
          <w:t>"&gt;</w:t>
        </w:r>
      </w:ins>
    </w:p>
    <w:p w14:paraId="2F9324FD" w14:textId="580357B4" w:rsidR="00DB5AB7" w:rsidRPr="00BE5A55" w:rsidRDefault="00DB5AB7" w:rsidP="00195D31">
      <w:pPr>
        <w:pStyle w:val="Code0"/>
        <w:rPr>
          <w:ins w:id="4604" w:author="Steven" w:date="2022-03-30T10:57:00Z"/>
          <w:bCs/>
          <w:szCs w:val="20"/>
          <w:rPrChange w:id="4605" w:author="Steven" w:date="2022-04-18T14:11:00Z">
            <w:rPr>
              <w:ins w:id="4606" w:author="Steven" w:date="2022-03-30T10:57:00Z"/>
              <w:bCs/>
            </w:rPr>
          </w:rPrChange>
        </w:rPr>
        <w:pPrChange w:id="4607" w:author="Steven" w:date="2022-04-18T14:06:00Z">
          <w:pPr>
            <w:pStyle w:val="Code0"/>
          </w:pPr>
        </w:pPrChange>
      </w:pPr>
      <w:ins w:id="4608" w:author="Steven" w:date="2022-03-30T10:57:00Z">
        <w:r w:rsidRPr="00BE5A55">
          <w:rPr>
            <w:bCs/>
            <w:szCs w:val="20"/>
            <w:rPrChange w:id="4609" w:author="Steven" w:date="2022-04-18T14:11:00Z">
              <w:rPr>
                <w:bCs/>
              </w:rPr>
            </w:rPrChange>
          </w:rPr>
          <w:t xml:space="preserve">    </w:t>
        </w:r>
        <w:r w:rsidRPr="00BE5A55">
          <w:rPr>
            <w:szCs w:val="20"/>
            <w:rPrChange w:id="4610" w:author="Steven" w:date="2022-04-18T14:11:00Z">
              <w:rPr/>
            </w:rPrChange>
          </w:rPr>
          <w:t>&lt;</w:t>
        </w:r>
        <w:proofErr w:type="spellStart"/>
        <w:r w:rsidRPr="00BE5A55">
          <w:rPr>
            <w:szCs w:val="20"/>
            <w:rPrChange w:id="4611" w:author="Steven" w:date="2022-04-18T14:11:00Z">
              <w:rPr/>
            </w:rPrChange>
          </w:rPr>
          <w:t>sprout_mag</w:t>
        </w:r>
        <w:proofErr w:type="spellEnd"/>
        <w:r w:rsidRPr="00BE5A55">
          <w:rPr>
            <w:szCs w:val="20"/>
            <w:rPrChange w:id="4612" w:author="Steven" w:date="2022-04-18T14:11:00Z">
              <w:rPr/>
            </w:rPrChange>
          </w:rPr>
          <w:t xml:space="preserve"> </w:t>
        </w:r>
        <w:proofErr w:type="spellStart"/>
        <w:r w:rsidRPr="00BE5A55">
          <w:rPr>
            <w:szCs w:val="20"/>
            <w:rPrChange w:id="4613" w:author="Steven" w:date="2022-04-18T14:11:00Z">
              <w:rPr/>
            </w:rPrChange>
          </w:rPr>
          <w:t>lc</w:t>
        </w:r>
        <w:proofErr w:type="spellEnd"/>
        <w:r w:rsidRPr="00BE5A55">
          <w:rPr>
            <w:szCs w:val="20"/>
            <w:rPrChange w:id="4614" w:author="Steven" w:date="2022-04-18T14:11:00Z">
              <w:rPr/>
            </w:rPrChange>
          </w:rPr>
          <w:t>=</w:t>
        </w:r>
        <w:r w:rsidRPr="00BE5A55">
          <w:rPr>
            <w:bCs/>
            <w:szCs w:val="20"/>
            <w:rPrChange w:id="4615" w:author="Steven" w:date="2022-04-18T14:11:00Z">
              <w:rPr>
                <w:bCs/>
              </w:rPr>
            </w:rPrChange>
          </w:rPr>
          <w:t>"1"</w:t>
        </w:r>
        <w:r w:rsidRPr="00BE5A55">
          <w:rPr>
            <w:szCs w:val="20"/>
            <w:rPrChange w:id="4616" w:author="Steven" w:date="2022-04-18T14:11:00Z">
              <w:rPr/>
            </w:rPrChange>
          </w:rPr>
          <w:t>&gt;</w:t>
        </w:r>
      </w:ins>
      <w:ins w:id="4617" w:author="Steven" w:date="2022-03-30T11:05:00Z">
        <w:r w:rsidR="00783FAE" w:rsidRPr="00BE5A55">
          <w:rPr>
            <w:szCs w:val="20"/>
            <w:rPrChange w:id="4618" w:author="Steven" w:date="2022-04-18T14:11:00Z">
              <w:rPr/>
            </w:rPrChange>
          </w:rPr>
          <w:t>x</w:t>
        </w:r>
      </w:ins>
      <w:ins w:id="4619" w:author="Steven" w:date="2022-03-30T10:57:00Z">
        <w:r w:rsidRPr="00BE5A55">
          <w:rPr>
            <w:szCs w:val="20"/>
            <w:rPrChange w:id="4620" w:author="Steven" w:date="2022-04-18T14:11:00Z">
              <w:rPr/>
            </w:rPrChange>
          </w:rPr>
          <w:t>&lt;/</w:t>
        </w:r>
        <w:proofErr w:type="spellStart"/>
        <w:r w:rsidRPr="00BE5A55">
          <w:rPr>
            <w:szCs w:val="20"/>
            <w:rPrChange w:id="4621" w:author="Steven" w:date="2022-04-18T14:11:00Z">
              <w:rPr/>
            </w:rPrChange>
          </w:rPr>
          <w:t>sprout_mag</w:t>
        </w:r>
        <w:proofErr w:type="spellEnd"/>
        <w:r w:rsidRPr="00BE5A55">
          <w:rPr>
            <w:szCs w:val="20"/>
            <w:rPrChange w:id="4622" w:author="Steven" w:date="2022-04-18T14:11:00Z">
              <w:rPr/>
            </w:rPrChange>
          </w:rPr>
          <w:t>&gt;</w:t>
        </w:r>
      </w:ins>
    </w:p>
    <w:p w14:paraId="3AFECBC3" w14:textId="3EB33E24" w:rsidR="00DB5AB7" w:rsidRPr="00BE5A55" w:rsidRDefault="00DB5AB7" w:rsidP="00195D31">
      <w:pPr>
        <w:pStyle w:val="Code0"/>
        <w:rPr>
          <w:ins w:id="4623" w:author="Steven" w:date="2022-03-30T10:57:00Z"/>
          <w:bCs/>
          <w:szCs w:val="20"/>
          <w:rPrChange w:id="4624" w:author="Steven" w:date="2022-04-18T14:11:00Z">
            <w:rPr>
              <w:ins w:id="4625" w:author="Steven" w:date="2022-03-30T10:57:00Z"/>
              <w:bCs/>
            </w:rPr>
          </w:rPrChange>
        </w:rPr>
        <w:pPrChange w:id="4626" w:author="Steven" w:date="2022-04-18T14:06:00Z">
          <w:pPr>
            <w:pStyle w:val="Code0"/>
          </w:pPr>
        </w:pPrChange>
      </w:pPr>
      <w:ins w:id="4627" w:author="Steven" w:date="2022-03-30T10:57:00Z">
        <w:r w:rsidRPr="00BE5A55">
          <w:rPr>
            <w:bCs/>
            <w:szCs w:val="20"/>
            <w:rPrChange w:id="4628" w:author="Steven" w:date="2022-04-18T14:11:00Z">
              <w:rPr>
                <w:bCs/>
              </w:rPr>
            </w:rPrChange>
          </w:rPr>
          <w:t xml:space="preserve">    </w:t>
        </w:r>
        <w:r w:rsidRPr="00BE5A55">
          <w:rPr>
            <w:szCs w:val="20"/>
            <w:rPrChange w:id="4629" w:author="Steven" w:date="2022-04-18T14:11:00Z">
              <w:rPr/>
            </w:rPrChange>
          </w:rPr>
          <w:t>&lt;</w:t>
        </w:r>
      </w:ins>
      <w:proofErr w:type="spellStart"/>
      <w:ins w:id="4630" w:author="Steven" w:date="2022-03-30T11:01:00Z">
        <w:r w:rsidRPr="00BE5A55">
          <w:rPr>
            <w:szCs w:val="20"/>
            <w:rPrChange w:id="4631" w:author="Steven" w:date="2022-04-18T14:11:00Z">
              <w:rPr/>
            </w:rPrChange>
          </w:rPr>
          <w:t>fan_exponential</w:t>
        </w:r>
      </w:ins>
      <w:proofErr w:type="spellEnd"/>
      <w:ins w:id="4632" w:author="Steven" w:date="2022-03-30T10:57:00Z">
        <w:r w:rsidRPr="00BE5A55">
          <w:rPr>
            <w:szCs w:val="20"/>
            <w:rPrChange w:id="4633" w:author="Steven" w:date="2022-04-18T14:11:00Z">
              <w:rPr/>
            </w:rPrChange>
          </w:rPr>
          <w:t>&gt;</w:t>
        </w:r>
      </w:ins>
      <w:ins w:id="4634" w:author="Steven" w:date="2022-03-30T11:00:00Z">
        <w:r w:rsidRPr="00BE5A55">
          <w:rPr>
            <w:szCs w:val="20"/>
            <w:rPrChange w:id="4635" w:author="Steven" w:date="2022-04-18T14:11:00Z">
              <w:rPr/>
            </w:rPrChange>
          </w:rPr>
          <w:t>2</w:t>
        </w:r>
      </w:ins>
      <w:ins w:id="4636" w:author="Steven" w:date="2022-03-30T10:57:00Z">
        <w:r w:rsidRPr="00BE5A55">
          <w:rPr>
            <w:bCs/>
            <w:szCs w:val="20"/>
            <w:rPrChange w:id="4637" w:author="Steven" w:date="2022-04-18T14:11:00Z">
              <w:rPr>
                <w:bCs/>
              </w:rPr>
            </w:rPrChange>
          </w:rPr>
          <w:t>.0</w:t>
        </w:r>
        <w:r w:rsidRPr="00BE5A55">
          <w:rPr>
            <w:szCs w:val="20"/>
            <w:rPrChange w:id="4638" w:author="Steven" w:date="2022-04-18T14:11:00Z">
              <w:rPr/>
            </w:rPrChange>
          </w:rPr>
          <w:t>&lt;/</w:t>
        </w:r>
      </w:ins>
      <w:proofErr w:type="spellStart"/>
      <w:ins w:id="4639" w:author="Steven" w:date="2022-03-30T11:01:00Z">
        <w:r w:rsidRPr="00BE5A55">
          <w:rPr>
            <w:szCs w:val="20"/>
            <w:rPrChange w:id="4640" w:author="Steven" w:date="2022-04-18T14:11:00Z">
              <w:rPr/>
            </w:rPrChange>
          </w:rPr>
          <w:t>fan_exponential</w:t>
        </w:r>
      </w:ins>
      <w:proofErr w:type="spellEnd"/>
      <w:ins w:id="4641" w:author="Steven" w:date="2022-03-30T10:57:00Z">
        <w:r w:rsidRPr="00BE5A55">
          <w:rPr>
            <w:szCs w:val="20"/>
            <w:rPrChange w:id="4642" w:author="Steven" w:date="2022-04-18T14:11:00Z">
              <w:rPr/>
            </w:rPrChange>
          </w:rPr>
          <w:t>&gt;</w:t>
        </w:r>
      </w:ins>
    </w:p>
    <w:p w14:paraId="5BDBC71D" w14:textId="23770614" w:rsidR="00DB5AB7" w:rsidRPr="00BE5A55" w:rsidRDefault="00DB5AB7" w:rsidP="00195D31">
      <w:pPr>
        <w:pStyle w:val="Code0"/>
        <w:rPr>
          <w:ins w:id="4643" w:author="Steven" w:date="2022-03-30T10:57:00Z"/>
          <w:bCs/>
          <w:szCs w:val="20"/>
          <w:rPrChange w:id="4644" w:author="Steven" w:date="2022-04-18T14:11:00Z">
            <w:rPr>
              <w:ins w:id="4645" w:author="Steven" w:date="2022-03-30T10:57:00Z"/>
              <w:bCs/>
            </w:rPr>
          </w:rPrChange>
        </w:rPr>
        <w:pPrChange w:id="4646" w:author="Steven" w:date="2022-04-18T14:06:00Z">
          <w:pPr>
            <w:pStyle w:val="Code0"/>
          </w:pPr>
        </w:pPrChange>
      </w:pPr>
      <w:ins w:id="4647" w:author="Steven" w:date="2022-03-30T10:57:00Z">
        <w:r w:rsidRPr="00BE5A55">
          <w:rPr>
            <w:bCs/>
            <w:szCs w:val="20"/>
            <w:rPrChange w:id="4648" w:author="Steven" w:date="2022-04-18T14:11:00Z">
              <w:rPr>
                <w:bCs/>
              </w:rPr>
            </w:rPrChange>
          </w:rPr>
          <w:t xml:space="preserve">    </w:t>
        </w:r>
        <w:r w:rsidRPr="00BE5A55">
          <w:rPr>
            <w:szCs w:val="20"/>
            <w:rPrChange w:id="4649" w:author="Steven" w:date="2022-04-18T14:11:00Z">
              <w:rPr/>
            </w:rPrChange>
          </w:rPr>
          <w:t>&lt;</w:t>
        </w:r>
        <w:proofErr w:type="spellStart"/>
        <w:r w:rsidRPr="00BE5A55">
          <w:rPr>
            <w:szCs w:val="20"/>
            <w:rPrChange w:id="4650" w:author="Steven" w:date="2022-04-18T14:11:00Z">
              <w:rPr/>
            </w:rPrChange>
          </w:rPr>
          <w:t>sprout_range</w:t>
        </w:r>
        <w:proofErr w:type="spellEnd"/>
        <w:r w:rsidRPr="00BE5A55">
          <w:rPr>
            <w:szCs w:val="20"/>
            <w:rPrChange w:id="4651" w:author="Steven" w:date="2022-04-18T14:11:00Z">
              <w:rPr/>
            </w:rPrChange>
          </w:rPr>
          <w:t>&gt;</w:t>
        </w:r>
        <w:r w:rsidRPr="00BE5A55">
          <w:rPr>
            <w:bCs/>
            <w:szCs w:val="20"/>
            <w:rPrChange w:id="4652" w:author="Steven" w:date="2022-04-18T14:11:00Z">
              <w:rPr>
                <w:bCs/>
              </w:rPr>
            </w:rPrChange>
          </w:rPr>
          <w:t>2</w:t>
        </w:r>
      </w:ins>
      <w:ins w:id="4653" w:author="Steven" w:date="2022-03-30T11:00:00Z">
        <w:r w:rsidRPr="00BE5A55">
          <w:rPr>
            <w:bCs/>
            <w:szCs w:val="20"/>
            <w:rPrChange w:id="4654" w:author="Steven" w:date="2022-04-18T14:11:00Z">
              <w:rPr>
                <w:bCs/>
              </w:rPr>
            </w:rPrChange>
          </w:rPr>
          <w:t>0</w:t>
        </w:r>
      </w:ins>
      <w:ins w:id="4655" w:author="Steven" w:date="2022-03-30T10:57:00Z">
        <w:r w:rsidRPr="00BE5A55">
          <w:rPr>
            <w:bCs/>
            <w:szCs w:val="20"/>
            <w:rPrChange w:id="4656" w:author="Steven" w:date="2022-04-18T14:11:00Z">
              <w:rPr>
                <w:bCs/>
              </w:rPr>
            </w:rPrChange>
          </w:rPr>
          <w:t>0.0</w:t>
        </w:r>
        <w:r w:rsidRPr="00BE5A55">
          <w:rPr>
            <w:szCs w:val="20"/>
            <w:rPrChange w:id="4657" w:author="Steven" w:date="2022-04-18T14:11:00Z">
              <w:rPr/>
            </w:rPrChange>
          </w:rPr>
          <w:t>&lt;/</w:t>
        </w:r>
        <w:proofErr w:type="spellStart"/>
        <w:r w:rsidRPr="00BE5A55">
          <w:rPr>
            <w:szCs w:val="20"/>
            <w:rPrChange w:id="4658" w:author="Steven" w:date="2022-04-18T14:11:00Z">
              <w:rPr/>
            </w:rPrChange>
          </w:rPr>
          <w:t>sprout_</w:t>
        </w:r>
      </w:ins>
      <w:ins w:id="4659" w:author="Steven" w:date="2022-03-30T11:01:00Z">
        <w:r w:rsidRPr="00BE5A55">
          <w:rPr>
            <w:szCs w:val="20"/>
            <w:rPrChange w:id="4660" w:author="Steven" w:date="2022-04-18T14:11:00Z">
              <w:rPr/>
            </w:rPrChange>
          </w:rPr>
          <w:t>range</w:t>
        </w:r>
      </w:ins>
      <w:proofErr w:type="spellEnd"/>
      <w:ins w:id="4661" w:author="Steven" w:date="2022-03-30T10:57:00Z">
        <w:r w:rsidRPr="00BE5A55">
          <w:rPr>
            <w:szCs w:val="20"/>
            <w:rPrChange w:id="4662" w:author="Steven" w:date="2022-04-18T14:11:00Z">
              <w:rPr/>
            </w:rPrChange>
          </w:rPr>
          <w:t>&gt;</w:t>
        </w:r>
      </w:ins>
    </w:p>
    <w:p w14:paraId="1972841F" w14:textId="77777777" w:rsidR="00DB5AB7" w:rsidRPr="00BE5A55" w:rsidRDefault="00DB5AB7" w:rsidP="00195D31">
      <w:pPr>
        <w:pStyle w:val="Code0"/>
        <w:rPr>
          <w:ins w:id="4663" w:author="Steven" w:date="2022-03-30T10:57:00Z"/>
          <w:bCs/>
          <w:szCs w:val="20"/>
          <w:rPrChange w:id="4664" w:author="Steven" w:date="2022-04-18T14:11:00Z">
            <w:rPr>
              <w:ins w:id="4665" w:author="Steven" w:date="2022-03-30T10:57:00Z"/>
              <w:bCs/>
            </w:rPr>
          </w:rPrChange>
        </w:rPr>
        <w:pPrChange w:id="4666" w:author="Steven" w:date="2022-04-18T14:06:00Z">
          <w:pPr>
            <w:pStyle w:val="Code0"/>
          </w:pPr>
        </w:pPrChange>
      </w:pPr>
      <w:ins w:id="4667" w:author="Steven" w:date="2022-03-30T10:57:00Z">
        <w:r w:rsidRPr="00BE5A55">
          <w:rPr>
            <w:bCs/>
            <w:szCs w:val="20"/>
            <w:rPrChange w:id="4668" w:author="Steven" w:date="2022-04-18T14:11:00Z">
              <w:rPr>
                <w:bCs/>
              </w:rPr>
            </w:rPrChange>
          </w:rPr>
          <w:t xml:space="preserve">    </w:t>
        </w:r>
        <w:r w:rsidRPr="00BE5A55">
          <w:rPr>
            <w:szCs w:val="20"/>
            <w:rPrChange w:id="4669" w:author="Steven" w:date="2022-04-18T14:11:00Z">
              <w:rPr/>
            </w:rPrChange>
          </w:rPr>
          <w:t>&lt;</w:t>
        </w:r>
        <w:proofErr w:type="spellStart"/>
        <w:r w:rsidRPr="00BE5A55">
          <w:rPr>
            <w:szCs w:val="20"/>
            <w:rPrChange w:id="4670" w:author="Steven" w:date="2022-04-18T14:11:00Z">
              <w:rPr/>
            </w:rPrChange>
          </w:rPr>
          <w:t>sprout_radius_multiplier</w:t>
        </w:r>
        <w:proofErr w:type="spellEnd"/>
        <w:r w:rsidRPr="00BE5A55">
          <w:rPr>
            <w:szCs w:val="20"/>
            <w:rPrChange w:id="4671" w:author="Steven" w:date="2022-04-18T14:11:00Z">
              <w:rPr/>
            </w:rPrChange>
          </w:rPr>
          <w:t>&gt;</w:t>
        </w:r>
        <w:r w:rsidRPr="00BE5A55">
          <w:rPr>
            <w:bCs/>
            <w:szCs w:val="20"/>
            <w:rPrChange w:id="4672" w:author="Steven" w:date="2022-04-18T14:11:00Z">
              <w:rPr>
                <w:bCs/>
              </w:rPr>
            </w:rPrChange>
          </w:rPr>
          <w:t>3.0</w:t>
        </w:r>
        <w:r w:rsidRPr="00BE5A55">
          <w:rPr>
            <w:szCs w:val="20"/>
            <w:rPrChange w:id="4673" w:author="Steven" w:date="2022-04-18T14:11:00Z">
              <w:rPr/>
            </w:rPrChange>
          </w:rPr>
          <w:t>&lt;/</w:t>
        </w:r>
        <w:proofErr w:type="spellStart"/>
        <w:r w:rsidRPr="00BE5A55">
          <w:rPr>
            <w:szCs w:val="20"/>
            <w:rPrChange w:id="4674" w:author="Steven" w:date="2022-04-18T14:11:00Z">
              <w:rPr/>
            </w:rPrChange>
          </w:rPr>
          <w:t>sprout_radius_multiplier</w:t>
        </w:r>
        <w:proofErr w:type="spellEnd"/>
        <w:r w:rsidRPr="00BE5A55">
          <w:rPr>
            <w:szCs w:val="20"/>
            <w:rPrChange w:id="4675" w:author="Steven" w:date="2022-04-18T14:11:00Z">
              <w:rPr/>
            </w:rPrChange>
          </w:rPr>
          <w:t>&gt;</w:t>
        </w:r>
      </w:ins>
    </w:p>
    <w:p w14:paraId="594351E8" w14:textId="77777777" w:rsidR="00DB5AB7" w:rsidRPr="00BE5A55" w:rsidRDefault="00DB5AB7" w:rsidP="00195D31">
      <w:pPr>
        <w:pStyle w:val="Code0"/>
        <w:rPr>
          <w:ins w:id="4676" w:author="Steven" w:date="2022-03-30T10:57:00Z"/>
          <w:szCs w:val="20"/>
          <w:rPrChange w:id="4677" w:author="Steven" w:date="2022-04-18T14:11:00Z">
            <w:rPr>
              <w:ins w:id="4678" w:author="Steven" w:date="2022-03-30T10:57:00Z"/>
            </w:rPr>
          </w:rPrChange>
        </w:rPr>
        <w:pPrChange w:id="4679" w:author="Steven" w:date="2022-04-18T14:06:00Z">
          <w:pPr>
            <w:pStyle w:val="Code0"/>
          </w:pPr>
        </w:pPrChange>
      </w:pPr>
      <w:ins w:id="4680" w:author="Steven" w:date="2022-03-30T10:57:00Z">
        <w:r w:rsidRPr="00BE5A55">
          <w:rPr>
            <w:szCs w:val="20"/>
            <w:rPrChange w:id="4681" w:author="Steven" w:date="2022-04-18T14:11:00Z">
              <w:rPr/>
            </w:rPrChange>
          </w:rPr>
          <w:t>&lt;/</w:t>
        </w:r>
        <w:proofErr w:type="spellStart"/>
        <w:r w:rsidRPr="00BE5A55">
          <w:rPr>
            <w:szCs w:val="20"/>
            <w:rPrChange w:id="4682" w:author="Steven" w:date="2022-04-18T14:11:00Z">
              <w:rPr/>
            </w:rPrChange>
          </w:rPr>
          <w:t>angio_stress_policy</w:t>
        </w:r>
        <w:proofErr w:type="spellEnd"/>
        <w:r w:rsidRPr="00BE5A55">
          <w:rPr>
            <w:szCs w:val="20"/>
            <w:rPrChange w:id="4683" w:author="Steven" w:date="2022-04-18T14:11:00Z">
              <w:rPr/>
            </w:rPrChange>
          </w:rPr>
          <w:t>&gt;</w:t>
        </w:r>
      </w:ins>
    </w:p>
    <w:p w14:paraId="06AA176A" w14:textId="271B11A4" w:rsidR="00DB5AB7" w:rsidRDefault="00DB5AB7" w:rsidP="00DB5AB7">
      <w:pPr>
        <w:pStyle w:val="Heading3"/>
        <w:rPr>
          <w:ins w:id="4684" w:author="Steven" w:date="2022-03-30T10:57:00Z"/>
        </w:rPr>
      </w:pPr>
      <w:bookmarkStart w:id="4685" w:name="_Toc99726147"/>
      <w:ins w:id="4686" w:author="Steven" w:date="2022-03-30T10:57:00Z">
        <w:r>
          <w:t>Load Curve Density Scaled Angio Stress Policy</w:t>
        </w:r>
        <w:bookmarkEnd w:id="4685"/>
      </w:ins>
    </w:p>
    <w:p w14:paraId="4650E0B9" w14:textId="19EEAC3F" w:rsidR="00DB5AB7" w:rsidRPr="001C613C" w:rsidRDefault="00783FAE" w:rsidP="00DB5AB7">
      <w:pPr>
        <w:rPr>
          <w:ins w:id="4687" w:author="Steven" w:date="2022-03-30T10:57:00Z"/>
        </w:rPr>
      </w:pPr>
      <w:ins w:id="4688" w:author="Steven" w:date="2022-03-30T11:02:00Z">
        <w:r>
          <w:t xml:space="preserve">The load curve density scaled </w:t>
        </w:r>
        <w:proofErr w:type="spellStart"/>
        <w:r>
          <w:t>angio</w:t>
        </w:r>
        <w:proofErr w:type="spellEnd"/>
        <w:r>
          <w:t xml:space="preserve"> stress policy allows the user to scale the stress based on the local matrix density and the time. </w:t>
        </w:r>
      </w:ins>
      <w:ins w:id="4689" w:author="Steven" w:date="2022-03-30T11:05:00Z">
        <w:r w:rsidR="00F26F62">
          <w:t xml:space="preserve">The current </w:t>
        </w:r>
      </w:ins>
      <w:ins w:id="4690" w:author="Steven" w:date="2022-03-30T11:06:00Z">
        <w:r w:rsidR="00F26F62">
          <w:t>m</w:t>
        </w:r>
      </w:ins>
      <w:ins w:id="4691" w:author="Steven" w:date="2022-03-30T11:03:00Z">
        <w:r>
          <w:t>atrix density scales the stress so that it decreases with matrix density as done previously</w:t>
        </w:r>
      </w:ins>
      <w:ins w:id="4692" w:author="Steven" w:date="2022-03-30T11:04:00Z">
        <w:r>
          <w:t xml:space="preserve"> </w:t>
        </w:r>
      </w:ins>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hyperlink w:anchor="_ENREF_4" w:tooltip="Edgar, 2015 #22" w:history="1">
        <w:r w:rsidR="00342210">
          <w:rPr>
            <w:noProof/>
          </w:rPr>
          <w:t>4</w:t>
        </w:r>
      </w:hyperlink>
      <w:r>
        <w:rPr>
          <w:noProof/>
        </w:rPr>
        <w:t>]</w:t>
      </w:r>
      <w:r>
        <w:fldChar w:fldCharType="end"/>
      </w:r>
      <w:ins w:id="4693" w:author="Steven" w:date="2022-03-30T11:03:00Z">
        <w:r>
          <w:t xml:space="preserve">. </w:t>
        </w:r>
      </w:ins>
    </w:p>
    <w:p w14:paraId="27CA0149" w14:textId="77777777" w:rsidR="00DB5AB7" w:rsidRPr="00BE5A55" w:rsidRDefault="00DB5AB7" w:rsidP="00195D31">
      <w:pPr>
        <w:pStyle w:val="Code0"/>
        <w:rPr>
          <w:ins w:id="4694" w:author="Steven" w:date="2022-03-30T10:57:00Z"/>
          <w:szCs w:val="20"/>
          <w:rPrChange w:id="4695" w:author="Steven" w:date="2022-04-18T14:11:00Z">
            <w:rPr>
              <w:ins w:id="4696" w:author="Steven" w:date="2022-03-30T10:57:00Z"/>
            </w:rPr>
          </w:rPrChange>
        </w:rPr>
        <w:pPrChange w:id="4697" w:author="Steven" w:date="2022-04-18T14:06:00Z">
          <w:pPr>
            <w:pStyle w:val="Code0"/>
          </w:pPr>
        </w:pPrChange>
      </w:pPr>
      <w:ins w:id="4698" w:author="Steven" w:date="2022-03-30T10:57:00Z">
        <w:r w:rsidRPr="00BE5A55">
          <w:rPr>
            <w:szCs w:val="20"/>
            <w:rPrChange w:id="4699" w:author="Steven" w:date="2022-04-18T14:11:00Z">
              <w:rPr/>
            </w:rPrChange>
          </w:rPr>
          <w:t>&lt;</w:t>
        </w:r>
        <w:proofErr w:type="spellStart"/>
        <w:r w:rsidRPr="00BE5A55">
          <w:rPr>
            <w:szCs w:val="20"/>
            <w:rPrChange w:id="4700" w:author="Steven" w:date="2022-04-18T14:11:00Z">
              <w:rPr/>
            </w:rPrChange>
          </w:rPr>
          <w:t>angio_stress_policy</w:t>
        </w:r>
        <w:proofErr w:type="spellEnd"/>
        <w:r w:rsidRPr="00BE5A55">
          <w:rPr>
            <w:szCs w:val="20"/>
            <w:rPrChange w:id="4701" w:author="Steven" w:date="2022-04-18T14:11:00Z">
              <w:rPr/>
            </w:rPrChange>
          </w:rPr>
          <w:t xml:space="preserve"> type="</w:t>
        </w:r>
        <w:proofErr w:type="spellStart"/>
        <w:r w:rsidRPr="00BE5A55">
          <w:rPr>
            <w:szCs w:val="20"/>
            <w:rPrChange w:id="4702" w:author="Steven" w:date="2022-04-18T14:11:00Z">
              <w:rPr/>
            </w:rPrChange>
          </w:rPr>
          <w:t>load_curve_den_angio_stress_policy</w:t>
        </w:r>
        <w:proofErr w:type="spellEnd"/>
        <w:r w:rsidRPr="00BE5A55">
          <w:rPr>
            <w:szCs w:val="20"/>
            <w:rPrChange w:id="4703" w:author="Steven" w:date="2022-04-18T14:11:00Z">
              <w:rPr/>
            </w:rPrChange>
          </w:rPr>
          <w:t>"&gt;</w:t>
        </w:r>
      </w:ins>
    </w:p>
    <w:p w14:paraId="0BA00C76" w14:textId="0BA864A2" w:rsidR="00DB5AB7" w:rsidRPr="00BE5A55" w:rsidRDefault="00DB5AB7" w:rsidP="00195D31">
      <w:pPr>
        <w:pStyle w:val="Code0"/>
        <w:rPr>
          <w:ins w:id="4704" w:author="Steven" w:date="2022-03-30T10:57:00Z"/>
          <w:bCs/>
          <w:szCs w:val="20"/>
          <w:rPrChange w:id="4705" w:author="Steven" w:date="2022-04-18T14:11:00Z">
            <w:rPr>
              <w:ins w:id="4706" w:author="Steven" w:date="2022-03-30T10:57:00Z"/>
              <w:bCs/>
            </w:rPr>
          </w:rPrChange>
        </w:rPr>
        <w:pPrChange w:id="4707" w:author="Steven" w:date="2022-04-18T14:06:00Z">
          <w:pPr>
            <w:pStyle w:val="Code0"/>
          </w:pPr>
        </w:pPrChange>
      </w:pPr>
      <w:ins w:id="4708" w:author="Steven" w:date="2022-03-30T10:57:00Z">
        <w:r w:rsidRPr="00BE5A55">
          <w:rPr>
            <w:bCs/>
            <w:szCs w:val="20"/>
            <w:rPrChange w:id="4709" w:author="Steven" w:date="2022-04-18T14:11:00Z">
              <w:rPr>
                <w:bCs/>
              </w:rPr>
            </w:rPrChange>
          </w:rPr>
          <w:t xml:space="preserve">    </w:t>
        </w:r>
        <w:r w:rsidRPr="00BE5A55">
          <w:rPr>
            <w:szCs w:val="20"/>
            <w:rPrChange w:id="4710" w:author="Steven" w:date="2022-04-18T14:11:00Z">
              <w:rPr/>
            </w:rPrChange>
          </w:rPr>
          <w:t>&lt;</w:t>
        </w:r>
        <w:proofErr w:type="spellStart"/>
        <w:r w:rsidRPr="00BE5A55">
          <w:rPr>
            <w:szCs w:val="20"/>
            <w:rPrChange w:id="4711" w:author="Steven" w:date="2022-04-18T14:11:00Z">
              <w:rPr/>
            </w:rPrChange>
          </w:rPr>
          <w:t>sprout_mag</w:t>
        </w:r>
        <w:proofErr w:type="spellEnd"/>
        <w:r w:rsidRPr="00BE5A55">
          <w:rPr>
            <w:szCs w:val="20"/>
            <w:rPrChange w:id="4712" w:author="Steven" w:date="2022-04-18T14:11:00Z">
              <w:rPr/>
            </w:rPrChange>
          </w:rPr>
          <w:t xml:space="preserve"> </w:t>
        </w:r>
        <w:proofErr w:type="spellStart"/>
        <w:r w:rsidRPr="00BE5A55">
          <w:rPr>
            <w:szCs w:val="20"/>
            <w:rPrChange w:id="4713" w:author="Steven" w:date="2022-04-18T14:11:00Z">
              <w:rPr/>
            </w:rPrChange>
          </w:rPr>
          <w:t>lc</w:t>
        </w:r>
        <w:proofErr w:type="spellEnd"/>
        <w:r w:rsidRPr="00BE5A55">
          <w:rPr>
            <w:szCs w:val="20"/>
            <w:rPrChange w:id="4714" w:author="Steven" w:date="2022-04-18T14:11:00Z">
              <w:rPr/>
            </w:rPrChange>
          </w:rPr>
          <w:t>=</w:t>
        </w:r>
        <w:r w:rsidRPr="00BE5A55">
          <w:rPr>
            <w:bCs/>
            <w:szCs w:val="20"/>
            <w:rPrChange w:id="4715" w:author="Steven" w:date="2022-04-18T14:11:00Z">
              <w:rPr>
                <w:bCs/>
              </w:rPr>
            </w:rPrChange>
          </w:rPr>
          <w:t>"</w:t>
        </w:r>
      </w:ins>
      <w:ins w:id="4716" w:author="Steven" w:date="2022-03-30T11:05:00Z">
        <w:r w:rsidR="00783FAE" w:rsidRPr="00BE5A55">
          <w:rPr>
            <w:bCs/>
            <w:szCs w:val="20"/>
            <w:rPrChange w:id="4717" w:author="Steven" w:date="2022-04-18T14:11:00Z">
              <w:rPr>
                <w:bCs/>
              </w:rPr>
            </w:rPrChange>
          </w:rPr>
          <w:t>1</w:t>
        </w:r>
      </w:ins>
      <w:ins w:id="4718" w:author="Steven" w:date="2022-03-30T10:57:00Z">
        <w:r w:rsidRPr="00BE5A55">
          <w:rPr>
            <w:bCs/>
            <w:szCs w:val="20"/>
            <w:rPrChange w:id="4719" w:author="Steven" w:date="2022-04-18T14:11:00Z">
              <w:rPr>
                <w:bCs/>
              </w:rPr>
            </w:rPrChange>
          </w:rPr>
          <w:t>"</w:t>
        </w:r>
        <w:r w:rsidRPr="00BE5A55">
          <w:rPr>
            <w:szCs w:val="20"/>
            <w:rPrChange w:id="4720" w:author="Steven" w:date="2022-04-18T14:11:00Z">
              <w:rPr/>
            </w:rPrChange>
          </w:rPr>
          <w:t>&gt;</w:t>
        </w:r>
      </w:ins>
      <w:ins w:id="4721" w:author="Steven" w:date="2022-03-30T11:05:00Z">
        <w:r w:rsidR="00783FAE" w:rsidRPr="00BE5A55">
          <w:rPr>
            <w:szCs w:val="20"/>
            <w:rPrChange w:id="4722" w:author="Steven" w:date="2022-04-18T14:11:00Z">
              <w:rPr/>
            </w:rPrChange>
          </w:rPr>
          <w:t>x</w:t>
        </w:r>
      </w:ins>
      <w:ins w:id="4723" w:author="Steven" w:date="2022-03-30T10:57:00Z">
        <w:r w:rsidRPr="00BE5A55">
          <w:rPr>
            <w:szCs w:val="20"/>
            <w:rPrChange w:id="4724" w:author="Steven" w:date="2022-04-18T14:11:00Z">
              <w:rPr/>
            </w:rPrChange>
          </w:rPr>
          <w:t>&lt;/</w:t>
        </w:r>
        <w:proofErr w:type="spellStart"/>
        <w:r w:rsidRPr="00BE5A55">
          <w:rPr>
            <w:szCs w:val="20"/>
            <w:rPrChange w:id="4725" w:author="Steven" w:date="2022-04-18T14:11:00Z">
              <w:rPr/>
            </w:rPrChange>
          </w:rPr>
          <w:t>sprout_mag</w:t>
        </w:r>
        <w:proofErr w:type="spellEnd"/>
        <w:r w:rsidRPr="00BE5A55">
          <w:rPr>
            <w:szCs w:val="20"/>
            <w:rPrChange w:id="4726" w:author="Steven" w:date="2022-04-18T14:11:00Z">
              <w:rPr/>
            </w:rPrChange>
          </w:rPr>
          <w:t>&gt;</w:t>
        </w:r>
      </w:ins>
    </w:p>
    <w:p w14:paraId="160AD486" w14:textId="6C168D62" w:rsidR="00DB5AB7" w:rsidRPr="00BE5A55" w:rsidRDefault="00DB5AB7" w:rsidP="00195D31">
      <w:pPr>
        <w:pStyle w:val="Code0"/>
        <w:rPr>
          <w:ins w:id="4727" w:author="Steven" w:date="2022-03-30T10:57:00Z"/>
          <w:bCs/>
          <w:szCs w:val="20"/>
          <w:rPrChange w:id="4728" w:author="Steven" w:date="2022-04-18T14:11:00Z">
            <w:rPr>
              <w:ins w:id="4729" w:author="Steven" w:date="2022-03-30T10:57:00Z"/>
              <w:bCs/>
            </w:rPr>
          </w:rPrChange>
        </w:rPr>
        <w:pPrChange w:id="4730" w:author="Steven" w:date="2022-04-18T14:06:00Z">
          <w:pPr>
            <w:pStyle w:val="Code0"/>
          </w:pPr>
        </w:pPrChange>
      </w:pPr>
      <w:ins w:id="4731" w:author="Steven" w:date="2022-03-30T10:57:00Z">
        <w:r w:rsidRPr="00BE5A55">
          <w:rPr>
            <w:bCs/>
            <w:szCs w:val="20"/>
            <w:rPrChange w:id="4732" w:author="Steven" w:date="2022-04-18T14:11:00Z">
              <w:rPr>
                <w:bCs/>
              </w:rPr>
            </w:rPrChange>
          </w:rPr>
          <w:t xml:space="preserve">    </w:t>
        </w:r>
        <w:r w:rsidRPr="00BE5A55">
          <w:rPr>
            <w:szCs w:val="20"/>
            <w:rPrChange w:id="4733" w:author="Steven" w:date="2022-04-18T14:11:00Z">
              <w:rPr/>
            </w:rPrChange>
          </w:rPr>
          <w:t>&lt;</w:t>
        </w:r>
      </w:ins>
      <w:proofErr w:type="spellStart"/>
      <w:ins w:id="4734" w:author="Steven" w:date="2022-03-30T11:05:00Z">
        <w:r w:rsidR="00783FAE" w:rsidRPr="00BE5A55">
          <w:rPr>
            <w:szCs w:val="20"/>
            <w:rPrChange w:id="4735" w:author="Steven" w:date="2022-04-18T14:11:00Z">
              <w:rPr/>
            </w:rPrChange>
          </w:rPr>
          <w:t>fan_exponential</w:t>
        </w:r>
      </w:ins>
      <w:proofErr w:type="spellEnd"/>
      <w:ins w:id="4736" w:author="Steven" w:date="2022-03-30T10:57:00Z">
        <w:r w:rsidRPr="00BE5A55">
          <w:rPr>
            <w:szCs w:val="20"/>
            <w:rPrChange w:id="4737" w:author="Steven" w:date="2022-04-18T14:11:00Z">
              <w:rPr/>
            </w:rPrChange>
          </w:rPr>
          <w:t>&gt;</w:t>
        </w:r>
        <w:r w:rsidR="00783FAE" w:rsidRPr="00BE5A55">
          <w:rPr>
            <w:bCs/>
            <w:szCs w:val="20"/>
            <w:rPrChange w:id="4738" w:author="Steven" w:date="2022-04-18T14:11:00Z">
              <w:rPr>
                <w:bCs/>
              </w:rPr>
            </w:rPrChange>
          </w:rPr>
          <w:t>2</w:t>
        </w:r>
        <w:r w:rsidRPr="00BE5A55">
          <w:rPr>
            <w:szCs w:val="20"/>
            <w:rPrChange w:id="4739" w:author="Steven" w:date="2022-04-18T14:11:00Z">
              <w:rPr/>
            </w:rPrChange>
          </w:rPr>
          <w:t>&lt;/</w:t>
        </w:r>
      </w:ins>
      <w:proofErr w:type="spellStart"/>
      <w:ins w:id="4740" w:author="Steven" w:date="2022-03-30T11:05:00Z">
        <w:r w:rsidR="00783FAE" w:rsidRPr="00BE5A55">
          <w:rPr>
            <w:szCs w:val="20"/>
            <w:rPrChange w:id="4741" w:author="Steven" w:date="2022-04-18T14:11:00Z">
              <w:rPr/>
            </w:rPrChange>
          </w:rPr>
          <w:t>fan_exponential</w:t>
        </w:r>
      </w:ins>
      <w:proofErr w:type="spellEnd"/>
      <w:ins w:id="4742" w:author="Steven" w:date="2022-03-30T10:57:00Z">
        <w:r w:rsidRPr="00BE5A55">
          <w:rPr>
            <w:szCs w:val="20"/>
            <w:rPrChange w:id="4743" w:author="Steven" w:date="2022-04-18T14:11:00Z">
              <w:rPr/>
            </w:rPrChange>
          </w:rPr>
          <w:t>&gt;</w:t>
        </w:r>
      </w:ins>
    </w:p>
    <w:p w14:paraId="3887E15C" w14:textId="73F77A9C" w:rsidR="00DB5AB7" w:rsidRPr="00BE5A55" w:rsidRDefault="00DB5AB7" w:rsidP="00195D31">
      <w:pPr>
        <w:pStyle w:val="Code0"/>
        <w:rPr>
          <w:ins w:id="4744" w:author="Steven" w:date="2022-03-30T10:57:00Z"/>
          <w:bCs/>
          <w:szCs w:val="20"/>
          <w:rPrChange w:id="4745" w:author="Steven" w:date="2022-04-18T14:11:00Z">
            <w:rPr>
              <w:ins w:id="4746" w:author="Steven" w:date="2022-03-30T10:57:00Z"/>
              <w:bCs/>
            </w:rPr>
          </w:rPrChange>
        </w:rPr>
        <w:pPrChange w:id="4747" w:author="Steven" w:date="2022-04-18T14:06:00Z">
          <w:pPr>
            <w:pStyle w:val="Code0"/>
          </w:pPr>
        </w:pPrChange>
      </w:pPr>
      <w:ins w:id="4748" w:author="Steven" w:date="2022-03-30T10:57:00Z">
        <w:r w:rsidRPr="00BE5A55">
          <w:rPr>
            <w:bCs/>
            <w:szCs w:val="20"/>
            <w:rPrChange w:id="4749" w:author="Steven" w:date="2022-04-18T14:11:00Z">
              <w:rPr>
                <w:bCs/>
              </w:rPr>
            </w:rPrChange>
          </w:rPr>
          <w:t xml:space="preserve">    </w:t>
        </w:r>
        <w:r w:rsidRPr="00BE5A55">
          <w:rPr>
            <w:szCs w:val="20"/>
            <w:rPrChange w:id="4750" w:author="Steven" w:date="2022-04-18T14:11:00Z">
              <w:rPr/>
            </w:rPrChange>
          </w:rPr>
          <w:t>&lt;</w:t>
        </w:r>
        <w:proofErr w:type="spellStart"/>
        <w:r w:rsidRPr="00BE5A55">
          <w:rPr>
            <w:szCs w:val="20"/>
            <w:rPrChange w:id="4751" w:author="Steven" w:date="2022-04-18T14:11:00Z">
              <w:rPr/>
            </w:rPrChange>
          </w:rPr>
          <w:t>sprout_range</w:t>
        </w:r>
        <w:proofErr w:type="spellEnd"/>
        <w:r w:rsidRPr="00BE5A55">
          <w:rPr>
            <w:szCs w:val="20"/>
            <w:rPrChange w:id="4752" w:author="Steven" w:date="2022-04-18T14:11:00Z">
              <w:rPr/>
            </w:rPrChange>
          </w:rPr>
          <w:t>&gt;</w:t>
        </w:r>
        <w:r w:rsidR="00783FAE" w:rsidRPr="00BE5A55">
          <w:rPr>
            <w:bCs/>
            <w:szCs w:val="20"/>
            <w:rPrChange w:id="4753" w:author="Steven" w:date="2022-04-18T14:11:00Z">
              <w:rPr>
                <w:bCs/>
              </w:rPr>
            </w:rPrChange>
          </w:rPr>
          <w:t>20</w:t>
        </w:r>
        <w:r w:rsidRPr="00BE5A55">
          <w:rPr>
            <w:bCs/>
            <w:szCs w:val="20"/>
            <w:rPrChange w:id="4754" w:author="Steven" w:date="2022-04-18T14:11:00Z">
              <w:rPr>
                <w:bCs/>
              </w:rPr>
            </w:rPrChange>
          </w:rPr>
          <w:t>0.0</w:t>
        </w:r>
        <w:r w:rsidRPr="00BE5A55">
          <w:rPr>
            <w:szCs w:val="20"/>
            <w:rPrChange w:id="4755" w:author="Steven" w:date="2022-04-18T14:11:00Z">
              <w:rPr/>
            </w:rPrChange>
          </w:rPr>
          <w:t>&lt;/</w:t>
        </w:r>
        <w:proofErr w:type="spellStart"/>
        <w:r w:rsidRPr="00BE5A55">
          <w:rPr>
            <w:szCs w:val="20"/>
            <w:rPrChange w:id="4756" w:author="Steven" w:date="2022-04-18T14:11:00Z">
              <w:rPr/>
            </w:rPrChange>
          </w:rPr>
          <w:t>sprout_</w:t>
        </w:r>
      </w:ins>
      <w:ins w:id="4757" w:author="Steven" w:date="2022-03-30T11:05:00Z">
        <w:r w:rsidR="00783FAE" w:rsidRPr="00BE5A55">
          <w:rPr>
            <w:szCs w:val="20"/>
            <w:rPrChange w:id="4758" w:author="Steven" w:date="2022-04-18T14:11:00Z">
              <w:rPr/>
            </w:rPrChange>
          </w:rPr>
          <w:t>range</w:t>
        </w:r>
      </w:ins>
      <w:proofErr w:type="spellEnd"/>
      <w:ins w:id="4759" w:author="Steven" w:date="2022-03-30T10:57:00Z">
        <w:r w:rsidRPr="00BE5A55">
          <w:rPr>
            <w:szCs w:val="20"/>
            <w:rPrChange w:id="4760" w:author="Steven" w:date="2022-04-18T14:11:00Z">
              <w:rPr/>
            </w:rPrChange>
          </w:rPr>
          <w:t>&gt;</w:t>
        </w:r>
      </w:ins>
    </w:p>
    <w:p w14:paraId="4FDD679A" w14:textId="77777777" w:rsidR="00DB5AB7" w:rsidRPr="00BE5A55" w:rsidRDefault="00DB5AB7" w:rsidP="00195D31">
      <w:pPr>
        <w:pStyle w:val="Code0"/>
        <w:rPr>
          <w:ins w:id="4761" w:author="Steven" w:date="2022-03-30T10:57:00Z"/>
          <w:bCs/>
          <w:szCs w:val="20"/>
          <w:rPrChange w:id="4762" w:author="Steven" w:date="2022-04-18T14:11:00Z">
            <w:rPr>
              <w:ins w:id="4763" w:author="Steven" w:date="2022-03-30T10:57:00Z"/>
              <w:bCs/>
            </w:rPr>
          </w:rPrChange>
        </w:rPr>
        <w:pPrChange w:id="4764" w:author="Steven" w:date="2022-04-18T14:06:00Z">
          <w:pPr>
            <w:pStyle w:val="Code0"/>
          </w:pPr>
        </w:pPrChange>
      </w:pPr>
      <w:ins w:id="4765" w:author="Steven" w:date="2022-03-30T10:57:00Z">
        <w:r w:rsidRPr="00BE5A55">
          <w:rPr>
            <w:bCs/>
            <w:szCs w:val="20"/>
            <w:rPrChange w:id="4766" w:author="Steven" w:date="2022-04-18T14:11:00Z">
              <w:rPr>
                <w:bCs/>
              </w:rPr>
            </w:rPrChange>
          </w:rPr>
          <w:t xml:space="preserve">    </w:t>
        </w:r>
        <w:r w:rsidRPr="00BE5A55">
          <w:rPr>
            <w:szCs w:val="20"/>
            <w:rPrChange w:id="4767" w:author="Steven" w:date="2022-04-18T14:11:00Z">
              <w:rPr/>
            </w:rPrChange>
          </w:rPr>
          <w:t>&lt;</w:t>
        </w:r>
        <w:proofErr w:type="spellStart"/>
        <w:r w:rsidRPr="00BE5A55">
          <w:rPr>
            <w:szCs w:val="20"/>
            <w:rPrChange w:id="4768" w:author="Steven" w:date="2022-04-18T14:11:00Z">
              <w:rPr/>
            </w:rPrChange>
          </w:rPr>
          <w:t>sprout_radius_multiplier</w:t>
        </w:r>
        <w:proofErr w:type="spellEnd"/>
        <w:r w:rsidRPr="00BE5A55">
          <w:rPr>
            <w:szCs w:val="20"/>
            <w:rPrChange w:id="4769" w:author="Steven" w:date="2022-04-18T14:11:00Z">
              <w:rPr/>
            </w:rPrChange>
          </w:rPr>
          <w:t>&gt;</w:t>
        </w:r>
        <w:r w:rsidRPr="00BE5A55">
          <w:rPr>
            <w:bCs/>
            <w:szCs w:val="20"/>
            <w:rPrChange w:id="4770" w:author="Steven" w:date="2022-04-18T14:11:00Z">
              <w:rPr>
                <w:bCs/>
              </w:rPr>
            </w:rPrChange>
          </w:rPr>
          <w:t>3.0</w:t>
        </w:r>
        <w:r w:rsidRPr="00BE5A55">
          <w:rPr>
            <w:szCs w:val="20"/>
            <w:rPrChange w:id="4771" w:author="Steven" w:date="2022-04-18T14:11:00Z">
              <w:rPr/>
            </w:rPrChange>
          </w:rPr>
          <w:t>&lt;/</w:t>
        </w:r>
        <w:proofErr w:type="spellStart"/>
        <w:r w:rsidRPr="00BE5A55">
          <w:rPr>
            <w:szCs w:val="20"/>
            <w:rPrChange w:id="4772" w:author="Steven" w:date="2022-04-18T14:11:00Z">
              <w:rPr/>
            </w:rPrChange>
          </w:rPr>
          <w:t>sprout_radius_multiplier</w:t>
        </w:r>
        <w:proofErr w:type="spellEnd"/>
        <w:r w:rsidRPr="00BE5A55">
          <w:rPr>
            <w:szCs w:val="20"/>
            <w:rPrChange w:id="4773" w:author="Steven" w:date="2022-04-18T14:11:00Z">
              <w:rPr/>
            </w:rPrChange>
          </w:rPr>
          <w:t>&gt;</w:t>
        </w:r>
      </w:ins>
    </w:p>
    <w:p w14:paraId="7BDC6F56" w14:textId="77777777" w:rsidR="00DB5AB7" w:rsidRPr="00BE5A55" w:rsidRDefault="00DB5AB7" w:rsidP="00195D31">
      <w:pPr>
        <w:pStyle w:val="Code0"/>
        <w:rPr>
          <w:ins w:id="4774" w:author="Steven" w:date="2022-03-30T10:57:00Z"/>
          <w:szCs w:val="20"/>
          <w:rPrChange w:id="4775" w:author="Steven" w:date="2022-04-18T14:11:00Z">
            <w:rPr>
              <w:ins w:id="4776" w:author="Steven" w:date="2022-03-30T10:57:00Z"/>
            </w:rPr>
          </w:rPrChange>
        </w:rPr>
        <w:pPrChange w:id="4777" w:author="Steven" w:date="2022-04-18T14:06:00Z">
          <w:pPr>
            <w:pStyle w:val="Code0"/>
          </w:pPr>
        </w:pPrChange>
      </w:pPr>
      <w:ins w:id="4778" w:author="Steven" w:date="2022-03-30T10:57:00Z">
        <w:r w:rsidRPr="00BE5A55">
          <w:rPr>
            <w:szCs w:val="20"/>
            <w:rPrChange w:id="4779" w:author="Steven" w:date="2022-04-18T14:11:00Z">
              <w:rPr/>
            </w:rPrChange>
          </w:rPr>
          <w:t>&lt;/</w:t>
        </w:r>
        <w:proofErr w:type="spellStart"/>
        <w:r w:rsidRPr="00BE5A55">
          <w:rPr>
            <w:szCs w:val="20"/>
            <w:rPrChange w:id="4780" w:author="Steven" w:date="2022-04-18T14:11:00Z">
              <w:rPr/>
            </w:rPrChange>
          </w:rPr>
          <w:t>angio_stress_policy</w:t>
        </w:r>
        <w:proofErr w:type="spellEnd"/>
        <w:r w:rsidRPr="00BE5A55">
          <w:rPr>
            <w:szCs w:val="20"/>
            <w:rPrChange w:id="4781" w:author="Steven" w:date="2022-04-18T14:11:00Z">
              <w:rPr/>
            </w:rPrChange>
          </w:rPr>
          <w:t>&gt;</w:t>
        </w:r>
      </w:ins>
    </w:p>
    <w:p w14:paraId="52A821C3" w14:textId="0DF48440" w:rsidR="00DB5AB7" w:rsidRDefault="00DB5AB7" w:rsidP="00DB5AB7">
      <w:pPr>
        <w:pStyle w:val="Heading3"/>
        <w:rPr>
          <w:ins w:id="4782" w:author="Steven" w:date="2022-03-30T10:57:00Z"/>
        </w:rPr>
      </w:pPr>
      <w:bookmarkStart w:id="4783" w:name="_Toc99726148"/>
      <w:ins w:id="4784" w:author="Steven" w:date="2022-03-30T10:57:00Z">
        <w:r>
          <w:lastRenderedPageBreak/>
          <w:t>Load Curve Referential Density Scaled Angio Stress Policy</w:t>
        </w:r>
        <w:bookmarkEnd w:id="4783"/>
        <w:r>
          <w:t xml:space="preserve"> </w:t>
        </w:r>
      </w:ins>
    </w:p>
    <w:p w14:paraId="172428DC" w14:textId="2D42FF28" w:rsidR="00DB5AB7" w:rsidRPr="001C613C" w:rsidRDefault="00F26F62" w:rsidP="00DB5AB7">
      <w:pPr>
        <w:rPr>
          <w:ins w:id="4785" w:author="Steven" w:date="2022-03-30T10:57:00Z"/>
        </w:rPr>
      </w:pPr>
      <w:ins w:id="4786" w:author="Steven" w:date="2022-03-30T11:06:00Z">
        <w:r>
          <w:t xml:space="preserve">The load curve referential density scaled </w:t>
        </w:r>
        <w:proofErr w:type="spellStart"/>
        <w:r>
          <w:t>angio</w:t>
        </w:r>
        <w:proofErr w:type="spellEnd"/>
        <w:r>
          <w:t xml:space="preserve"> stress policy </w:t>
        </w:r>
        <w:r w:rsidR="00F07DFF">
          <w:t xml:space="preserve">is implemented similarly to the load curve density scaled </w:t>
        </w:r>
        <w:proofErr w:type="spellStart"/>
        <w:r w:rsidR="00F07DFF">
          <w:t>angio</w:t>
        </w:r>
        <w:proofErr w:type="spellEnd"/>
        <w:r w:rsidR="00F07DFF">
          <w:t xml:space="preserve"> stress policy. However, this policy uses the initial density for calculations of the density scale rather than the current density. </w:t>
        </w:r>
      </w:ins>
    </w:p>
    <w:p w14:paraId="61402C6D" w14:textId="77777777" w:rsidR="00DB5AB7" w:rsidRPr="00BE5A55" w:rsidRDefault="00DB5AB7" w:rsidP="00195D31">
      <w:pPr>
        <w:pStyle w:val="Code0"/>
        <w:rPr>
          <w:ins w:id="4787" w:author="Steven" w:date="2022-03-30T10:57:00Z"/>
          <w:szCs w:val="20"/>
          <w:rPrChange w:id="4788" w:author="Steven" w:date="2022-04-18T14:11:00Z">
            <w:rPr>
              <w:ins w:id="4789" w:author="Steven" w:date="2022-03-30T10:57:00Z"/>
            </w:rPr>
          </w:rPrChange>
        </w:rPr>
        <w:pPrChange w:id="4790" w:author="Steven" w:date="2022-04-18T14:06:00Z">
          <w:pPr>
            <w:pStyle w:val="Code0"/>
          </w:pPr>
        </w:pPrChange>
      </w:pPr>
      <w:ins w:id="4791" w:author="Steven" w:date="2022-03-30T10:57:00Z">
        <w:r w:rsidRPr="00BE5A55">
          <w:rPr>
            <w:szCs w:val="20"/>
            <w:rPrChange w:id="4792" w:author="Steven" w:date="2022-04-18T14:11:00Z">
              <w:rPr/>
            </w:rPrChange>
          </w:rPr>
          <w:t>&lt;</w:t>
        </w:r>
        <w:proofErr w:type="spellStart"/>
        <w:r w:rsidRPr="00BE5A55">
          <w:rPr>
            <w:szCs w:val="20"/>
            <w:rPrChange w:id="4793" w:author="Steven" w:date="2022-04-18T14:11:00Z">
              <w:rPr/>
            </w:rPrChange>
          </w:rPr>
          <w:t>angio_stress_policy</w:t>
        </w:r>
        <w:proofErr w:type="spellEnd"/>
        <w:r w:rsidRPr="00BE5A55">
          <w:rPr>
            <w:szCs w:val="20"/>
            <w:rPrChange w:id="4794" w:author="Steven" w:date="2022-04-18T14:11:00Z">
              <w:rPr/>
            </w:rPrChange>
          </w:rPr>
          <w:t xml:space="preserve"> type="</w:t>
        </w:r>
        <w:proofErr w:type="spellStart"/>
        <w:r w:rsidRPr="00BE5A55">
          <w:rPr>
            <w:szCs w:val="20"/>
            <w:rPrChange w:id="4795" w:author="Steven" w:date="2022-04-18T14:11:00Z">
              <w:rPr/>
            </w:rPrChange>
          </w:rPr>
          <w:t>load_curve_ref_den_angio_stress_policy</w:t>
        </w:r>
        <w:proofErr w:type="spellEnd"/>
        <w:r w:rsidRPr="00BE5A55">
          <w:rPr>
            <w:szCs w:val="20"/>
            <w:rPrChange w:id="4796" w:author="Steven" w:date="2022-04-18T14:11:00Z">
              <w:rPr/>
            </w:rPrChange>
          </w:rPr>
          <w:t>"&gt;</w:t>
        </w:r>
      </w:ins>
    </w:p>
    <w:p w14:paraId="75F54DC0" w14:textId="3E3534E7" w:rsidR="00DB5AB7" w:rsidRPr="00BE5A55" w:rsidRDefault="00DB5AB7" w:rsidP="00195D31">
      <w:pPr>
        <w:pStyle w:val="Code0"/>
        <w:rPr>
          <w:ins w:id="4797" w:author="Steven" w:date="2022-03-30T10:57:00Z"/>
          <w:bCs/>
          <w:szCs w:val="20"/>
          <w:rPrChange w:id="4798" w:author="Steven" w:date="2022-04-18T14:11:00Z">
            <w:rPr>
              <w:ins w:id="4799" w:author="Steven" w:date="2022-03-30T10:57:00Z"/>
              <w:bCs/>
            </w:rPr>
          </w:rPrChange>
        </w:rPr>
        <w:pPrChange w:id="4800" w:author="Steven" w:date="2022-04-18T14:06:00Z">
          <w:pPr>
            <w:pStyle w:val="Code0"/>
          </w:pPr>
        </w:pPrChange>
      </w:pPr>
      <w:ins w:id="4801" w:author="Steven" w:date="2022-03-30T10:57:00Z">
        <w:r w:rsidRPr="00BE5A55">
          <w:rPr>
            <w:bCs/>
            <w:szCs w:val="20"/>
            <w:rPrChange w:id="4802" w:author="Steven" w:date="2022-04-18T14:11:00Z">
              <w:rPr>
                <w:bCs/>
              </w:rPr>
            </w:rPrChange>
          </w:rPr>
          <w:t xml:space="preserve">    </w:t>
        </w:r>
        <w:r w:rsidRPr="00BE5A55">
          <w:rPr>
            <w:szCs w:val="20"/>
            <w:rPrChange w:id="4803" w:author="Steven" w:date="2022-04-18T14:11:00Z">
              <w:rPr/>
            </w:rPrChange>
          </w:rPr>
          <w:t>&lt;</w:t>
        </w:r>
        <w:proofErr w:type="spellStart"/>
        <w:r w:rsidRPr="00BE5A55">
          <w:rPr>
            <w:szCs w:val="20"/>
            <w:rPrChange w:id="4804" w:author="Steven" w:date="2022-04-18T14:11:00Z">
              <w:rPr/>
            </w:rPrChange>
          </w:rPr>
          <w:t>sprout_mag</w:t>
        </w:r>
        <w:proofErr w:type="spellEnd"/>
        <w:r w:rsidRPr="00BE5A55">
          <w:rPr>
            <w:szCs w:val="20"/>
            <w:rPrChange w:id="4805" w:author="Steven" w:date="2022-04-18T14:11:00Z">
              <w:rPr/>
            </w:rPrChange>
          </w:rPr>
          <w:t xml:space="preserve"> </w:t>
        </w:r>
        <w:proofErr w:type="spellStart"/>
        <w:r w:rsidRPr="00BE5A55">
          <w:rPr>
            <w:szCs w:val="20"/>
            <w:rPrChange w:id="4806" w:author="Steven" w:date="2022-04-18T14:11:00Z">
              <w:rPr/>
            </w:rPrChange>
          </w:rPr>
          <w:t>lc</w:t>
        </w:r>
        <w:proofErr w:type="spellEnd"/>
        <w:r w:rsidRPr="00BE5A55">
          <w:rPr>
            <w:szCs w:val="20"/>
            <w:rPrChange w:id="4807" w:author="Steven" w:date="2022-04-18T14:11:00Z">
              <w:rPr/>
            </w:rPrChange>
          </w:rPr>
          <w:t>=</w:t>
        </w:r>
        <w:r w:rsidR="00F07DFF" w:rsidRPr="00BE5A55">
          <w:rPr>
            <w:bCs/>
            <w:szCs w:val="20"/>
            <w:rPrChange w:id="4808" w:author="Steven" w:date="2022-04-18T14:11:00Z">
              <w:rPr>
                <w:bCs/>
              </w:rPr>
            </w:rPrChange>
          </w:rPr>
          <w:t>"1</w:t>
        </w:r>
        <w:r w:rsidRPr="00BE5A55">
          <w:rPr>
            <w:bCs/>
            <w:szCs w:val="20"/>
            <w:rPrChange w:id="4809" w:author="Steven" w:date="2022-04-18T14:11:00Z">
              <w:rPr>
                <w:bCs/>
              </w:rPr>
            </w:rPrChange>
          </w:rPr>
          <w:t>"</w:t>
        </w:r>
        <w:r w:rsidRPr="00BE5A55">
          <w:rPr>
            <w:szCs w:val="20"/>
            <w:rPrChange w:id="4810" w:author="Steven" w:date="2022-04-18T14:11:00Z">
              <w:rPr/>
            </w:rPrChange>
          </w:rPr>
          <w:t>&gt;</w:t>
        </w:r>
      </w:ins>
      <w:ins w:id="4811" w:author="Steven" w:date="2022-03-30T11:07:00Z">
        <w:r w:rsidR="00F07DFF" w:rsidRPr="00BE5A55">
          <w:rPr>
            <w:bCs/>
            <w:szCs w:val="20"/>
            <w:rPrChange w:id="4812" w:author="Steven" w:date="2022-04-18T14:11:00Z">
              <w:rPr>
                <w:bCs/>
              </w:rPr>
            </w:rPrChange>
          </w:rPr>
          <w:t>x</w:t>
        </w:r>
      </w:ins>
      <w:ins w:id="4813" w:author="Steven" w:date="2022-03-30T10:57:00Z">
        <w:r w:rsidRPr="00BE5A55">
          <w:rPr>
            <w:szCs w:val="20"/>
            <w:rPrChange w:id="4814" w:author="Steven" w:date="2022-04-18T14:11:00Z">
              <w:rPr/>
            </w:rPrChange>
          </w:rPr>
          <w:t>&lt;/</w:t>
        </w:r>
        <w:proofErr w:type="spellStart"/>
        <w:r w:rsidRPr="00BE5A55">
          <w:rPr>
            <w:szCs w:val="20"/>
            <w:rPrChange w:id="4815" w:author="Steven" w:date="2022-04-18T14:11:00Z">
              <w:rPr/>
            </w:rPrChange>
          </w:rPr>
          <w:t>sprout_mag</w:t>
        </w:r>
        <w:proofErr w:type="spellEnd"/>
        <w:r w:rsidRPr="00BE5A55">
          <w:rPr>
            <w:szCs w:val="20"/>
            <w:rPrChange w:id="4816" w:author="Steven" w:date="2022-04-18T14:11:00Z">
              <w:rPr/>
            </w:rPrChange>
          </w:rPr>
          <w:t>&gt;</w:t>
        </w:r>
      </w:ins>
    </w:p>
    <w:p w14:paraId="5EB4BE20" w14:textId="79E4EEE8" w:rsidR="00DB5AB7" w:rsidRPr="00BE5A55" w:rsidRDefault="00DB5AB7" w:rsidP="00195D31">
      <w:pPr>
        <w:pStyle w:val="Code0"/>
        <w:rPr>
          <w:ins w:id="4817" w:author="Steven" w:date="2022-03-30T10:57:00Z"/>
          <w:bCs/>
          <w:szCs w:val="20"/>
          <w:rPrChange w:id="4818" w:author="Steven" w:date="2022-04-18T14:11:00Z">
            <w:rPr>
              <w:ins w:id="4819" w:author="Steven" w:date="2022-03-30T10:57:00Z"/>
              <w:bCs/>
            </w:rPr>
          </w:rPrChange>
        </w:rPr>
        <w:pPrChange w:id="4820" w:author="Steven" w:date="2022-04-18T14:06:00Z">
          <w:pPr>
            <w:pStyle w:val="Code0"/>
          </w:pPr>
        </w:pPrChange>
      </w:pPr>
      <w:ins w:id="4821" w:author="Steven" w:date="2022-03-30T10:57:00Z">
        <w:r w:rsidRPr="00BE5A55">
          <w:rPr>
            <w:bCs/>
            <w:szCs w:val="20"/>
            <w:rPrChange w:id="4822" w:author="Steven" w:date="2022-04-18T14:11:00Z">
              <w:rPr>
                <w:bCs/>
              </w:rPr>
            </w:rPrChange>
          </w:rPr>
          <w:t xml:space="preserve">    </w:t>
        </w:r>
        <w:r w:rsidRPr="00BE5A55">
          <w:rPr>
            <w:szCs w:val="20"/>
            <w:rPrChange w:id="4823" w:author="Steven" w:date="2022-04-18T14:11:00Z">
              <w:rPr/>
            </w:rPrChange>
          </w:rPr>
          <w:t>&lt;</w:t>
        </w:r>
      </w:ins>
      <w:proofErr w:type="spellStart"/>
      <w:ins w:id="4824" w:author="Steven" w:date="2022-03-30T11:07:00Z">
        <w:r w:rsidR="00F07DFF" w:rsidRPr="00BE5A55">
          <w:rPr>
            <w:szCs w:val="20"/>
            <w:rPrChange w:id="4825" w:author="Steven" w:date="2022-04-18T14:11:00Z">
              <w:rPr/>
            </w:rPrChange>
          </w:rPr>
          <w:t>fan_exponential</w:t>
        </w:r>
      </w:ins>
      <w:proofErr w:type="spellEnd"/>
      <w:ins w:id="4826" w:author="Steven" w:date="2022-03-30T10:57:00Z">
        <w:r w:rsidRPr="00BE5A55">
          <w:rPr>
            <w:szCs w:val="20"/>
            <w:rPrChange w:id="4827" w:author="Steven" w:date="2022-04-18T14:11:00Z">
              <w:rPr/>
            </w:rPrChange>
          </w:rPr>
          <w:t>&gt;</w:t>
        </w:r>
        <w:r w:rsidRPr="00BE5A55">
          <w:rPr>
            <w:bCs/>
            <w:szCs w:val="20"/>
            <w:rPrChange w:id="4828" w:author="Steven" w:date="2022-04-18T14:11:00Z">
              <w:rPr>
                <w:bCs/>
              </w:rPr>
            </w:rPrChange>
          </w:rPr>
          <w:t>7.0</w:t>
        </w:r>
        <w:r w:rsidRPr="00BE5A55">
          <w:rPr>
            <w:szCs w:val="20"/>
            <w:rPrChange w:id="4829" w:author="Steven" w:date="2022-04-18T14:11:00Z">
              <w:rPr/>
            </w:rPrChange>
          </w:rPr>
          <w:t>&lt;/</w:t>
        </w:r>
      </w:ins>
      <w:proofErr w:type="spellStart"/>
      <w:ins w:id="4830" w:author="Steven" w:date="2022-03-30T11:07:00Z">
        <w:r w:rsidR="00F07DFF" w:rsidRPr="00BE5A55">
          <w:rPr>
            <w:szCs w:val="20"/>
            <w:rPrChange w:id="4831" w:author="Steven" w:date="2022-04-18T14:11:00Z">
              <w:rPr/>
            </w:rPrChange>
          </w:rPr>
          <w:t>fan_exponential</w:t>
        </w:r>
      </w:ins>
      <w:proofErr w:type="spellEnd"/>
      <w:ins w:id="4832" w:author="Steven" w:date="2022-03-30T10:57:00Z">
        <w:r w:rsidRPr="00BE5A55">
          <w:rPr>
            <w:szCs w:val="20"/>
            <w:rPrChange w:id="4833" w:author="Steven" w:date="2022-04-18T14:11:00Z">
              <w:rPr/>
            </w:rPrChange>
          </w:rPr>
          <w:t>&gt;</w:t>
        </w:r>
      </w:ins>
    </w:p>
    <w:p w14:paraId="56EEC9BC" w14:textId="3F5D1507" w:rsidR="00DB5AB7" w:rsidRPr="00BE5A55" w:rsidRDefault="00DB5AB7" w:rsidP="00195D31">
      <w:pPr>
        <w:pStyle w:val="Code0"/>
        <w:rPr>
          <w:ins w:id="4834" w:author="Steven" w:date="2022-03-30T10:57:00Z"/>
          <w:bCs/>
          <w:szCs w:val="20"/>
          <w:rPrChange w:id="4835" w:author="Steven" w:date="2022-04-18T14:11:00Z">
            <w:rPr>
              <w:ins w:id="4836" w:author="Steven" w:date="2022-03-30T10:57:00Z"/>
              <w:bCs/>
            </w:rPr>
          </w:rPrChange>
        </w:rPr>
        <w:pPrChange w:id="4837" w:author="Steven" w:date="2022-04-18T14:06:00Z">
          <w:pPr>
            <w:pStyle w:val="Code0"/>
          </w:pPr>
        </w:pPrChange>
      </w:pPr>
      <w:ins w:id="4838" w:author="Steven" w:date="2022-03-30T10:57:00Z">
        <w:r w:rsidRPr="00BE5A55">
          <w:rPr>
            <w:bCs/>
            <w:szCs w:val="20"/>
            <w:rPrChange w:id="4839" w:author="Steven" w:date="2022-04-18T14:11:00Z">
              <w:rPr>
                <w:bCs/>
              </w:rPr>
            </w:rPrChange>
          </w:rPr>
          <w:t xml:space="preserve">    </w:t>
        </w:r>
        <w:r w:rsidRPr="00BE5A55">
          <w:rPr>
            <w:szCs w:val="20"/>
            <w:rPrChange w:id="4840" w:author="Steven" w:date="2022-04-18T14:11:00Z">
              <w:rPr/>
            </w:rPrChange>
          </w:rPr>
          <w:t>&lt;</w:t>
        </w:r>
        <w:proofErr w:type="spellStart"/>
        <w:r w:rsidRPr="00BE5A55">
          <w:rPr>
            <w:szCs w:val="20"/>
            <w:rPrChange w:id="4841" w:author="Steven" w:date="2022-04-18T14:11:00Z">
              <w:rPr/>
            </w:rPrChange>
          </w:rPr>
          <w:t>sprout_range</w:t>
        </w:r>
        <w:proofErr w:type="spellEnd"/>
        <w:r w:rsidRPr="00BE5A55">
          <w:rPr>
            <w:szCs w:val="20"/>
            <w:rPrChange w:id="4842" w:author="Steven" w:date="2022-04-18T14:11:00Z">
              <w:rPr/>
            </w:rPrChange>
          </w:rPr>
          <w:t>&gt;</w:t>
        </w:r>
        <w:r w:rsidR="00F07DFF" w:rsidRPr="00BE5A55">
          <w:rPr>
            <w:bCs/>
            <w:szCs w:val="20"/>
            <w:rPrChange w:id="4843" w:author="Steven" w:date="2022-04-18T14:11:00Z">
              <w:rPr>
                <w:bCs/>
              </w:rPr>
            </w:rPrChange>
          </w:rPr>
          <w:t>20</w:t>
        </w:r>
        <w:r w:rsidRPr="00BE5A55">
          <w:rPr>
            <w:bCs/>
            <w:szCs w:val="20"/>
            <w:rPrChange w:id="4844" w:author="Steven" w:date="2022-04-18T14:11:00Z">
              <w:rPr>
                <w:bCs/>
              </w:rPr>
            </w:rPrChange>
          </w:rPr>
          <w:t>0.0</w:t>
        </w:r>
        <w:r w:rsidRPr="00BE5A55">
          <w:rPr>
            <w:szCs w:val="20"/>
            <w:rPrChange w:id="4845" w:author="Steven" w:date="2022-04-18T14:11:00Z">
              <w:rPr/>
            </w:rPrChange>
          </w:rPr>
          <w:t>&lt;/</w:t>
        </w:r>
        <w:proofErr w:type="spellStart"/>
        <w:r w:rsidRPr="00BE5A55">
          <w:rPr>
            <w:szCs w:val="20"/>
            <w:rPrChange w:id="4846" w:author="Steven" w:date="2022-04-18T14:11:00Z">
              <w:rPr/>
            </w:rPrChange>
          </w:rPr>
          <w:t>sprout_</w:t>
        </w:r>
      </w:ins>
      <w:ins w:id="4847" w:author="Steven" w:date="2022-03-30T11:07:00Z">
        <w:r w:rsidR="00F07DFF" w:rsidRPr="00BE5A55">
          <w:rPr>
            <w:szCs w:val="20"/>
            <w:rPrChange w:id="4848" w:author="Steven" w:date="2022-04-18T14:11:00Z">
              <w:rPr/>
            </w:rPrChange>
          </w:rPr>
          <w:t>range</w:t>
        </w:r>
      </w:ins>
      <w:proofErr w:type="spellEnd"/>
      <w:ins w:id="4849" w:author="Steven" w:date="2022-03-30T10:57:00Z">
        <w:r w:rsidRPr="00BE5A55">
          <w:rPr>
            <w:szCs w:val="20"/>
            <w:rPrChange w:id="4850" w:author="Steven" w:date="2022-04-18T14:11:00Z">
              <w:rPr/>
            </w:rPrChange>
          </w:rPr>
          <w:t>&gt;</w:t>
        </w:r>
      </w:ins>
    </w:p>
    <w:p w14:paraId="21BE11A8" w14:textId="77777777" w:rsidR="00DB5AB7" w:rsidRPr="00BE5A55" w:rsidRDefault="00DB5AB7" w:rsidP="00195D31">
      <w:pPr>
        <w:pStyle w:val="Code0"/>
        <w:rPr>
          <w:ins w:id="4851" w:author="Steven" w:date="2022-03-30T10:57:00Z"/>
          <w:bCs/>
          <w:szCs w:val="20"/>
          <w:rPrChange w:id="4852" w:author="Steven" w:date="2022-04-18T14:11:00Z">
            <w:rPr>
              <w:ins w:id="4853" w:author="Steven" w:date="2022-03-30T10:57:00Z"/>
              <w:bCs/>
            </w:rPr>
          </w:rPrChange>
        </w:rPr>
        <w:pPrChange w:id="4854" w:author="Steven" w:date="2022-04-18T14:06:00Z">
          <w:pPr>
            <w:pStyle w:val="Code0"/>
          </w:pPr>
        </w:pPrChange>
      </w:pPr>
      <w:ins w:id="4855" w:author="Steven" w:date="2022-03-30T10:57:00Z">
        <w:r w:rsidRPr="00BE5A55">
          <w:rPr>
            <w:bCs/>
            <w:szCs w:val="20"/>
            <w:rPrChange w:id="4856" w:author="Steven" w:date="2022-04-18T14:11:00Z">
              <w:rPr>
                <w:bCs/>
              </w:rPr>
            </w:rPrChange>
          </w:rPr>
          <w:t xml:space="preserve">    </w:t>
        </w:r>
        <w:r w:rsidRPr="00BE5A55">
          <w:rPr>
            <w:szCs w:val="20"/>
            <w:rPrChange w:id="4857" w:author="Steven" w:date="2022-04-18T14:11:00Z">
              <w:rPr/>
            </w:rPrChange>
          </w:rPr>
          <w:t>&lt;</w:t>
        </w:r>
        <w:proofErr w:type="spellStart"/>
        <w:r w:rsidRPr="00BE5A55">
          <w:rPr>
            <w:szCs w:val="20"/>
            <w:rPrChange w:id="4858" w:author="Steven" w:date="2022-04-18T14:11:00Z">
              <w:rPr/>
            </w:rPrChange>
          </w:rPr>
          <w:t>sprout_radius_multiplier</w:t>
        </w:r>
        <w:proofErr w:type="spellEnd"/>
        <w:r w:rsidRPr="00BE5A55">
          <w:rPr>
            <w:szCs w:val="20"/>
            <w:rPrChange w:id="4859" w:author="Steven" w:date="2022-04-18T14:11:00Z">
              <w:rPr/>
            </w:rPrChange>
          </w:rPr>
          <w:t>&gt;</w:t>
        </w:r>
        <w:r w:rsidRPr="00BE5A55">
          <w:rPr>
            <w:bCs/>
            <w:szCs w:val="20"/>
            <w:rPrChange w:id="4860" w:author="Steven" w:date="2022-04-18T14:11:00Z">
              <w:rPr>
                <w:bCs/>
              </w:rPr>
            </w:rPrChange>
          </w:rPr>
          <w:t>3.0</w:t>
        </w:r>
        <w:r w:rsidRPr="00BE5A55">
          <w:rPr>
            <w:szCs w:val="20"/>
            <w:rPrChange w:id="4861" w:author="Steven" w:date="2022-04-18T14:11:00Z">
              <w:rPr/>
            </w:rPrChange>
          </w:rPr>
          <w:t>&lt;/</w:t>
        </w:r>
        <w:proofErr w:type="spellStart"/>
        <w:r w:rsidRPr="00BE5A55">
          <w:rPr>
            <w:szCs w:val="20"/>
            <w:rPrChange w:id="4862" w:author="Steven" w:date="2022-04-18T14:11:00Z">
              <w:rPr/>
            </w:rPrChange>
          </w:rPr>
          <w:t>sprout_radius_multiplier</w:t>
        </w:r>
        <w:proofErr w:type="spellEnd"/>
        <w:r w:rsidRPr="00BE5A55">
          <w:rPr>
            <w:szCs w:val="20"/>
            <w:rPrChange w:id="4863" w:author="Steven" w:date="2022-04-18T14:11:00Z">
              <w:rPr/>
            </w:rPrChange>
          </w:rPr>
          <w:t>&gt;</w:t>
        </w:r>
      </w:ins>
    </w:p>
    <w:p w14:paraId="13B82423" w14:textId="77777777" w:rsidR="00DB5AB7" w:rsidRPr="00BE5A55" w:rsidRDefault="00DB5AB7" w:rsidP="00195D31">
      <w:pPr>
        <w:pStyle w:val="Code0"/>
        <w:rPr>
          <w:ins w:id="4864" w:author="Steven" w:date="2022-03-30T10:57:00Z"/>
          <w:szCs w:val="20"/>
          <w:rPrChange w:id="4865" w:author="Steven" w:date="2022-04-18T14:11:00Z">
            <w:rPr>
              <w:ins w:id="4866" w:author="Steven" w:date="2022-03-30T10:57:00Z"/>
            </w:rPr>
          </w:rPrChange>
        </w:rPr>
        <w:pPrChange w:id="4867" w:author="Steven" w:date="2022-04-18T14:06:00Z">
          <w:pPr>
            <w:pStyle w:val="Code0"/>
          </w:pPr>
        </w:pPrChange>
      </w:pPr>
      <w:ins w:id="4868" w:author="Steven" w:date="2022-03-30T10:57:00Z">
        <w:r w:rsidRPr="00BE5A55">
          <w:rPr>
            <w:szCs w:val="20"/>
            <w:rPrChange w:id="4869" w:author="Steven" w:date="2022-04-18T14:11:00Z">
              <w:rPr/>
            </w:rPrChange>
          </w:rPr>
          <w:t>&lt;/</w:t>
        </w:r>
        <w:proofErr w:type="spellStart"/>
        <w:r w:rsidRPr="00BE5A55">
          <w:rPr>
            <w:szCs w:val="20"/>
            <w:rPrChange w:id="4870" w:author="Steven" w:date="2022-04-18T14:11:00Z">
              <w:rPr/>
            </w:rPrChange>
          </w:rPr>
          <w:t>angio_stress_policy</w:t>
        </w:r>
        <w:proofErr w:type="spellEnd"/>
        <w:r w:rsidRPr="00BE5A55">
          <w:rPr>
            <w:szCs w:val="20"/>
            <w:rPrChange w:id="4871" w:author="Steven" w:date="2022-04-18T14:11:00Z">
              <w:rPr/>
            </w:rPrChange>
          </w:rPr>
          <w:t>&gt;</w:t>
        </w:r>
      </w:ins>
    </w:p>
    <w:p w14:paraId="61E79BA4" w14:textId="7DD812CD" w:rsidR="0033237C" w:rsidRDefault="0033237C" w:rsidP="0033237C">
      <w:pPr>
        <w:pStyle w:val="Heading2"/>
        <w:rPr>
          <w:ins w:id="4872" w:author="Steven" w:date="2022-03-30T11:20:00Z"/>
        </w:rPr>
      </w:pPr>
      <w:bookmarkStart w:id="4873" w:name="_Toc99726149"/>
      <w:ins w:id="4874" w:author="Steven" w:date="2022-03-30T11:20:00Z">
        <w:r>
          <w:t>Segment Velocity Manager</w:t>
        </w:r>
        <w:bookmarkEnd w:id="4873"/>
      </w:ins>
    </w:p>
    <w:p w14:paraId="09CA9F7A" w14:textId="25382506" w:rsidR="0033237C" w:rsidRDefault="0033237C">
      <w:pPr>
        <w:rPr>
          <w:ins w:id="4875" w:author="Steven" w:date="2022-03-30T11:21:00Z"/>
        </w:rPr>
        <w:pPrChange w:id="4876" w:author="Steven" w:date="2022-03-30T11:20:00Z">
          <w:pPr>
            <w:pStyle w:val="Heading2"/>
          </w:pPr>
        </w:pPrChange>
      </w:pPr>
      <w:ins w:id="4877" w:author="Steven" w:date="2022-03-30T11:20:00Z">
        <w:r>
          <w:t xml:space="preserve">The segment velocity manager </w:t>
        </w:r>
      </w:ins>
      <w:ins w:id="4878" w:author="Steven" w:date="2022-03-30T11:21:00Z">
        <w:r>
          <w:t xml:space="preserve">organizes the segment velocity modifiers. The effective segment </w:t>
        </w:r>
      </w:ins>
      <w:ins w:id="4879" w:author="Steven" w:date="2022-03-30T11:50:00Z">
        <w:r w:rsidR="004C5896">
          <w:t xml:space="preserve">growth rate </w:t>
        </w:r>
      </w:ins>
      <w:ins w:id="4880" w:author="Steven" w:date="2022-03-30T11:21:00Z">
        <w:r>
          <w:t xml:space="preserve">is the product of all the segment velocity modifiers. Each modifier is contained within the </w:t>
        </w:r>
        <w:proofErr w:type="gramStart"/>
        <w:r>
          <w:t>segment velocity manager tag</w:t>
        </w:r>
        <w:proofErr w:type="gramEnd"/>
        <w:r>
          <w:t>:</w:t>
        </w:r>
      </w:ins>
    </w:p>
    <w:p w14:paraId="2BA861F3" w14:textId="65B9CCC8" w:rsidR="0033237C" w:rsidRPr="00BE5A55" w:rsidRDefault="0033237C" w:rsidP="00195D31">
      <w:pPr>
        <w:pStyle w:val="Code0"/>
        <w:rPr>
          <w:ins w:id="4881" w:author="Steven" w:date="2022-03-30T11:22:00Z"/>
          <w:szCs w:val="20"/>
          <w:rPrChange w:id="4882" w:author="Steven" w:date="2022-04-18T14:11:00Z">
            <w:rPr>
              <w:ins w:id="4883" w:author="Steven" w:date="2022-03-30T11:22:00Z"/>
            </w:rPr>
          </w:rPrChange>
        </w:rPr>
        <w:pPrChange w:id="4884" w:author="Steven" w:date="2022-04-18T14:06:00Z">
          <w:pPr>
            <w:pStyle w:val="Heading2"/>
          </w:pPr>
        </w:pPrChange>
      </w:pPr>
      <w:ins w:id="4885" w:author="Steven" w:date="2022-03-30T11:22:00Z">
        <w:r w:rsidRPr="00BE5A55">
          <w:rPr>
            <w:szCs w:val="20"/>
            <w:rPrChange w:id="4886" w:author="Steven" w:date="2022-04-18T14:11:00Z">
              <w:rPr/>
            </w:rPrChange>
          </w:rPr>
          <w:t>&lt;velocity manager type=”</w:t>
        </w:r>
        <w:proofErr w:type="spellStart"/>
        <w:r w:rsidRPr="00BE5A55">
          <w:rPr>
            <w:szCs w:val="20"/>
            <w:rPrChange w:id="4887" w:author="Steven" w:date="2022-04-18T14:11:00Z">
              <w:rPr/>
            </w:rPrChange>
          </w:rPr>
          <w:t>segment_growth_velocity_manager</w:t>
        </w:r>
        <w:proofErr w:type="spellEnd"/>
        <w:r w:rsidRPr="00BE5A55">
          <w:rPr>
            <w:szCs w:val="20"/>
            <w:rPrChange w:id="4888" w:author="Steven" w:date="2022-04-18T14:11:00Z">
              <w:rPr/>
            </w:rPrChange>
          </w:rPr>
          <w:t>”&gt;</w:t>
        </w:r>
      </w:ins>
    </w:p>
    <w:p w14:paraId="23F212B0" w14:textId="0A482FE5" w:rsidR="0033237C" w:rsidRPr="00BE5A55" w:rsidRDefault="0033237C" w:rsidP="00195D31">
      <w:pPr>
        <w:pStyle w:val="Code0"/>
        <w:rPr>
          <w:ins w:id="4889" w:author="Steven" w:date="2022-03-30T11:22:00Z"/>
          <w:szCs w:val="20"/>
          <w:rPrChange w:id="4890" w:author="Steven" w:date="2022-04-18T14:11:00Z">
            <w:rPr>
              <w:ins w:id="4891" w:author="Steven" w:date="2022-03-30T11:22:00Z"/>
            </w:rPr>
          </w:rPrChange>
        </w:rPr>
        <w:pPrChange w:id="4892" w:author="Steven" w:date="2022-04-18T14:06:00Z">
          <w:pPr>
            <w:pStyle w:val="Heading2"/>
          </w:pPr>
        </w:pPrChange>
      </w:pPr>
      <w:ins w:id="4893" w:author="Steven" w:date="2022-03-30T11:22:00Z">
        <w:r w:rsidRPr="00BE5A55">
          <w:rPr>
            <w:szCs w:val="20"/>
            <w:rPrChange w:id="4894" w:author="Steven" w:date="2022-04-18T14:11:00Z">
              <w:rPr/>
            </w:rPrChange>
          </w:rPr>
          <w:tab/>
          <w:t>…</w:t>
        </w:r>
      </w:ins>
    </w:p>
    <w:p w14:paraId="0E620C6E" w14:textId="20665DE7" w:rsidR="0033237C" w:rsidRPr="00BE5A55" w:rsidRDefault="0033237C" w:rsidP="00195D31">
      <w:pPr>
        <w:pStyle w:val="Code0"/>
        <w:rPr>
          <w:ins w:id="4895" w:author="Steven" w:date="2022-03-30T11:22:00Z"/>
          <w:szCs w:val="20"/>
          <w:rPrChange w:id="4896" w:author="Steven" w:date="2022-04-18T14:11:00Z">
            <w:rPr>
              <w:ins w:id="4897" w:author="Steven" w:date="2022-03-30T11:22:00Z"/>
            </w:rPr>
          </w:rPrChange>
        </w:rPr>
        <w:pPrChange w:id="4898" w:author="Steven" w:date="2022-04-18T14:06:00Z">
          <w:pPr>
            <w:pStyle w:val="Heading2"/>
          </w:pPr>
        </w:pPrChange>
      </w:pPr>
      <w:ins w:id="4899" w:author="Steven" w:date="2022-03-30T11:22:00Z">
        <w:r w:rsidRPr="00BE5A55">
          <w:rPr>
            <w:szCs w:val="20"/>
            <w:rPrChange w:id="4900" w:author="Steven" w:date="2022-04-18T14:11:00Z">
              <w:rPr/>
            </w:rPrChange>
          </w:rPr>
          <w:t>&lt;/velocity manager&gt;</w:t>
        </w:r>
      </w:ins>
    </w:p>
    <w:p w14:paraId="122D317A" w14:textId="244072BE" w:rsidR="0033237C" w:rsidRDefault="0033237C">
      <w:pPr>
        <w:pStyle w:val="Heading3"/>
        <w:rPr>
          <w:ins w:id="4901" w:author="Steven" w:date="2022-03-30T11:22:00Z"/>
        </w:rPr>
        <w:pPrChange w:id="4902" w:author="Steven" w:date="2022-03-30T11:22:00Z">
          <w:pPr>
            <w:pStyle w:val="Heading2"/>
          </w:pPr>
        </w:pPrChange>
      </w:pPr>
      <w:bookmarkStart w:id="4903" w:name="_Toc99726150"/>
      <w:ins w:id="4904" w:author="Steven" w:date="2022-03-30T11:22:00Z">
        <w:r>
          <w:t xml:space="preserve">Segment Velocity </w:t>
        </w:r>
        <w:proofErr w:type="gramStart"/>
        <w:r>
          <w:t>Over</w:t>
        </w:r>
        <w:proofErr w:type="gramEnd"/>
        <w:r>
          <w:t xml:space="preserve"> Time</w:t>
        </w:r>
        <w:bookmarkEnd w:id="4903"/>
      </w:ins>
    </w:p>
    <w:p w14:paraId="757800B0" w14:textId="483CEDC4" w:rsidR="0033237C" w:rsidRDefault="0033237C">
      <w:pPr>
        <w:rPr>
          <w:ins w:id="4905" w:author="Steven" w:date="2022-03-30T11:22:00Z"/>
        </w:rPr>
        <w:pPrChange w:id="4906" w:author="Steven" w:date="2022-03-30T11:22:00Z">
          <w:pPr>
            <w:pStyle w:val="Heading2"/>
          </w:pPr>
        </w:pPrChange>
      </w:pPr>
      <w:ins w:id="4907" w:author="Steven" w:date="2022-03-30T11:22:00Z">
        <w:r>
          <w:t xml:space="preserve">The segment velocity over time modifier scales the segment </w:t>
        </w:r>
      </w:ins>
      <w:ins w:id="4908" w:author="Steven" w:date="2022-03-30T11:50:00Z">
        <w:r w:rsidR="004C5896">
          <w:t xml:space="preserve">growth rate </w:t>
        </w:r>
      </w:ins>
      <w:ins w:id="4909" w:author="Steven" w:date="2022-03-30T11:22:00Z">
        <w:r>
          <w:t xml:space="preserve">based on a user input </w:t>
        </w:r>
      </w:ins>
      <w:ins w:id="4910" w:author="Steven" w:date="2022-03-30T11:23:00Z">
        <w:r>
          <w:t>value x</w:t>
        </w:r>
      </w:ins>
      <w:ins w:id="4911" w:author="Steven" w:date="2022-03-30T11:22:00Z">
        <w:r>
          <w:t>:</w:t>
        </w:r>
      </w:ins>
    </w:p>
    <w:p w14:paraId="4E7F2FF6" w14:textId="0966E80A" w:rsidR="0033237C" w:rsidRPr="00BE5A55" w:rsidRDefault="0033237C" w:rsidP="00195D31">
      <w:pPr>
        <w:pStyle w:val="Code0"/>
        <w:rPr>
          <w:ins w:id="4912" w:author="Steven" w:date="2022-03-30T11:23:00Z"/>
          <w:szCs w:val="20"/>
          <w:rPrChange w:id="4913" w:author="Steven" w:date="2022-04-18T14:11:00Z">
            <w:rPr>
              <w:ins w:id="4914" w:author="Steven" w:date="2022-03-30T11:23:00Z"/>
            </w:rPr>
          </w:rPrChange>
        </w:rPr>
        <w:pPrChange w:id="4915" w:author="Steven" w:date="2022-04-18T14:06:00Z">
          <w:pPr>
            <w:pStyle w:val="Heading2"/>
          </w:pPr>
        </w:pPrChange>
      </w:pPr>
      <w:ins w:id="4916" w:author="Steven" w:date="2022-03-30T11:23:00Z">
        <w:r w:rsidRPr="00BE5A55">
          <w:rPr>
            <w:szCs w:val="20"/>
            <w:rPrChange w:id="4917" w:author="Steven" w:date="2022-04-18T14:11:00Z">
              <w:rPr/>
            </w:rPrChange>
          </w:rPr>
          <w:t>&lt;</w:t>
        </w:r>
        <w:proofErr w:type="spellStart"/>
        <w:r w:rsidRPr="00BE5A55">
          <w:rPr>
            <w:szCs w:val="20"/>
            <w:rPrChange w:id="4918" w:author="Steven" w:date="2022-04-18T14:11:00Z">
              <w:rPr/>
            </w:rPrChange>
          </w:rPr>
          <w:t>velocity_modifier</w:t>
        </w:r>
        <w:proofErr w:type="spellEnd"/>
        <w:r w:rsidRPr="00BE5A55">
          <w:rPr>
            <w:szCs w:val="20"/>
            <w:rPrChange w:id="4919" w:author="Steven" w:date="2022-04-18T14:11:00Z">
              <w:rPr/>
            </w:rPrChange>
          </w:rPr>
          <w:t xml:space="preserve"> type=”</w:t>
        </w:r>
        <w:proofErr w:type="spellStart"/>
        <w:r w:rsidRPr="00BE5A55">
          <w:rPr>
            <w:szCs w:val="20"/>
            <w:rPrChange w:id="4920" w:author="Steven" w:date="2022-04-18T14:11:00Z">
              <w:rPr/>
            </w:rPrChange>
          </w:rPr>
          <w:t>segment_velocity_modifier</w:t>
        </w:r>
        <w:proofErr w:type="spellEnd"/>
        <w:r w:rsidRPr="00BE5A55">
          <w:rPr>
            <w:szCs w:val="20"/>
            <w:rPrChange w:id="4921" w:author="Steven" w:date="2022-04-18T14:11:00Z">
              <w:rPr/>
            </w:rPrChange>
          </w:rPr>
          <w:t>”&gt;</w:t>
        </w:r>
      </w:ins>
    </w:p>
    <w:p w14:paraId="4BE07BEF" w14:textId="5129D197" w:rsidR="0033237C" w:rsidRPr="00BE5A55" w:rsidRDefault="0033237C" w:rsidP="00195D31">
      <w:pPr>
        <w:pStyle w:val="Code0"/>
        <w:rPr>
          <w:ins w:id="4922" w:author="Steven" w:date="2022-03-30T11:23:00Z"/>
          <w:szCs w:val="20"/>
          <w:rPrChange w:id="4923" w:author="Steven" w:date="2022-04-18T14:11:00Z">
            <w:rPr>
              <w:ins w:id="4924" w:author="Steven" w:date="2022-03-30T11:23:00Z"/>
            </w:rPr>
          </w:rPrChange>
        </w:rPr>
        <w:pPrChange w:id="4925" w:author="Steven" w:date="2022-04-18T14:06:00Z">
          <w:pPr>
            <w:pStyle w:val="Heading2"/>
          </w:pPr>
        </w:pPrChange>
      </w:pPr>
      <w:ins w:id="4926" w:author="Steven" w:date="2022-03-30T11:23:00Z">
        <w:r w:rsidRPr="00BE5A55">
          <w:rPr>
            <w:szCs w:val="20"/>
            <w:rPrChange w:id="4927" w:author="Steven" w:date="2022-04-18T14:11:00Z">
              <w:rPr/>
            </w:rPrChange>
          </w:rPr>
          <w:tab/>
          <w:t>&lt;</w:t>
        </w:r>
        <w:proofErr w:type="spellStart"/>
        <w:r w:rsidRPr="00BE5A55">
          <w:rPr>
            <w:szCs w:val="20"/>
            <w:rPrChange w:id="4928" w:author="Steven" w:date="2022-04-18T14:11:00Z">
              <w:rPr/>
            </w:rPrChange>
          </w:rPr>
          <w:t>segment_velocity_over_time</w:t>
        </w:r>
        <w:proofErr w:type="spellEnd"/>
        <w:r w:rsidRPr="00BE5A55">
          <w:rPr>
            <w:szCs w:val="20"/>
            <w:rPrChange w:id="4929" w:author="Steven" w:date="2022-04-18T14:11:00Z">
              <w:rPr/>
            </w:rPrChange>
          </w:rPr>
          <w:t>&gt;x&lt;/</w:t>
        </w:r>
        <w:proofErr w:type="spellStart"/>
        <w:r w:rsidRPr="00BE5A55">
          <w:rPr>
            <w:szCs w:val="20"/>
            <w:rPrChange w:id="4930" w:author="Steven" w:date="2022-04-18T14:11:00Z">
              <w:rPr/>
            </w:rPrChange>
          </w:rPr>
          <w:t>segment_velocity_modifier</w:t>
        </w:r>
        <w:proofErr w:type="spellEnd"/>
        <w:r w:rsidRPr="00BE5A55">
          <w:rPr>
            <w:szCs w:val="20"/>
            <w:rPrChange w:id="4931" w:author="Steven" w:date="2022-04-18T14:11:00Z">
              <w:rPr/>
            </w:rPrChange>
          </w:rPr>
          <w:t>&gt;</w:t>
        </w:r>
      </w:ins>
    </w:p>
    <w:p w14:paraId="4C5A7C13" w14:textId="22D9546B" w:rsidR="0033237C" w:rsidRPr="00BE5A55" w:rsidRDefault="0033237C" w:rsidP="00195D31">
      <w:pPr>
        <w:pStyle w:val="Code0"/>
        <w:rPr>
          <w:ins w:id="4932" w:author="Steven" w:date="2022-03-30T11:23:00Z"/>
          <w:szCs w:val="20"/>
          <w:rPrChange w:id="4933" w:author="Steven" w:date="2022-04-18T14:11:00Z">
            <w:rPr>
              <w:ins w:id="4934" w:author="Steven" w:date="2022-03-30T11:23:00Z"/>
            </w:rPr>
          </w:rPrChange>
        </w:rPr>
        <w:pPrChange w:id="4935" w:author="Steven" w:date="2022-04-18T14:06:00Z">
          <w:pPr>
            <w:pStyle w:val="Heading2"/>
          </w:pPr>
        </w:pPrChange>
      </w:pPr>
      <w:ins w:id="4936" w:author="Steven" w:date="2022-03-30T11:23:00Z">
        <w:r w:rsidRPr="00BE5A55">
          <w:rPr>
            <w:szCs w:val="20"/>
            <w:rPrChange w:id="4937" w:author="Steven" w:date="2022-04-18T14:11:00Z">
              <w:rPr/>
            </w:rPrChange>
          </w:rPr>
          <w:t>&lt;/</w:t>
        </w:r>
        <w:proofErr w:type="spellStart"/>
        <w:r w:rsidRPr="00BE5A55">
          <w:rPr>
            <w:szCs w:val="20"/>
            <w:rPrChange w:id="4938" w:author="Steven" w:date="2022-04-18T14:11:00Z">
              <w:rPr/>
            </w:rPrChange>
          </w:rPr>
          <w:t>velocity_modifier</w:t>
        </w:r>
        <w:proofErr w:type="spellEnd"/>
        <w:r w:rsidRPr="00BE5A55">
          <w:rPr>
            <w:szCs w:val="20"/>
            <w:rPrChange w:id="4939" w:author="Steven" w:date="2022-04-18T14:11:00Z">
              <w:rPr/>
            </w:rPrChange>
          </w:rPr>
          <w:t>&gt;</w:t>
        </w:r>
      </w:ins>
    </w:p>
    <w:p w14:paraId="06884D2A" w14:textId="63FA5D6A" w:rsidR="0033237C" w:rsidRDefault="0033237C">
      <w:pPr>
        <w:pStyle w:val="Heading3"/>
        <w:rPr>
          <w:ins w:id="4940" w:author="Steven" w:date="2022-03-30T11:24:00Z"/>
        </w:rPr>
        <w:pPrChange w:id="4941" w:author="Steven" w:date="2022-03-30T11:23:00Z">
          <w:pPr>
            <w:pStyle w:val="Heading2"/>
          </w:pPr>
        </w:pPrChange>
      </w:pPr>
      <w:bookmarkStart w:id="4942" w:name="_Toc99726151"/>
      <w:ins w:id="4943" w:author="Steven" w:date="2022-03-30T11:24:00Z">
        <w:r>
          <w:t>Segment Velocity Density Scale Modifier</w:t>
        </w:r>
        <w:bookmarkEnd w:id="4942"/>
      </w:ins>
    </w:p>
    <w:p w14:paraId="13544558" w14:textId="7452B809" w:rsidR="0033237C" w:rsidRDefault="0033237C">
      <w:pPr>
        <w:rPr>
          <w:ins w:id="4944" w:author="Steven" w:date="2022-03-30T11:27:00Z"/>
        </w:rPr>
        <w:pPrChange w:id="4945" w:author="Steven" w:date="2022-03-30T11:24:00Z">
          <w:pPr>
            <w:pStyle w:val="Heading2"/>
          </w:pPr>
        </w:pPrChange>
      </w:pPr>
      <w:ins w:id="4946" w:author="Steven" w:date="2022-03-30T11:24:00Z">
        <w:r>
          <w:t xml:space="preserve">The </w:t>
        </w:r>
        <w:proofErr w:type="gramStart"/>
        <w:r>
          <w:t>segment velocity density scale modifier</w:t>
        </w:r>
        <w:proofErr w:type="gramEnd"/>
        <w:r>
          <w:t xml:space="preserve"> scales the segment </w:t>
        </w:r>
      </w:ins>
      <w:ins w:id="4947" w:author="Steven" w:date="2022-03-30T11:49:00Z">
        <w:r w:rsidR="004C5896">
          <w:t xml:space="preserve">growth rate </w:t>
        </w:r>
      </w:ins>
      <w:ins w:id="4948" w:author="Steven" w:date="2022-03-30T11:30:00Z">
        <w:r w:rsidR="00342210">
          <w:t xml:space="preserve">by </w:t>
        </w:r>
      </w:ins>
      <w:ins w:id="4949" w:author="Steven" w:date="2022-03-30T11:31:00Z">
        <w:r w:rsidR="00342210" w:rsidRPr="00342210">
          <w:rPr>
            <w:i/>
            <w:rPrChange w:id="4950" w:author="Steven" w:date="2022-03-30T11:31:00Z">
              <w:rPr/>
            </w:rPrChange>
          </w:rPr>
          <w:t>ν</w:t>
        </w:r>
        <w:r w:rsidR="00342210">
          <w:t>(</w:t>
        </w:r>
        <w:r w:rsidR="00342210" w:rsidRPr="00342210">
          <w:rPr>
            <w:b/>
            <w:i/>
            <w:rPrChange w:id="4951" w:author="Steven" w:date="2022-03-30T11:31:00Z">
              <w:rPr/>
            </w:rPrChange>
          </w:rPr>
          <w:t>x</w:t>
        </w:r>
        <w:r w:rsidR="00342210">
          <w:t>)</w:t>
        </w:r>
      </w:ins>
      <w:ins w:id="4952" w:author="Steven" w:date="2022-03-30T11:30:00Z">
        <w:r w:rsidR="00342210">
          <w:t xml:space="preserve"> </w:t>
        </w:r>
      </w:ins>
      <w:ins w:id="4953" w:author="Steven" w:date="2022-03-30T11:31:00Z">
        <w:r w:rsidR="00342210">
          <w:t xml:space="preserve">which is </w:t>
        </w:r>
      </w:ins>
      <w:ins w:id="4954" w:author="Steven" w:date="2022-03-30T11:24:00Z">
        <w:r>
          <w:t xml:space="preserve">based on the local matrix density. The scale is defined </w:t>
        </w:r>
      </w:ins>
      <w:ins w:id="4955" w:author="Steven" w:date="2022-03-30T11:28:00Z">
        <w:r w:rsidR="00342210">
          <w:t xml:space="preserve">previously </w:t>
        </w:r>
      </w:ins>
      <w:r w:rsidR="00342210">
        <w:fldChar w:fldCharType="begin"/>
      </w:r>
      <w:r w:rsidR="00342210">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rsidR="00342210">
        <w:fldChar w:fldCharType="separate"/>
      </w:r>
      <w:r w:rsidR="00342210">
        <w:rPr>
          <w:noProof/>
        </w:rPr>
        <w:t>[</w:t>
      </w:r>
      <w:r w:rsidR="00342210">
        <w:rPr>
          <w:noProof/>
        </w:rPr>
        <w:fldChar w:fldCharType="begin"/>
      </w:r>
      <w:r w:rsidR="00342210">
        <w:rPr>
          <w:noProof/>
        </w:rPr>
        <w:instrText xml:space="preserve"> HYPERLINK \l "_ENREF_4" \o "Edgar, 2015 #22" </w:instrText>
      </w:r>
      <w:r w:rsidR="00342210">
        <w:rPr>
          <w:noProof/>
        </w:rPr>
        <w:fldChar w:fldCharType="separate"/>
      </w:r>
      <w:r w:rsidR="00342210">
        <w:rPr>
          <w:noProof/>
        </w:rPr>
        <w:t>4</w:t>
      </w:r>
      <w:r w:rsidR="00342210">
        <w:rPr>
          <w:noProof/>
        </w:rPr>
        <w:fldChar w:fldCharType="end"/>
      </w:r>
      <w:r w:rsidR="00342210">
        <w:rPr>
          <w:noProof/>
        </w:rPr>
        <w:t>]</w:t>
      </w:r>
      <w:r w:rsidR="00342210">
        <w:fldChar w:fldCharType="end"/>
      </w:r>
      <w:ins w:id="4956" w:author="Steven" w:date="2022-03-30T11:28:00Z">
        <w:r w:rsidR="00342210">
          <w:t xml:space="preserve"> </w:t>
        </w:r>
      </w:ins>
      <w:ins w:id="4957" w:author="Steven" w:date="2022-03-30T11:24:00Z">
        <w:r>
          <w:t xml:space="preserve">as </w:t>
        </w:r>
      </w:ins>
    </w:p>
    <w:p w14:paraId="5000ECA5" w14:textId="77777777" w:rsidR="0033237C" w:rsidRDefault="0033237C">
      <w:pPr>
        <w:rPr>
          <w:ins w:id="4958" w:author="Steven" w:date="2022-03-30T11:24:00Z"/>
        </w:rPr>
        <w:pPrChange w:id="4959" w:author="Steven" w:date="2022-03-30T11:24:00Z">
          <w:pPr>
            <w:pStyle w:val="Heading2"/>
          </w:pPr>
        </w:pPrChange>
      </w:pPr>
    </w:p>
    <w:p w14:paraId="06EFE65D" w14:textId="47130184" w:rsidR="0033237C" w:rsidRDefault="0033237C">
      <w:pPr>
        <w:pStyle w:val="MTDisplayEquation"/>
        <w:rPr>
          <w:ins w:id="4960" w:author="Steven" w:date="2022-03-30T11:27:00Z"/>
        </w:rPr>
        <w:pPrChange w:id="4961" w:author="Steven" w:date="2022-03-30T11:26:00Z">
          <w:pPr>
            <w:pStyle w:val="Heading2"/>
          </w:pPr>
        </w:pPrChange>
      </w:pPr>
      <w:ins w:id="4962" w:author="Steven" w:date="2022-03-30T11:26:00Z">
        <w:r>
          <w:tab/>
        </w:r>
      </w:ins>
      <w:ins w:id="4963" w:author="Steven" w:date="2022-03-30T11:26:00Z">
        <w:r w:rsidRPr="0033237C">
          <w:rPr>
            <w:position w:val="-10"/>
            <w:rPrChange w:id="4964" w:author="Steven" w:date="2022-03-30T11:27:00Z">
              <w:rPr>
                <w:position w:val="-10"/>
              </w:rPr>
            </w:rPrChange>
          </w:rPr>
          <w:object w:dxaOrig="1780" w:dyaOrig="360" w14:anchorId="753201F7">
            <v:shape id="_x0000_i5215" type="#_x0000_t75" style="width:89pt;height:18pt" o:ole="">
              <v:imagedata r:id="rId34" o:title=""/>
            </v:shape>
            <o:OLEObject Type="Embed" ProgID="Equation.DSMT4" ShapeID="_x0000_i5215" DrawAspect="Content" ObjectID="_1711801304" r:id="rId35"/>
          </w:object>
        </w:r>
      </w:ins>
      <w:ins w:id="4965" w:author="Steven" w:date="2022-03-30T11:27:00Z">
        <w:r>
          <w:t>.</w:t>
        </w:r>
      </w:ins>
      <w:ins w:id="4966" w:author="Steven" w:date="2022-03-30T11:26: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4967" w:author="Steven" w:date="2022-04-01T17:21:00Z">
        <w:r w:rsidR="007C576C">
          <w:rPr>
            <w:noProof/>
          </w:rPr>
          <w:instrText>4</w:instrText>
        </w:r>
      </w:ins>
      <w:ins w:id="4968" w:author="Steven" w:date="2022-03-30T11:26:00Z">
        <w:r>
          <w:fldChar w:fldCharType="end"/>
        </w:r>
        <w:r>
          <w:instrText>.</w:instrText>
        </w:r>
        <w:r>
          <w:fldChar w:fldCharType="begin"/>
        </w:r>
        <w:r>
          <w:instrText xml:space="preserve"> SEQ MTEqn \c \* Arabic \* MERGEFORMAT </w:instrText>
        </w:r>
      </w:ins>
      <w:r>
        <w:fldChar w:fldCharType="separate"/>
      </w:r>
      <w:ins w:id="4969" w:author="Steven" w:date="2022-04-01T17:21:00Z">
        <w:r w:rsidR="007C576C">
          <w:rPr>
            <w:noProof/>
          </w:rPr>
          <w:instrText>7</w:instrText>
        </w:r>
      </w:ins>
      <w:ins w:id="4970" w:author="Steven" w:date="2022-03-30T11:26:00Z">
        <w:r>
          <w:fldChar w:fldCharType="end"/>
        </w:r>
        <w:r>
          <w:instrText>)</w:instrText>
        </w:r>
        <w:r>
          <w:fldChar w:fldCharType="end"/>
        </w:r>
      </w:ins>
    </w:p>
    <w:p w14:paraId="2FF71178" w14:textId="10D69990" w:rsidR="0033237C" w:rsidRDefault="0033237C">
      <w:pPr>
        <w:rPr>
          <w:ins w:id="4971" w:author="Steven" w:date="2022-03-30T11:30:00Z"/>
        </w:rPr>
        <w:pPrChange w:id="4972" w:author="Steven" w:date="2022-03-30T11:27:00Z">
          <w:pPr>
            <w:pStyle w:val="Heading2"/>
          </w:pPr>
        </w:pPrChange>
      </w:pPr>
    </w:p>
    <w:p w14:paraId="3ADE108D" w14:textId="6CE8F1DE" w:rsidR="00342210" w:rsidRPr="003D645F" w:rsidRDefault="00342210">
      <w:pPr>
        <w:rPr>
          <w:ins w:id="4973" w:author="Steven" w:date="2022-03-30T11:28:00Z"/>
        </w:rPr>
        <w:pPrChange w:id="4974" w:author="Steven" w:date="2022-03-30T11:27:00Z">
          <w:pPr>
            <w:pStyle w:val="Heading2"/>
          </w:pPr>
        </w:pPrChange>
      </w:pPr>
      <w:ins w:id="4975" w:author="Steven" w:date="2022-03-30T11:30:00Z">
        <w:r>
          <w:t xml:space="preserve">Here, </w:t>
        </w:r>
        <w:r>
          <w:rPr>
            <w:i/>
          </w:rPr>
          <w:t>ρ</w:t>
        </w:r>
        <w:r>
          <w:t>(</w:t>
        </w:r>
        <w:r>
          <w:rPr>
            <w:b/>
            <w:i/>
          </w:rPr>
          <w:t>x</w:t>
        </w:r>
        <w:r>
          <w:t>) is the local matrix density in mg/mL.</w:t>
        </w:r>
      </w:ins>
      <w:ins w:id="4976" w:author="Steven" w:date="2022-03-30T11:32:00Z">
        <w:r>
          <w:t xml:space="preserve"> This modifier requires that the interpolation property be specified.</w:t>
        </w:r>
      </w:ins>
    </w:p>
    <w:p w14:paraId="00EF99EC" w14:textId="2F1E58FC" w:rsidR="00342210" w:rsidRPr="00BE5A55" w:rsidRDefault="00342210" w:rsidP="00195D31">
      <w:pPr>
        <w:pStyle w:val="Code0"/>
        <w:rPr>
          <w:ins w:id="4977" w:author="Steven" w:date="2022-03-30T11:29:00Z"/>
          <w:szCs w:val="20"/>
          <w:rPrChange w:id="4978" w:author="Steven" w:date="2022-04-18T14:11:00Z">
            <w:rPr>
              <w:ins w:id="4979" w:author="Steven" w:date="2022-03-30T11:29:00Z"/>
            </w:rPr>
          </w:rPrChange>
        </w:rPr>
        <w:pPrChange w:id="4980" w:author="Steven" w:date="2022-04-18T14:06:00Z">
          <w:pPr>
            <w:pStyle w:val="Heading2"/>
          </w:pPr>
        </w:pPrChange>
      </w:pPr>
      <w:ins w:id="4981" w:author="Steven" w:date="2022-03-30T11:29:00Z">
        <w:r w:rsidRPr="00BE5A55">
          <w:rPr>
            <w:szCs w:val="20"/>
            <w:rPrChange w:id="4982" w:author="Steven" w:date="2022-04-18T14:11:00Z">
              <w:rPr/>
            </w:rPrChange>
          </w:rPr>
          <w:t>&lt;</w:t>
        </w:r>
        <w:proofErr w:type="spellStart"/>
        <w:r w:rsidRPr="00BE5A55">
          <w:rPr>
            <w:szCs w:val="20"/>
            <w:rPrChange w:id="4983" w:author="Steven" w:date="2022-04-18T14:11:00Z">
              <w:rPr/>
            </w:rPrChange>
          </w:rPr>
          <w:t>velocity_modifier</w:t>
        </w:r>
        <w:proofErr w:type="spellEnd"/>
        <w:r w:rsidRPr="00BE5A55">
          <w:rPr>
            <w:szCs w:val="20"/>
            <w:rPrChange w:id="4984" w:author="Steven" w:date="2022-04-18T14:11:00Z">
              <w:rPr/>
            </w:rPrChange>
          </w:rPr>
          <w:t xml:space="preserve"> type=”</w:t>
        </w:r>
        <w:proofErr w:type="spellStart"/>
        <w:r w:rsidRPr="00BE5A55">
          <w:rPr>
            <w:szCs w:val="20"/>
            <w:rPrChange w:id="4985" w:author="Steven" w:date="2022-04-18T14:11:00Z">
              <w:rPr/>
            </w:rPrChange>
          </w:rPr>
          <w:t>segment_velocity_density_scale_modifier</w:t>
        </w:r>
        <w:proofErr w:type="spellEnd"/>
        <w:r w:rsidRPr="00BE5A55">
          <w:rPr>
            <w:szCs w:val="20"/>
            <w:rPrChange w:id="4986" w:author="Steven" w:date="2022-04-18T14:11:00Z">
              <w:rPr/>
            </w:rPrChange>
          </w:rPr>
          <w:t>”&gt;</w:t>
        </w:r>
      </w:ins>
    </w:p>
    <w:p w14:paraId="0C733A62" w14:textId="2BADA2AF" w:rsidR="00342210" w:rsidRPr="00BE5A55" w:rsidRDefault="00342210" w:rsidP="00195D31">
      <w:pPr>
        <w:pStyle w:val="Code0"/>
        <w:rPr>
          <w:ins w:id="4987" w:author="Steven" w:date="2022-03-30T11:32:00Z"/>
          <w:szCs w:val="20"/>
          <w:rPrChange w:id="4988" w:author="Steven" w:date="2022-04-18T14:11:00Z">
            <w:rPr>
              <w:ins w:id="4989" w:author="Steven" w:date="2022-03-30T11:32:00Z"/>
            </w:rPr>
          </w:rPrChange>
        </w:rPr>
        <w:pPrChange w:id="4990" w:author="Steven" w:date="2022-04-18T14:06:00Z">
          <w:pPr>
            <w:pStyle w:val="Heading2"/>
          </w:pPr>
        </w:pPrChange>
      </w:pPr>
      <w:ins w:id="4991" w:author="Steven" w:date="2022-03-30T11:32:00Z">
        <w:r w:rsidRPr="00BE5A55">
          <w:rPr>
            <w:szCs w:val="20"/>
            <w:rPrChange w:id="4992" w:author="Steven" w:date="2022-04-18T14:11:00Z">
              <w:rPr/>
            </w:rPrChange>
          </w:rPr>
          <w:tab/>
          <w:t>&lt;</w:t>
        </w:r>
        <w:proofErr w:type="spellStart"/>
        <w:r w:rsidRPr="00BE5A55">
          <w:rPr>
            <w:szCs w:val="20"/>
            <w:rPrChange w:id="4993" w:author="Steven" w:date="2022-04-18T14:11:00Z">
              <w:rPr/>
            </w:rPrChange>
          </w:rPr>
          <w:t>interpolation_prop</w:t>
        </w:r>
        <w:proofErr w:type="spellEnd"/>
        <w:r w:rsidRPr="00BE5A55">
          <w:rPr>
            <w:szCs w:val="20"/>
            <w:rPrChange w:id="4994" w:author="Steven" w:date="2022-04-18T14:11:00Z">
              <w:rPr/>
            </w:rPrChange>
          </w:rPr>
          <w:t xml:space="preserve"> type=”</w:t>
        </w:r>
        <w:proofErr w:type="spellStart"/>
        <w:r w:rsidRPr="00BE5A55">
          <w:rPr>
            <w:szCs w:val="20"/>
            <w:rPrChange w:id="4995" w:author="Steven" w:date="2022-04-18T14:11:00Z">
              <w:rPr/>
            </w:rPrChange>
          </w:rPr>
          <w:t>per_element_vi</w:t>
        </w:r>
        <w:proofErr w:type="spellEnd"/>
        <w:r w:rsidRPr="00BE5A55">
          <w:rPr>
            <w:szCs w:val="20"/>
            <w:rPrChange w:id="4996" w:author="Steven" w:date="2022-04-18T14:11:00Z">
              <w:rPr/>
            </w:rPrChange>
          </w:rPr>
          <w:t>”&gt;&lt;/</w:t>
        </w:r>
        <w:proofErr w:type="spellStart"/>
        <w:r w:rsidRPr="00BE5A55">
          <w:rPr>
            <w:szCs w:val="20"/>
            <w:rPrChange w:id="4997" w:author="Steven" w:date="2022-04-18T14:11:00Z">
              <w:rPr/>
            </w:rPrChange>
          </w:rPr>
          <w:t>interpolation_prop</w:t>
        </w:r>
        <w:proofErr w:type="spellEnd"/>
        <w:r w:rsidRPr="00BE5A55">
          <w:rPr>
            <w:szCs w:val="20"/>
            <w:rPrChange w:id="4998" w:author="Steven" w:date="2022-04-18T14:11:00Z">
              <w:rPr/>
            </w:rPrChange>
          </w:rPr>
          <w:t>&gt;</w:t>
        </w:r>
      </w:ins>
    </w:p>
    <w:p w14:paraId="3A487AB6" w14:textId="3F242FCC" w:rsidR="00342210" w:rsidRPr="00BE5A55" w:rsidRDefault="00342210" w:rsidP="00195D31">
      <w:pPr>
        <w:pStyle w:val="Code0"/>
        <w:rPr>
          <w:ins w:id="4999" w:author="Steven" w:date="2022-03-30T11:33:00Z"/>
          <w:szCs w:val="20"/>
          <w:rPrChange w:id="5000" w:author="Steven" w:date="2022-04-18T14:11:00Z">
            <w:rPr>
              <w:ins w:id="5001" w:author="Steven" w:date="2022-03-30T11:33:00Z"/>
            </w:rPr>
          </w:rPrChange>
        </w:rPr>
        <w:pPrChange w:id="5002" w:author="Steven" w:date="2022-04-18T14:06:00Z">
          <w:pPr>
            <w:pStyle w:val="Heading2"/>
          </w:pPr>
        </w:pPrChange>
      </w:pPr>
      <w:ins w:id="5003" w:author="Steven" w:date="2022-03-30T11:29:00Z">
        <w:r w:rsidRPr="00BE5A55">
          <w:rPr>
            <w:szCs w:val="20"/>
            <w:rPrChange w:id="5004" w:author="Steven" w:date="2022-04-18T14:11:00Z">
              <w:rPr/>
            </w:rPrChange>
          </w:rPr>
          <w:tab/>
        </w:r>
      </w:ins>
      <w:ins w:id="5005" w:author="Steven" w:date="2022-03-30T11:31:00Z">
        <w:r w:rsidRPr="00BE5A55">
          <w:rPr>
            <w:szCs w:val="20"/>
            <w:rPrChange w:id="5006" w:author="Steven" w:date="2022-04-18T14:11:00Z">
              <w:rPr/>
            </w:rPrChange>
          </w:rPr>
          <w:t>&lt;</w:t>
        </w:r>
        <w:proofErr w:type="spellStart"/>
        <w:r w:rsidRPr="00BE5A55">
          <w:rPr>
            <w:szCs w:val="20"/>
            <w:rPrChange w:id="5007" w:author="Steven" w:date="2022-04-18T14:11:00Z">
              <w:rPr/>
            </w:rPrChange>
          </w:rPr>
          <w:t>density_scale_factor</w:t>
        </w:r>
        <w:proofErr w:type="spellEnd"/>
        <w:r w:rsidRPr="00BE5A55">
          <w:rPr>
            <w:szCs w:val="20"/>
            <w:rPrChange w:id="5008" w:author="Steven" w:date="2022-04-18T14:11:00Z">
              <w:rPr/>
            </w:rPrChange>
          </w:rPr>
          <w:t>&gt;</w:t>
        </w:r>
      </w:ins>
      <w:proofErr w:type="spellStart"/>
      <w:ins w:id="5009" w:author="Steven" w:date="2022-03-30T11:33:00Z">
        <w:r w:rsidRPr="00BE5A55">
          <w:rPr>
            <w:szCs w:val="20"/>
            <w:rPrChange w:id="5010" w:author="Steven" w:date="2022-04-18T14:11:00Z">
              <w:rPr/>
            </w:rPrChange>
          </w:rPr>
          <w:t>a</w:t>
        </w:r>
        <w:proofErr w:type="gramStart"/>
        <w:r w:rsidRPr="00BE5A55">
          <w:rPr>
            <w:szCs w:val="20"/>
            <w:rPrChange w:id="5011" w:author="Steven" w:date="2022-04-18T14:11:00Z">
              <w:rPr/>
            </w:rPrChange>
          </w:rPr>
          <w:t>,b,c</w:t>
        </w:r>
        <w:proofErr w:type="spellEnd"/>
        <w:proofErr w:type="gramEnd"/>
        <w:r w:rsidRPr="00BE5A55">
          <w:rPr>
            <w:szCs w:val="20"/>
            <w:rPrChange w:id="5012" w:author="Steven" w:date="2022-04-18T14:11:00Z">
              <w:rPr/>
            </w:rPrChange>
          </w:rPr>
          <w:t>&lt;/</w:t>
        </w:r>
        <w:proofErr w:type="spellStart"/>
        <w:r w:rsidRPr="00BE5A55">
          <w:rPr>
            <w:szCs w:val="20"/>
            <w:rPrChange w:id="5013" w:author="Steven" w:date="2022-04-18T14:11:00Z">
              <w:rPr/>
            </w:rPrChange>
          </w:rPr>
          <w:t>density_scale_factor</w:t>
        </w:r>
        <w:proofErr w:type="spellEnd"/>
        <w:r w:rsidRPr="00BE5A55">
          <w:rPr>
            <w:szCs w:val="20"/>
            <w:rPrChange w:id="5014" w:author="Steven" w:date="2022-04-18T14:11:00Z">
              <w:rPr/>
            </w:rPrChange>
          </w:rPr>
          <w:t>&gt;</w:t>
        </w:r>
      </w:ins>
    </w:p>
    <w:p w14:paraId="6A4A7A00" w14:textId="425B7F61" w:rsidR="00342210" w:rsidRPr="00BE5A55" w:rsidRDefault="00342210" w:rsidP="00195D31">
      <w:pPr>
        <w:pStyle w:val="Code0"/>
        <w:rPr>
          <w:ins w:id="5015" w:author="Steven" w:date="2022-03-30T11:34:00Z"/>
          <w:szCs w:val="20"/>
          <w:rPrChange w:id="5016" w:author="Steven" w:date="2022-04-18T14:11:00Z">
            <w:rPr>
              <w:ins w:id="5017" w:author="Steven" w:date="2022-03-30T11:34:00Z"/>
            </w:rPr>
          </w:rPrChange>
        </w:rPr>
        <w:pPrChange w:id="5018" w:author="Steven" w:date="2022-04-18T14:06:00Z">
          <w:pPr>
            <w:pStyle w:val="Heading2"/>
          </w:pPr>
        </w:pPrChange>
      </w:pPr>
      <w:ins w:id="5019" w:author="Steven" w:date="2022-03-30T11:33:00Z">
        <w:r w:rsidRPr="00BE5A55">
          <w:rPr>
            <w:szCs w:val="20"/>
            <w:rPrChange w:id="5020" w:author="Steven" w:date="2022-04-18T14:11:00Z">
              <w:rPr/>
            </w:rPrChange>
          </w:rPr>
          <w:t>&lt;/</w:t>
        </w:r>
        <w:proofErr w:type="spellStart"/>
        <w:r w:rsidRPr="00BE5A55">
          <w:rPr>
            <w:szCs w:val="20"/>
            <w:rPrChange w:id="5021" w:author="Steven" w:date="2022-04-18T14:11:00Z">
              <w:rPr/>
            </w:rPrChange>
          </w:rPr>
          <w:t>velocity_modifier</w:t>
        </w:r>
        <w:proofErr w:type="spellEnd"/>
        <w:r w:rsidRPr="00BE5A55">
          <w:rPr>
            <w:szCs w:val="20"/>
            <w:rPrChange w:id="5022" w:author="Steven" w:date="2022-04-18T14:11:00Z">
              <w:rPr/>
            </w:rPrChange>
          </w:rPr>
          <w:t>&gt;</w:t>
        </w:r>
      </w:ins>
    </w:p>
    <w:p w14:paraId="4B3292F7" w14:textId="220D55D5" w:rsidR="003D645F" w:rsidRDefault="003D645F">
      <w:pPr>
        <w:pStyle w:val="Heading3"/>
        <w:rPr>
          <w:ins w:id="5023" w:author="Steven" w:date="2022-03-30T11:34:00Z"/>
        </w:rPr>
        <w:pPrChange w:id="5024" w:author="Steven" w:date="2022-03-30T11:34:00Z">
          <w:pPr>
            <w:pStyle w:val="Heading2"/>
          </w:pPr>
        </w:pPrChange>
      </w:pPr>
      <w:bookmarkStart w:id="5025" w:name="_Toc99726152"/>
      <w:ins w:id="5026" w:author="Steven" w:date="2022-03-30T11:34:00Z">
        <w:r>
          <w:lastRenderedPageBreak/>
          <w:t>Segment Velocity Referential Density Scale Modifier</w:t>
        </w:r>
        <w:bookmarkEnd w:id="5025"/>
      </w:ins>
    </w:p>
    <w:p w14:paraId="61FC1213" w14:textId="3F2E1100" w:rsidR="003D645F" w:rsidRDefault="003D645F" w:rsidP="003D645F">
      <w:pPr>
        <w:rPr>
          <w:ins w:id="5027" w:author="Steven" w:date="2022-03-30T11:34:00Z"/>
        </w:rPr>
      </w:pPr>
      <w:ins w:id="5028" w:author="Steven" w:date="2022-03-30T11:34:00Z">
        <w:r>
          <w:t xml:space="preserve">The segment velocity referential density scale modifier scales the segment </w:t>
        </w:r>
      </w:ins>
      <w:ins w:id="5029" w:author="Steven" w:date="2022-03-30T11:49:00Z">
        <w:r w:rsidR="004C5896">
          <w:t xml:space="preserve">growth rate </w:t>
        </w:r>
      </w:ins>
      <w:ins w:id="5030" w:author="Steven" w:date="2022-03-30T11:34:00Z">
        <w:r>
          <w:t xml:space="preserve">by </w:t>
        </w:r>
        <w:r w:rsidRPr="007F1434">
          <w:rPr>
            <w:i/>
          </w:rPr>
          <w:t>ν</w:t>
        </w:r>
        <w:r>
          <w:t>(</w:t>
        </w:r>
        <w:r w:rsidRPr="007F1434">
          <w:rPr>
            <w:b/>
            <w:i/>
          </w:rPr>
          <w:t>x</w:t>
        </w:r>
        <w:r>
          <w:t xml:space="preserve">) which is based on the local initial matrix density. The scale is defined previously </w:t>
        </w:r>
        <w:r>
          <w:fldChar w:fldCharType="begin"/>
        </w:r>
        <w:r>
          <w:instrText xml:space="preserve"> ADDIN EN.CITE &lt;EndNote&gt;&lt;Cite&gt;&lt;Author&gt;Edgar&lt;/Author&gt;&lt;Year&gt;2015&lt;/Year&gt;&lt;RecNum&gt;22&lt;/RecNum&gt;&lt;DisplayText&gt;[4]&lt;/DisplayText&gt;&lt;record&gt;&lt;rec-number&gt;22&lt;/rec-number&gt;&lt;foreign-keys&gt;&lt;key app="EN" db-id="z9wadtz0je5vxoext57p9tsbs0eed2vastf0" timestamp="1643131829"&gt;22&lt;/key&gt;&lt;/foreign-keys&gt;&lt;ref-type name="Journal Article"&gt;17&lt;/ref-type&gt;&lt;contributors&gt;&lt;authors&gt;&lt;author&gt;Edgar, L. T.&lt;/author&gt;&lt;author&gt;Hoying, J. B.&lt;/author&gt;&lt;author&gt;Weiss, J. A.&lt;/author&gt;&lt;/authors&gt;&lt;/contributors&gt;&lt;auth-address&gt;Department of Bioengineering and Scientific Computing and Imaging Institute, University of Utah, 72 South Central Campus Drive, Rm 2646, Salt Lake City, UT, 84112, USA.&lt;/auth-address&gt;&lt;titles&gt;&lt;title&gt;In Silico Investigation of Angiogenesis with Growth and Stress Generation Coupled to Local Extracellular Matrix Density&lt;/title&gt;&lt;secondary-title&gt;Ann Biomed Eng&lt;/secondary-title&gt;&lt;/titles&gt;&lt;periodical&gt;&lt;full-title&gt;Ann Biomed Eng&lt;/full-title&gt;&lt;/periodical&gt;&lt;pages&gt;1531-42&lt;/pages&gt;&lt;volume&gt;43&lt;/volume&gt;&lt;number&gt;7&lt;/number&gt;&lt;edition&gt;2015/05/23&lt;/edition&gt;&lt;dates&gt;&lt;year&gt;2015&lt;/year&gt;&lt;pub-dates&gt;&lt;date&gt;Jul&lt;/date&gt;&lt;/pub-dates&gt;&lt;/dates&gt;&lt;isbn&gt;1573-9686 (Electronic)&amp;#xD;0090-6964 (Linking)&lt;/isbn&gt;&lt;accession-num&gt;25994280&lt;/accession-num&gt;&lt;urls&gt;&lt;related-urls&gt;&lt;url&gt;https://link.springer.com/content/pdf/10.1007%2Fs10439-015-1334-3.pdf&lt;/url&gt;&lt;/related-urls&gt;&lt;/urls&gt;&lt;custom2&gt;4629919&lt;/custom2&gt;&lt;electronic-resource-num&gt;10.1007/s10439-015-1334-3&lt;/electronic-resource-num&gt;&lt;remote-database-provider&gt;NLM&lt;/remote-database-provider&gt;&lt;language&gt;eng&lt;/language&gt;&lt;/record&gt;&lt;/Cite&gt;&lt;/EndNote&gt;</w:instrText>
        </w:r>
        <w:r>
          <w:fldChar w:fldCharType="separate"/>
        </w:r>
        <w:r>
          <w:rPr>
            <w:noProof/>
          </w:rPr>
          <w:t>[</w:t>
        </w:r>
        <w:r>
          <w:rPr>
            <w:noProof/>
          </w:rPr>
          <w:fldChar w:fldCharType="begin"/>
        </w:r>
        <w:r>
          <w:rPr>
            <w:noProof/>
          </w:rPr>
          <w:instrText xml:space="preserve"> HYPERLINK \l "_ENREF_4" \o "Edgar, 2015 #22" </w:instrText>
        </w:r>
        <w:r>
          <w:rPr>
            <w:noProof/>
          </w:rPr>
          <w:fldChar w:fldCharType="separate"/>
        </w:r>
        <w:r>
          <w:rPr>
            <w:noProof/>
          </w:rPr>
          <w:t>4</w:t>
        </w:r>
        <w:r>
          <w:rPr>
            <w:noProof/>
          </w:rPr>
          <w:fldChar w:fldCharType="end"/>
        </w:r>
        <w:r>
          <w:rPr>
            <w:noProof/>
          </w:rPr>
          <w:t>]</w:t>
        </w:r>
        <w:r>
          <w:fldChar w:fldCharType="end"/>
        </w:r>
        <w:r>
          <w:t xml:space="preserve"> as </w:t>
        </w:r>
      </w:ins>
    </w:p>
    <w:p w14:paraId="1E4E407D" w14:textId="77777777" w:rsidR="003D645F" w:rsidRDefault="003D645F" w:rsidP="003D645F">
      <w:pPr>
        <w:rPr>
          <w:ins w:id="5031" w:author="Steven" w:date="2022-03-30T11:34:00Z"/>
        </w:rPr>
      </w:pPr>
    </w:p>
    <w:p w14:paraId="3B0CD03B" w14:textId="0AA0F998" w:rsidR="003D645F" w:rsidRDefault="003D645F" w:rsidP="003D645F">
      <w:pPr>
        <w:pStyle w:val="MTDisplayEquation"/>
        <w:rPr>
          <w:ins w:id="5032" w:author="Steven" w:date="2022-03-30T11:34:00Z"/>
        </w:rPr>
      </w:pPr>
      <w:ins w:id="5033" w:author="Steven" w:date="2022-03-30T11:34:00Z">
        <w:r>
          <w:tab/>
        </w:r>
      </w:ins>
      <w:ins w:id="5034" w:author="Steven" w:date="2022-03-30T11:34:00Z">
        <w:r w:rsidRPr="007F1434">
          <w:rPr>
            <w:position w:val="-10"/>
          </w:rPr>
          <w:object w:dxaOrig="1840" w:dyaOrig="360" w14:anchorId="7B1B50EA">
            <v:shape id="_x0000_i5214" type="#_x0000_t75" style="width:92pt;height:18pt" o:ole="">
              <v:imagedata r:id="rId36" o:title=""/>
            </v:shape>
            <o:OLEObject Type="Embed" ProgID="Equation.DSMT4" ShapeID="_x0000_i5214" DrawAspect="Content" ObjectID="_1711801305" r:id="rId37"/>
          </w:object>
        </w:r>
      </w:ins>
      <w:ins w:id="5035" w:author="Steven" w:date="2022-03-30T11:34: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5036" w:author="Steven" w:date="2022-04-01T17:21:00Z">
        <w:r w:rsidR="007C576C">
          <w:rPr>
            <w:noProof/>
          </w:rPr>
          <w:instrText>4</w:instrText>
        </w:r>
      </w:ins>
      <w:ins w:id="5037" w:author="Steven" w:date="2022-03-30T11:34:00Z">
        <w:r>
          <w:fldChar w:fldCharType="end"/>
        </w:r>
        <w:r>
          <w:instrText>.</w:instrText>
        </w:r>
        <w:r>
          <w:fldChar w:fldCharType="begin"/>
        </w:r>
        <w:r>
          <w:instrText xml:space="preserve"> SEQ MTEqn \c \* Arabic \* MERGEFORMAT </w:instrText>
        </w:r>
        <w:r>
          <w:fldChar w:fldCharType="separate"/>
        </w:r>
      </w:ins>
      <w:ins w:id="5038" w:author="Steven" w:date="2022-04-01T17:21:00Z">
        <w:r w:rsidR="007C576C">
          <w:rPr>
            <w:noProof/>
          </w:rPr>
          <w:instrText>8</w:instrText>
        </w:r>
      </w:ins>
      <w:ins w:id="5039" w:author="Steven" w:date="2022-03-30T11:34:00Z">
        <w:r>
          <w:fldChar w:fldCharType="end"/>
        </w:r>
        <w:r>
          <w:instrText>)</w:instrText>
        </w:r>
        <w:r>
          <w:fldChar w:fldCharType="end"/>
        </w:r>
      </w:ins>
    </w:p>
    <w:p w14:paraId="759D3295" w14:textId="77777777" w:rsidR="003D645F" w:rsidRDefault="003D645F" w:rsidP="003D645F">
      <w:pPr>
        <w:rPr>
          <w:ins w:id="5040" w:author="Steven" w:date="2022-03-30T11:34:00Z"/>
        </w:rPr>
      </w:pPr>
    </w:p>
    <w:p w14:paraId="2AAA8573" w14:textId="13E1F5C2" w:rsidR="003D645F" w:rsidRPr="007F1434" w:rsidRDefault="003D645F" w:rsidP="003D645F">
      <w:pPr>
        <w:rPr>
          <w:ins w:id="5041" w:author="Steven" w:date="2022-03-30T11:34:00Z"/>
        </w:rPr>
      </w:pPr>
      <w:ins w:id="5042" w:author="Steven" w:date="2022-03-30T11:34:00Z">
        <w:r>
          <w:t xml:space="preserve">Here, </w:t>
        </w:r>
        <w:r>
          <w:rPr>
            <w:i/>
          </w:rPr>
          <w:t>ρ</w:t>
        </w:r>
      </w:ins>
      <w:ins w:id="5043" w:author="Steven" w:date="2022-03-30T11:35:00Z">
        <w:r w:rsidRPr="003D645F">
          <w:rPr>
            <w:vertAlign w:val="subscript"/>
            <w:rPrChange w:id="5044" w:author="Steven" w:date="2022-03-30T11:35:00Z">
              <w:rPr/>
            </w:rPrChange>
          </w:rPr>
          <w:t>0</w:t>
        </w:r>
      </w:ins>
      <w:ins w:id="5045" w:author="Steven" w:date="2022-03-30T11:34:00Z">
        <w:r>
          <w:t>(</w:t>
        </w:r>
        <w:r>
          <w:rPr>
            <w:b/>
            <w:i/>
          </w:rPr>
          <w:t>x</w:t>
        </w:r>
        <w:r>
          <w:t xml:space="preserve">) is the local </w:t>
        </w:r>
      </w:ins>
      <w:ins w:id="5046" w:author="Steven" w:date="2022-03-30T11:35:00Z">
        <w:r>
          <w:t xml:space="preserve">initial </w:t>
        </w:r>
      </w:ins>
      <w:ins w:id="5047" w:author="Steven" w:date="2022-03-30T11:34:00Z">
        <w:r>
          <w:t>matrix density in mg/mL. This modifier requires that the interpolation property be specified.</w:t>
        </w:r>
      </w:ins>
    </w:p>
    <w:p w14:paraId="6ACE686A" w14:textId="3002D0A7" w:rsidR="003D645F" w:rsidRPr="00BE5A55" w:rsidRDefault="003D645F" w:rsidP="00195D31">
      <w:pPr>
        <w:pStyle w:val="Code0"/>
        <w:rPr>
          <w:ins w:id="5048" w:author="Steven" w:date="2022-03-30T11:34:00Z"/>
          <w:szCs w:val="20"/>
          <w:rPrChange w:id="5049" w:author="Steven" w:date="2022-04-18T14:11:00Z">
            <w:rPr>
              <w:ins w:id="5050" w:author="Steven" w:date="2022-03-30T11:34:00Z"/>
            </w:rPr>
          </w:rPrChange>
        </w:rPr>
        <w:pPrChange w:id="5051" w:author="Steven" w:date="2022-04-18T14:06:00Z">
          <w:pPr>
            <w:pStyle w:val="Heading3"/>
          </w:pPr>
        </w:pPrChange>
      </w:pPr>
      <w:ins w:id="5052" w:author="Steven" w:date="2022-03-30T11:34:00Z">
        <w:r w:rsidRPr="00BE5A55">
          <w:rPr>
            <w:szCs w:val="20"/>
            <w:rPrChange w:id="5053" w:author="Steven" w:date="2022-04-18T14:11:00Z">
              <w:rPr/>
            </w:rPrChange>
          </w:rPr>
          <w:t>&lt;</w:t>
        </w:r>
        <w:proofErr w:type="spellStart"/>
        <w:r w:rsidRPr="00BE5A55">
          <w:rPr>
            <w:szCs w:val="20"/>
            <w:rPrChange w:id="5054" w:author="Steven" w:date="2022-04-18T14:11:00Z">
              <w:rPr/>
            </w:rPrChange>
          </w:rPr>
          <w:t>velocity_modifier</w:t>
        </w:r>
        <w:proofErr w:type="spellEnd"/>
        <w:r w:rsidRPr="00BE5A55">
          <w:rPr>
            <w:szCs w:val="20"/>
            <w:rPrChange w:id="5055" w:author="Steven" w:date="2022-04-18T14:11:00Z">
              <w:rPr/>
            </w:rPrChange>
          </w:rPr>
          <w:t xml:space="preserve"> type=”</w:t>
        </w:r>
        <w:proofErr w:type="spellStart"/>
        <w:r w:rsidRPr="00BE5A55">
          <w:rPr>
            <w:szCs w:val="20"/>
            <w:rPrChange w:id="5056" w:author="Steven" w:date="2022-04-18T14:11:00Z">
              <w:rPr/>
            </w:rPrChange>
          </w:rPr>
          <w:t>segment_velocity_</w:t>
        </w:r>
      </w:ins>
      <w:ins w:id="5057" w:author="Steven" w:date="2022-03-30T11:35:00Z">
        <w:r w:rsidRPr="00BE5A55">
          <w:rPr>
            <w:szCs w:val="20"/>
            <w:rPrChange w:id="5058" w:author="Steven" w:date="2022-04-18T14:11:00Z">
              <w:rPr/>
            </w:rPrChange>
          </w:rPr>
          <w:t>ref_</w:t>
        </w:r>
      </w:ins>
      <w:ins w:id="5059" w:author="Steven" w:date="2022-03-30T11:34:00Z">
        <w:r w:rsidRPr="00BE5A55">
          <w:rPr>
            <w:szCs w:val="20"/>
            <w:rPrChange w:id="5060" w:author="Steven" w:date="2022-04-18T14:11:00Z">
              <w:rPr/>
            </w:rPrChange>
          </w:rPr>
          <w:t>density_scale_modifier</w:t>
        </w:r>
        <w:proofErr w:type="spellEnd"/>
        <w:r w:rsidRPr="00BE5A55">
          <w:rPr>
            <w:szCs w:val="20"/>
            <w:rPrChange w:id="5061" w:author="Steven" w:date="2022-04-18T14:11:00Z">
              <w:rPr/>
            </w:rPrChange>
          </w:rPr>
          <w:t>”&gt;</w:t>
        </w:r>
      </w:ins>
    </w:p>
    <w:p w14:paraId="0B8889F8" w14:textId="4909CB99" w:rsidR="003D645F" w:rsidRPr="00BE5A55" w:rsidRDefault="003D645F" w:rsidP="00195D31">
      <w:pPr>
        <w:pStyle w:val="Code0"/>
        <w:rPr>
          <w:ins w:id="5062" w:author="Steven" w:date="2022-03-30T11:34:00Z"/>
          <w:szCs w:val="20"/>
          <w:rPrChange w:id="5063" w:author="Steven" w:date="2022-04-18T14:11:00Z">
            <w:rPr>
              <w:ins w:id="5064" w:author="Steven" w:date="2022-03-30T11:34:00Z"/>
            </w:rPr>
          </w:rPrChange>
        </w:rPr>
        <w:pPrChange w:id="5065" w:author="Steven" w:date="2022-04-18T14:06:00Z">
          <w:pPr>
            <w:pStyle w:val="Code0"/>
          </w:pPr>
        </w:pPrChange>
      </w:pPr>
      <w:ins w:id="5066" w:author="Steven" w:date="2022-03-30T11:34:00Z">
        <w:r w:rsidRPr="00BE5A55">
          <w:rPr>
            <w:szCs w:val="20"/>
            <w:rPrChange w:id="5067" w:author="Steven" w:date="2022-04-18T14:11:00Z">
              <w:rPr/>
            </w:rPrChange>
          </w:rPr>
          <w:tab/>
          <w:t>&lt;</w:t>
        </w:r>
        <w:proofErr w:type="spellStart"/>
        <w:r w:rsidRPr="00BE5A55">
          <w:rPr>
            <w:szCs w:val="20"/>
            <w:rPrChange w:id="5068" w:author="Steven" w:date="2022-04-18T14:11:00Z">
              <w:rPr/>
            </w:rPrChange>
          </w:rPr>
          <w:t>interpolation_prop</w:t>
        </w:r>
        <w:proofErr w:type="spellEnd"/>
        <w:r w:rsidRPr="00BE5A55">
          <w:rPr>
            <w:szCs w:val="20"/>
            <w:rPrChange w:id="5069" w:author="Steven" w:date="2022-04-18T14:11:00Z">
              <w:rPr/>
            </w:rPrChange>
          </w:rPr>
          <w:t xml:space="preserve"> type=”</w:t>
        </w:r>
        <w:proofErr w:type="spellStart"/>
        <w:r w:rsidRPr="00BE5A55">
          <w:rPr>
            <w:szCs w:val="20"/>
            <w:rPrChange w:id="5070" w:author="Steven" w:date="2022-04-18T14:11:00Z">
              <w:rPr/>
            </w:rPrChange>
          </w:rPr>
          <w:t>per_element_vi</w:t>
        </w:r>
        <w:proofErr w:type="spellEnd"/>
        <w:r w:rsidRPr="00BE5A55">
          <w:rPr>
            <w:szCs w:val="20"/>
            <w:rPrChange w:id="5071" w:author="Steven" w:date="2022-04-18T14:11:00Z">
              <w:rPr/>
            </w:rPrChange>
          </w:rPr>
          <w:t>”</w:t>
        </w:r>
      </w:ins>
      <w:ins w:id="5072" w:author="Steven" w:date="2022-03-30T11:46:00Z">
        <w:r w:rsidR="00641030" w:rsidRPr="00BE5A55">
          <w:rPr>
            <w:szCs w:val="20"/>
            <w:rPrChange w:id="5073" w:author="Steven" w:date="2022-04-18T14:11:00Z">
              <w:rPr/>
            </w:rPrChange>
          </w:rPr>
          <w:t>/</w:t>
        </w:r>
      </w:ins>
      <w:ins w:id="5074" w:author="Steven" w:date="2022-03-30T11:34:00Z">
        <w:r w:rsidRPr="00BE5A55">
          <w:rPr>
            <w:szCs w:val="20"/>
            <w:rPrChange w:id="5075" w:author="Steven" w:date="2022-04-18T14:11:00Z">
              <w:rPr/>
            </w:rPrChange>
          </w:rPr>
          <w:t>&gt;</w:t>
        </w:r>
      </w:ins>
    </w:p>
    <w:p w14:paraId="1021B275" w14:textId="77777777" w:rsidR="003D645F" w:rsidRPr="00BE5A55" w:rsidRDefault="003D645F" w:rsidP="00195D31">
      <w:pPr>
        <w:pStyle w:val="Code0"/>
        <w:rPr>
          <w:ins w:id="5076" w:author="Steven" w:date="2022-03-30T11:34:00Z"/>
          <w:szCs w:val="20"/>
          <w:rPrChange w:id="5077" w:author="Steven" w:date="2022-04-18T14:11:00Z">
            <w:rPr>
              <w:ins w:id="5078" w:author="Steven" w:date="2022-03-30T11:34:00Z"/>
            </w:rPr>
          </w:rPrChange>
        </w:rPr>
        <w:pPrChange w:id="5079" w:author="Steven" w:date="2022-04-18T14:06:00Z">
          <w:pPr>
            <w:pStyle w:val="Code0"/>
          </w:pPr>
        </w:pPrChange>
      </w:pPr>
      <w:ins w:id="5080" w:author="Steven" w:date="2022-03-30T11:34:00Z">
        <w:r w:rsidRPr="00BE5A55">
          <w:rPr>
            <w:szCs w:val="20"/>
            <w:rPrChange w:id="5081" w:author="Steven" w:date="2022-04-18T14:11:00Z">
              <w:rPr/>
            </w:rPrChange>
          </w:rPr>
          <w:tab/>
          <w:t>&lt;</w:t>
        </w:r>
        <w:proofErr w:type="spellStart"/>
        <w:r w:rsidRPr="00BE5A55">
          <w:rPr>
            <w:szCs w:val="20"/>
            <w:rPrChange w:id="5082" w:author="Steven" w:date="2022-04-18T14:11:00Z">
              <w:rPr/>
            </w:rPrChange>
          </w:rPr>
          <w:t>density_scale_factor</w:t>
        </w:r>
        <w:proofErr w:type="spellEnd"/>
        <w:r w:rsidRPr="00BE5A55">
          <w:rPr>
            <w:szCs w:val="20"/>
            <w:rPrChange w:id="5083" w:author="Steven" w:date="2022-04-18T14:11:00Z">
              <w:rPr/>
            </w:rPrChange>
          </w:rPr>
          <w:t>&gt;</w:t>
        </w:r>
        <w:proofErr w:type="spellStart"/>
        <w:r w:rsidRPr="00BE5A55">
          <w:rPr>
            <w:szCs w:val="20"/>
            <w:rPrChange w:id="5084" w:author="Steven" w:date="2022-04-18T14:11:00Z">
              <w:rPr/>
            </w:rPrChange>
          </w:rPr>
          <w:t>a</w:t>
        </w:r>
        <w:proofErr w:type="gramStart"/>
        <w:r w:rsidRPr="00BE5A55">
          <w:rPr>
            <w:szCs w:val="20"/>
            <w:rPrChange w:id="5085" w:author="Steven" w:date="2022-04-18T14:11:00Z">
              <w:rPr/>
            </w:rPrChange>
          </w:rPr>
          <w:t>,b,c</w:t>
        </w:r>
        <w:proofErr w:type="spellEnd"/>
        <w:proofErr w:type="gramEnd"/>
        <w:r w:rsidRPr="00BE5A55">
          <w:rPr>
            <w:szCs w:val="20"/>
            <w:rPrChange w:id="5086" w:author="Steven" w:date="2022-04-18T14:11:00Z">
              <w:rPr/>
            </w:rPrChange>
          </w:rPr>
          <w:t>&lt;/</w:t>
        </w:r>
        <w:proofErr w:type="spellStart"/>
        <w:r w:rsidRPr="00BE5A55">
          <w:rPr>
            <w:szCs w:val="20"/>
            <w:rPrChange w:id="5087" w:author="Steven" w:date="2022-04-18T14:11:00Z">
              <w:rPr/>
            </w:rPrChange>
          </w:rPr>
          <w:t>density_scale_factor</w:t>
        </w:r>
        <w:proofErr w:type="spellEnd"/>
        <w:r w:rsidRPr="00BE5A55">
          <w:rPr>
            <w:szCs w:val="20"/>
            <w:rPrChange w:id="5088" w:author="Steven" w:date="2022-04-18T14:11:00Z">
              <w:rPr/>
            </w:rPrChange>
          </w:rPr>
          <w:t>&gt;</w:t>
        </w:r>
      </w:ins>
    </w:p>
    <w:p w14:paraId="77C7F14A" w14:textId="77777777" w:rsidR="003D645F" w:rsidRPr="00BE5A55" w:rsidRDefault="003D645F" w:rsidP="00195D31">
      <w:pPr>
        <w:pStyle w:val="Code0"/>
        <w:rPr>
          <w:ins w:id="5089" w:author="Steven" w:date="2022-03-30T11:34:00Z"/>
          <w:szCs w:val="20"/>
          <w:rPrChange w:id="5090" w:author="Steven" w:date="2022-04-18T14:11:00Z">
            <w:rPr>
              <w:ins w:id="5091" w:author="Steven" w:date="2022-03-30T11:34:00Z"/>
            </w:rPr>
          </w:rPrChange>
        </w:rPr>
        <w:pPrChange w:id="5092" w:author="Steven" w:date="2022-04-18T14:06:00Z">
          <w:pPr>
            <w:pStyle w:val="Code0"/>
          </w:pPr>
        </w:pPrChange>
      </w:pPr>
      <w:ins w:id="5093" w:author="Steven" w:date="2022-03-30T11:34:00Z">
        <w:r w:rsidRPr="00BE5A55">
          <w:rPr>
            <w:szCs w:val="20"/>
            <w:rPrChange w:id="5094" w:author="Steven" w:date="2022-04-18T14:11:00Z">
              <w:rPr/>
            </w:rPrChange>
          </w:rPr>
          <w:t>&lt;/</w:t>
        </w:r>
        <w:proofErr w:type="spellStart"/>
        <w:r w:rsidRPr="00BE5A55">
          <w:rPr>
            <w:szCs w:val="20"/>
            <w:rPrChange w:id="5095" w:author="Steven" w:date="2022-04-18T14:11:00Z">
              <w:rPr/>
            </w:rPrChange>
          </w:rPr>
          <w:t>velocity_modifier</w:t>
        </w:r>
        <w:proofErr w:type="spellEnd"/>
        <w:r w:rsidRPr="00BE5A55">
          <w:rPr>
            <w:szCs w:val="20"/>
            <w:rPrChange w:id="5096" w:author="Steven" w:date="2022-04-18T14:11:00Z">
              <w:rPr/>
            </w:rPrChange>
          </w:rPr>
          <w:t>&gt;</w:t>
        </w:r>
      </w:ins>
    </w:p>
    <w:p w14:paraId="39805023" w14:textId="0BA1F006" w:rsidR="003D645F" w:rsidRDefault="003D645F">
      <w:pPr>
        <w:pStyle w:val="Heading3"/>
        <w:rPr>
          <w:ins w:id="5097" w:author="Steven" w:date="2022-03-30T11:35:00Z"/>
        </w:rPr>
        <w:pPrChange w:id="5098" w:author="Steven" w:date="2022-03-30T11:35:00Z">
          <w:pPr>
            <w:pStyle w:val="Heading2"/>
          </w:pPr>
        </w:pPrChange>
      </w:pPr>
      <w:bookmarkStart w:id="5099" w:name="_Toc99726153"/>
      <w:ins w:id="5100" w:author="Steven" w:date="2022-03-30T11:35:00Z">
        <w:r>
          <w:t>Segment Velocity Density &amp; Fractional Anisotropy Scale Modifier</w:t>
        </w:r>
        <w:bookmarkEnd w:id="5099"/>
      </w:ins>
    </w:p>
    <w:p w14:paraId="56DD6F39" w14:textId="34D544A7" w:rsidR="003D645F" w:rsidRDefault="003D645F">
      <w:pPr>
        <w:rPr>
          <w:ins w:id="5101" w:author="Steven" w:date="2022-03-30T11:37:00Z"/>
        </w:rPr>
        <w:pPrChange w:id="5102" w:author="Steven" w:date="2022-03-30T11:35:00Z">
          <w:pPr>
            <w:pStyle w:val="Heading2"/>
          </w:pPr>
        </w:pPrChange>
      </w:pPr>
      <w:ins w:id="5103" w:author="Steven" w:date="2022-03-30T11:35:00Z">
        <w:r>
          <w:t xml:space="preserve">The segment velocity density and fractional anisotropy scale modifier scales the segment </w:t>
        </w:r>
      </w:ins>
      <w:ins w:id="5104" w:author="Steven" w:date="2022-03-30T11:49:00Z">
        <w:r w:rsidR="004C5896">
          <w:t xml:space="preserve">growth rate </w:t>
        </w:r>
      </w:ins>
      <w:ins w:id="5105" w:author="Steven" w:date="2022-03-30T11:35:00Z">
        <w:r>
          <w:t>by</w:t>
        </w:r>
      </w:ins>
      <w:ins w:id="5106" w:author="Steven" w:date="2022-03-30T11:42:00Z">
        <w:r w:rsidR="00641030">
          <w:t xml:space="preserve"> the Lorentzian function</w:t>
        </w:r>
      </w:ins>
      <w:ins w:id="5107" w:author="Steven" w:date="2022-03-30T11:35:00Z">
        <w:r>
          <w:t xml:space="preserve"> </w:t>
        </w:r>
      </w:ins>
      <w:ins w:id="5108" w:author="Steven" w:date="2022-03-30T11:36:00Z">
        <w:r w:rsidRPr="003D645F">
          <w:rPr>
            <w:i/>
            <w:rPrChange w:id="5109" w:author="Steven" w:date="2022-03-30T11:37:00Z">
              <w:rPr/>
            </w:rPrChange>
          </w:rPr>
          <w:t>ν</w:t>
        </w:r>
        <w:r>
          <w:t>(</w:t>
        </w:r>
      </w:ins>
      <w:proofErr w:type="spellStart"/>
      <w:ins w:id="5110" w:author="Steven" w:date="2022-03-30T11:37:00Z">
        <w:r w:rsidRPr="003D645F">
          <w:rPr>
            <w:b/>
            <w:i/>
            <w:rPrChange w:id="5111" w:author="Steven" w:date="2022-03-30T11:37:00Z">
              <w:rPr/>
            </w:rPrChange>
          </w:rPr>
          <w:t>x</w:t>
        </w:r>
        <w:r>
          <w:t>,</w:t>
        </w:r>
      </w:ins>
      <w:ins w:id="5112" w:author="Steven" w:date="2022-03-30T11:36:00Z">
        <w:r w:rsidRPr="003D645F">
          <w:rPr>
            <w:i/>
            <w:rPrChange w:id="5113" w:author="Steven" w:date="2022-03-30T11:37:00Z">
              <w:rPr/>
            </w:rPrChange>
          </w:rPr>
          <w:t>ρ</w:t>
        </w:r>
        <w:r>
          <w:t>,FA</w:t>
        </w:r>
        <w:proofErr w:type="spellEnd"/>
        <w:r>
          <w:t>)</w:t>
        </w:r>
      </w:ins>
      <w:ins w:id="5114" w:author="Steven" w:date="2022-03-30T11:37:00Z">
        <w:r>
          <w:t xml:space="preserve"> which is based on the local matrix density and the anisotropy based on the fractional anisotropy calculated from the primary and secondary semiprincipal axes of the local collagen fibril EFD.</w:t>
        </w:r>
      </w:ins>
    </w:p>
    <w:p w14:paraId="567809BB" w14:textId="26439C5B" w:rsidR="003D645F" w:rsidRDefault="003D645F">
      <w:pPr>
        <w:rPr>
          <w:ins w:id="5115" w:author="Steven" w:date="2022-03-30T11:38:00Z"/>
        </w:rPr>
        <w:pPrChange w:id="5116" w:author="Steven" w:date="2022-03-30T11:35:00Z">
          <w:pPr>
            <w:pStyle w:val="Heading2"/>
          </w:pPr>
        </w:pPrChange>
      </w:pPr>
    </w:p>
    <w:p w14:paraId="0AD228AD" w14:textId="0D8C51F0" w:rsidR="003D645F" w:rsidRDefault="003D645F">
      <w:pPr>
        <w:pStyle w:val="MTDisplayEquation"/>
        <w:rPr>
          <w:ins w:id="5117" w:author="Steven" w:date="2022-03-30T11:42:00Z"/>
        </w:rPr>
        <w:pPrChange w:id="5118" w:author="Steven" w:date="2022-03-30T11:38:00Z">
          <w:pPr>
            <w:pStyle w:val="Heading2"/>
          </w:pPr>
        </w:pPrChange>
      </w:pPr>
      <w:ins w:id="5119" w:author="Steven" w:date="2022-03-30T11:38:00Z">
        <w:r>
          <w:tab/>
        </w:r>
      </w:ins>
      <w:ins w:id="5120" w:author="Steven" w:date="2022-03-30T11:38:00Z">
        <w:r w:rsidRPr="003D645F">
          <w:rPr>
            <w:position w:val="-74"/>
            <w:rPrChange w:id="5121" w:author="Steven" w:date="2022-03-30T11:42:00Z">
              <w:rPr>
                <w:position w:val="-74"/>
              </w:rPr>
            </w:rPrChange>
          </w:rPr>
          <w:object w:dxaOrig="6360" w:dyaOrig="1120" w14:anchorId="1DCFBCCC">
            <v:shape id="_x0000_i5213" type="#_x0000_t75" style="width:318pt;height:56pt" o:ole="">
              <v:imagedata r:id="rId38" o:title=""/>
            </v:shape>
            <o:OLEObject Type="Embed" ProgID="Equation.DSMT4" ShapeID="_x0000_i5213" DrawAspect="Content" ObjectID="_1711801306" r:id="rId39"/>
          </w:object>
        </w:r>
      </w:ins>
      <w:ins w:id="5122" w:author="Steven" w:date="2022-03-30T11:42:00Z">
        <w:r>
          <w:t>.</w:t>
        </w:r>
      </w:ins>
      <w:ins w:id="5123" w:author="Steven" w:date="2022-03-30T11:38: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124" w:author="Steven" w:date="2022-04-01T17:21:00Z">
        <w:r w:rsidR="007C576C">
          <w:rPr>
            <w:noProof/>
          </w:rPr>
          <w:instrText>4</w:instrText>
        </w:r>
      </w:ins>
      <w:ins w:id="5125" w:author="Steven" w:date="2022-03-30T11:38:00Z">
        <w:r>
          <w:fldChar w:fldCharType="end"/>
        </w:r>
        <w:r>
          <w:instrText>.</w:instrText>
        </w:r>
        <w:r>
          <w:fldChar w:fldCharType="begin"/>
        </w:r>
        <w:r>
          <w:instrText xml:space="preserve"> SEQ MTEqn \c \* Arabic \* MERGEFORMAT </w:instrText>
        </w:r>
      </w:ins>
      <w:r>
        <w:fldChar w:fldCharType="separate"/>
      </w:r>
      <w:ins w:id="5126" w:author="Steven" w:date="2022-04-01T17:21:00Z">
        <w:r w:rsidR="007C576C">
          <w:rPr>
            <w:noProof/>
          </w:rPr>
          <w:instrText>9</w:instrText>
        </w:r>
      </w:ins>
      <w:ins w:id="5127" w:author="Steven" w:date="2022-03-30T11:38:00Z">
        <w:r>
          <w:fldChar w:fldCharType="end"/>
        </w:r>
        <w:r>
          <w:instrText>)</w:instrText>
        </w:r>
        <w:r>
          <w:fldChar w:fldCharType="end"/>
        </w:r>
      </w:ins>
    </w:p>
    <w:p w14:paraId="26AB81BB" w14:textId="1BD31A61" w:rsidR="003D645F" w:rsidRDefault="003D645F">
      <w:pPr>
        <w:rPr>
          <w:ins w:id="5128" w:author="Steven" w:date="2022-03-30T11:42:00Z"/>
        </w:rPr>
        <w:pPrChange w:id="5129" w:author="Steven" w:date="2022-03-30T11:42:00Z">
          <w:pPr>
            <w:pStyle w:val="Heading2"/>
          </w:pPr>
        </w:pPrChange>
      </w:pPr>
    </w:p>
    <w:p w14:paraId="3429A149" w14:textId="01387B3E" w:rsidR="00641030" w:rsidRDefault="003D645F">
      <w:pPr>
        <w:rPr>
          <w:ins w:id="5130" w:author="Steven" w:date="2022-03-30T11:44:00Z"/>
        </w:rPr>
        <w:pPrChange w:id="5131" w:author="Steven" w:date="2022-03-30T11:42:00Z">
          <w:pPr>
            <w:pStyle w:val="Heading2"/>
          </w:pPr>
        </w:pPrChange>
      </w:pPr>
      <w:ins w:id="5132" w:author="Steven" w:date="2022-03-30T11:42:00Z">
        <w:r>
          <w:t xml:space="preserve">Here, </w:t>
        </w:r>
        <w:r>
          <w:rPr>
            <w:i/>
          </w:rPr>
          <w:t>ρ</w:t>
        </w:r>
        <w:r w:rsidR="00641030" w:rsidRPr="00641030">
          <w:rPr>
            <w:vertAlign w:val="subscript"/>
            <w:rPrChange w:id="5133" w:author="Steven" w:date="2022-03-30T11:42:00Z">
              <w:rPr/>
            </w:rPrChange>
          </w:rPr>
          <w:t>1/2</w:t>
        </w:r>
        <w:r w:rsidR="00641030">
          <w:rPr>
            <w:vertAlign w:val="subscript"/>
          </w:rPr>
          <w:t xml:space="preserve"> </w:t>
        </w:r>
        <w:r w:rsidR="00641030">
          <w:t xml:space="preserve">is the center of the Lorentzian function along the </w:t>
        </w:r>
        <w:r w:rsidR="00641030">
          <w:rPr>
            <w:i/>
          </w:rPr>
          <w:t xml:space="preserve">ρ </w:t>
        </w:r>
        <w:r w:rsidR="00641030">
          <w:t>axis and FA</w:t>
        </w:r>
        <w:r w:rsidR="00641030" w:rsidRPr="00641030">
          <w:rPr>
            <w:vertAlign w:val="subscript"/>
            <w:rPrChange w:id="5134" w:author="Steven" w:date="2022-03-30T11:43:00Z">
              <w:rPr/>
            </w:rPrChange>
          </w:rPr>
          <w:t>1/2</w:t>
        </w:r>
      </w:ins>
      <w:ins w:id="5135" w:author="Steven" w:date="2022-03-30T11:43:00Z">
        <w:r w:rsidR="00641030">
          <w:t xml:space="preserve"> is the center of the Lorentzian function along the FA axis. The parameter </w:t>
        </w:r>
        <w:r w:rsidR="00641030">
          <w:rPr>
            <w:i/>
          </w:rPr>
          <w:t>a</w:t>
        </w:r>
        <w:r w:rsidR="00641030">
          <w:t xml:space="preserve"> is the amplitude of the Lorentzian function, </w:t>
        </w:r>
        <w:r w:rsidR="00641030">
          <w:rPr>
            <w:i/>
          </w:rPr>
          <w:t>b</w:t>
        </w:r>
        <w:r w:rsidR="00641030">
          <w:t xml:space="preserve"> and </w:t>
        </w:r>
        <w:r w:rsidR="00641030">
          <w:rPr>
            <w:i/>
          </w:rPr>
          <w:t>c</w:t>
        </w:r>
        <w:r w:rsidR="00641030">
          <w:t xml:space="preserve"> are the spread of the function along the </w:t>
        </w:r>
        <w:r w:rsidR="00641030">
          <w:rPr>
            <w:i/>
          </w:rPr>
          <w:t xml:space="preserve">ρ </w:t>
        </w:r>
        <w:r w:rsidR="00641030">
          <w:t xml:space="preserve">and FA axes respectively, and </w:t>
        </w:r>
      </w:ins>
      <w:ins w:id="5136" w:author="Steven" w:date="2022-03-30T11:44:00Z">
        <w:r w:rsidR="00641030">
          <w:rPr>
            <w:i/>
          </w:rPr>
          <w:t>d</w:t>
        </w:r>
        <w:r w:rsidR="00641030">
          <w:t xml:space="preserve"> is the minimum value of the function.</w:t>
        </w:r>
      </w:ins>
      <w:ins w:id="5137" w:author="Steven" w:date="2022-03-30T11:45:00Z">
        <w:r w:rsidR="00641030">
          <w:t xml:space="preserve"> This modifier requires that the interpolation property be specified.</w:t>
        </w:r>
      </w:ins>
    </w:p>
    <w:p w14:paraId="5617B620" w14:textId="515065F1" w:rsidR="003D645F" w:rsidRPr="00BE5A55" w:rsidRDefault="00641030" w:rsidP="00195D31">
      <w:pPr>
        <w:pStyle w:val="Code0"/>
        <w:rPr>
          <w:ins w:id="5138" w:author="Steven" w:date="2022-03-30T11:45:00Z"/>
          <w:szCs w:val="20"/>
          <w:rPrChange w:id="5139" w:author="Steven" w:date="2022-04-18T14:11:00Z">
            <w:rPr>
              <w:ins w:id="5140" w:author="Steven" w:date="2022-03-30T11:45:00Z"/>
            </w:rPr>
          </w:rPrChange>
        </w:rPr>
        <w:pPrChange w:id="5141" w:author="Steven" w:date="2022-04-18T14:06:00Z">
          <w:pPr>
            <w:pStyle w:val="Heading2"/>
          </w:pPr>
        </w:pPrChange>
      </w:pPr>
      <w:ins w:id="5142" w:author="Steven" w:date="2022-03-30T11:44:00Z">
        <w:r w:rsidRPr="00BE5A55">
          <w:rPr>
            <w:szCs w:val="20"/>
            <w:rPrChange w:id="5143" w:author="Steven" w:date="2022-04-18T14:11:00Z">
              <w:rPr/>
            </w:rPrChange>
          </w:rPr>
          <w:t>&lt;</w:t>
        </w:r>
      </w:ins>
      <w:proofErr w:type="spellStart"/>
      <w:ins w:id="5144" w:author="Steven" w:date="2022-03-30T11:45:00Z">
        <w:r w:rsidRPr="00BE5A55">
          <w:rPr>
            <w:szCs w:val="20"/>
            <w:rPrChange w:id="5145" w:author="Steven" w:date="2022-04-18T14:11:00Z">
              <w:rPr/>
            </w:rPrChange>
          </w:rPr>
          <w:t>velocity_modifier</w:t>
        </w:r>
        <w:proofErr w:type="spellEnd"/>
        <w:r w:rsidRPr="00BE5A55">
          <w:rPr>
            <w:szCs w:val="20"/>
            <w:rPrChange w:id="5146" w:author="Steven" w:date="2022-04-18T14:11:00Z">
              <w:rPr/>
            </w:rPrChange>
          </w:rPr>
          <w:t xml:space="preserve"> type=”</w:t>
        </w:r>
        <w:proofErr w:type="spellStart"/>
        <w:r w:rsidRPr="00BE5A55">
          <w:rPr>
            <w:szCs w:val="20"/>
            <w:rPrChange w:id="5147" w:author="Steven" w:date="2022-04-18T14:11:00Z">
              <w:rPr/>
            </w:rPrChange>
          </w:rPr>
          <w:t>segment_velocity_density_fa_scale_modifier</w:t>
        </w:r>
        <w:proofErr w:type="spellEnd"/>
        <w:r w:rsidRPr="00BE5A55">
          <w:rPr>
            <w:szCs w:val="20"/>
            <w:rPrChange w:id="5148" w:author="Steven" w:date="2022-04-18T14:11:00Z">
              <w:rPr/>
            </w:rPrChange>
          </w:rPr>
          <w:t>”&gt;</w:t>
        </w:r>
      </w:ins>
    </w:p>
    <w:p w14:paraId="1463ADA3" w14:textId="43175F9B" w:rsidR="00641030" w:rsidRPr="00BE5A55" w:rsidRDefault="00641030" w:rsidP="00195D31">
      <w:pPr>
        <w:pStyle w:val="Code0"/>
        <w:rPr>
          <w:ins w:id="5149" w:author="Steven" w:date="2022-03-30T11:46:00Z"/>
          <w:szCs w:val="20"/>
          <w:rPrChange w:id="5150" w:author="Steven" w:date="2022-04-18T14:11:00Z">
            <w:rPr>
              <w:ins w:id="5151" w:author="Steven" w:date="2022-03-30T11:46:00Z"/>
            </w:rPr>
          </w:rPrChange>
        </w:rPr>
        <w:pPrChange w:id="5152" w:author="Steven" w:date="2022-04-18T14:06:00Z">
          <w:pPr>
            <w:pStyle w:val="Heading2"/>
          </w:pPr>
        </w:pPrChange>
      </w:pPr>
      <w:ins w:id="5153" w:author="Steven" w:date="2022-03-30T11:45:00Z">
        <w:r w:rsidRPr="00BE5A55">
          <w:rPr>
            <w:szCs w:val="20"/>
            <w:rPrChange w:id="5154" w:author="Steven" w:date="2022-04-18T14:11:00Z">
              <w:rPr/>
            </w:rPrChange>
          </w:rPr>
          <w:tab/>
          <w:t>&lt;</w:t>
        </w:r>
        <w:proofErr w:type="spellStart"/>
        <w:r w:rsidRPr="00BE5A55">
          <w:rPr>
            <w:szCs w:val="20"/>
            <w:rPrChange w:id="5155" w:author="Steven" w:date="2022-04-18T14:11:00Z">
              <w:rPr/>
            </w:rPrChange>
          </w:rPr>
          <w:t>interpolation_prop</w:t>
        </w:r>
        <w:proofErr w:type="spellEnd"/>
        <w:r w:rsidRPr="00BE5A55">
          <w:rPr>
            <w:szCs w:val="20"/>
            <w:rPrChange w:id="5156" w:author="Steven" w:date="2022-04-18T14:11:00Z">
              <w:rPr/>
            </w:rPrChange>
          </w:rPr>
          <w:t xml:space="preserve"> type=”</w:t>
        </w:r>
        <w:proofErr w:type="spellStart"/>
        <w:r w:rsidRPr="00BE5A55">
          <w:rPr>
            <w:szCs w:val="20"/>
            <w:rPrChange w:id="5157" w:author="Steven" w:date="2022-04-18T14:11:00Z">
              <w:rPr/>
            </w:rPrChange>
          </w:rPr>
          <w:t>per_element_vi</w:t>
        </w:r>
        <w:proofErr w:type="spellEnd"/>
        <w:r w:rsidRPr="00BE5A55">
          <w:rPr>
            <w:szCs w:val="20"/>
            <w:rPrChange w:id="5158" w:author="Steven" w:date="2022-04-18T14:11:00Z">
              <w:rPr/>
            </w:rPrChange>
          </w:rPr>
          <w:t>”</w:t>
        </w:r>
      </w:ins>
      <w:ins w:id="5159" w:author="Steven" w:date="2022-03-30T11:46:00Z">
        <w:r w:rsidRPr="00BE5A55">
          <w:rPr>
            <w:szCs w:val="20"/>
            <w:rPrChange w:id="5160" w:author="Steven" w:date="2022-04-18T14:11:00Z">
              <w:rPr/>
            </w:rPrChange>
          </w:rPr>
          <w:t>/</w:t>
        </w:r>
      </w:ins>
      <w:ins w:id="5161" w:author="Steven" w:date="2022-03-30T11:45:00Z">
        <w:r w:rsidRPr="00BE5A55">
          <w:rPr>
            <w:szCs w:val="20"/>
            <w:rPrChange w:id="5162" w:author="Steven" w:date="2022-04-18T14:11:00Z">
              <w:rPr/>
            </w:rPrChange>
          </w:rPr>
          <w:t>&gt;</w:t>
        </w:r>
      </w:ins>
    </w:p>
    <w:p w14:paraId="72BBA8AE" w14:textId="11EB247A" w:rsidR="00641030" w:rsidRPr="00BE5A55" w:rsidRDefault="00641030" w:rsidP="00195D31">
      <w:pPr>
        <w:pStyle w:val="Code0"/>
        <w:rPr>
          <w:ins w:id="5163" w:author="Steven" w:date="2022-03-30T11:47:00Z"/>
          <w:szCs w:val="20"/>
          <w:rPrChange w:id="5164" w:author="Steven" w:date="2022-04-18T14:11:00Z">
            <w:rPr>
              <w:ins w:id="5165" w:author="Steven" w:date="2022-03-30T11:47:00Z"/>
            </w:rPr>
          </w:rPrChange>
        </w:rPr>
        <w:pPrChange w:id="5166" w:author="Steven" w:date="2022-04-18T14:06:00Z">
          <w:pPr>
            <w:pStyle w:val="Heading2"/>
          </w:pPr>
        </w:pPrChange>
      </w:pPr>
      <w:ins w:id="5167" w:author="Steven" w:date="2022-03-30T11:46:00Z">
        <w:r w:rsidRPr="00BE5A55">
          <w:rPr>
            <w:szCs w:val="20"/>
            <w:rPrChange w:id="5168" w:author="Steven" w:date="2022-04-18T14:11:00Z">
              <w:rPr/>
            </w:rPrChange>
          </w:rPr>
          <w:tab/>
          <w:t>&lt;</w:t>
        </w:r>
        <w:proofErr w:type="spellStart"/>
        <w:r w:rsidRPr="00BE5A55">
          <w:rPr>
            <w:szCs w:val="20"/>
            <w:rPrChange w:id="5169" w:author="Steven" w:date="2022-04-18T14:11:00Z">
              <w:rPr/>
            </w:rPrChange>
          </w:rPr>
          <w:t>rFA_a</w:t>
        </w:r>
      </w:ins>
      <w:proofErr w:type="spellEnd"/>
      <w:ins w:id="5170" w:author="Steven" w:date="2022-03-30T11:47:00Z">
        <w:r w:rsidRPr="00BE5A55">
          <w:rPr>
            <w:szCs w:val="20"/>
            <w:rPrChange w:id="5171" w:author="Steven" w:date="2022-04-18T14:11:00Z">
              <w:rPr/>
            </w:rPrChange>
          </w:rPr>
          <w:t>&gt;3.413&lt;/</w:t>
        </w:r>
        <w:proofErr w:type="spellStart"/>
        <w:r w:rsidRPr="00BE5A55">
          <w:rPr>
            <w:szCs w:val="20"/>
            <w:rPrChange w:id="5172" w:author="Steven" w:date="2022-04-18T14:11:00Z">
              <w:rPr/>
            </w:rPrChange>
          </w:rPr>
          <w:t>rFA_a</w:t>
        </w:r>
        <w:proofErr w:type="spellEnd"/>
        <w:r w:rsidRPr="00BE5A55">
          <w:rPr>
            <w:szCs w:val="20"/>
            <w:rPrChange w:id="5173" w:author="Steven" w:date="2022-04-18T14:11:00Z">
              <w:rPr/>
            </w:rPrChange>
          </w:rPr>
          <w:t>&gt;</w:t>
        </w:r>
      </w:ins>
    </w:p>
    <w:p w14:paraId="2D4E6B79" w14:textId="6DA2FF91" w:rsidR="00641030" w:rsidRPr="00BE5A55" w:rsidRDefault="00641030" w:rsidP="00195D31">
      <w:pPr>
        <w:pStyle w:val="Code0"/>
        <w:rPr>
          <w:ins w:id="5174" w:author="Steven" w:date="2022-03-30T11:47:00Z"/>
          <w:szCs w:val="20"/>
          <w:rPrChange w:id="5175" w:author="Steven" w:date="2022-04-18T14:11:00Z">
            <w:rPr>
              <w:ins w:id="5176" w:author="Steven" w:date="2022-03-30T11:47:00Z"/>
            </w:rPr>
          </w:rPrChange>
        </w:rPr>
        <w:pPrChange w:id="5177" w:author="Steven" w:date="2022-04-18T14:06:00Z">
          <w:pPr>
            <w:pStyle w:val="Heading2"/>
          </w:pPr>
        </w:pPrChange>
      </w:pPr>
      <w:ins w:id="5178" w:author="Steven" w:date="2022-03-30T11:47:00Z">
        <w:r w:rsidRPr="00BE5A55">
          <w:rPr>
            <w:szCs w:val="20"/>
            <w:rPrChange w:id="5179" w:author="Steven" w:date="2022-04-18T14:11:00Z">
              <w:rPr/>
            </w:rPrChange>
          </w:rPr>
          <w:tab/>
          <w:t>&lt;</w:t>
        </w:r>
        <w:proofErr w:type="spellStart"/>
        <w:r w:rsidRPr="00BE5A55">
          <w:rPr>
            <w:szCs w:val="20"/>
            <w:rPrChange w:id="5180" w:author="Steven" w:date="2022-04-18T14:11:00Z">
              <w:rPr/>
            </w:rPrChange>
          </w:rPr>
          <w:t>rFA_b</w:t>
        </w:r>
        <w:proofErr w:type="spellEnd"/>
        <w:r w:rsidRPr="00BE5A55">
          <w:rPr>
            <w:szCs w:val="20"/>
            <w:rPrChange w:id="5181" w:author="Steven" w:date="2022-04-18T14:11:00Z">
              <w:rPr/>
            </w:rPrChange>
          </w:rPr>
          <w:t>&gt;1.759&lt;/</w:t>
        </w:r>
        <w:proofErr w:type="spellStart"/>
        <w:r w:rsidRPr="00BE5A55">
          <w:rPr>
            <w:szCs w:val="20"/>
            <w:rPrChange w:id="5182" w:author="Steven" w:date="2022-04-18T14:11:00Z">
              <w:rPr/>
            </w:rPrChange>
          </w:rPr>
          <w:t>rFA_b</w:t>
        </w:r>
        <w:proofErr w:type="spellEnd"/>
        <w:r w:rsidRPr="00BE5A55">
          <w:rPr>
            <w:szCs w:val="20"/>
            <w:rPrChange w:id="5183" w:author="Steven" w:date="2022-04-18T14:11:00Z">
              <w:rPr/>
            </w:rPrChange>
          </w:rPr>
          <w:t>&gt;</w:t>
        </w:r>
      </w:ins>
    </w:p>
    <w:p w14:paraId="6327ABA7" w14:textId="3DECC0E9" w:rsidR="00641030" w:rsidRPr="00BE5A55" w:rsidRDefault="00641030" w:rsidP="00195D31">
      <w:pPr>
        <w:pStyle w:val="Code0"/>
        <w:rPr>
          <w:ins w:id="5184" w:author="Steven" w:date="2022-03-30T11:47:00Z"/>
          <w:szCs w:val="20"/>
          <w:rPrChange w:id="5185" w:author="Steven" w:date="2022-04-18T14:11:00Z">
            <w:rPr>
              <w:ins w:id="5186" w:author="Steven" w:date="2022-03-30T11:47:00Z"/>
            </w:rPr>
          </w:rPrChange>
        </w:rPr>
        <w:pPrChange w:id="5187" w:author="Steven" w:date="2022-04-18T14:06:00Z">
          <w:pPr>
            <w:pStyle w:val="Heading2"/>
          </w:pPr>
        </w:pPrChange>
      </w:pPr>
      <w:ins w:id="5188" w:author="Steven" w:date="2022-03-30T11:47:00Z">
        <w:r w:rsidRPr="00BE5A55">
          <w:rPr>
            <w:szCs w:val="20"/>
            <w:rPrChange w:id="5189" w:author="Steven" w:date="2022-04-18T14:11:00Z">
              <w:rPr/>
            </w:rPrChange>
          </w:rPr>
          <w:tab/>
          <w:t>&lt;</w:t>
        </w:r>
        <w:proofErr w:type="spellStart"/>
        <w:r w:rsidRPr="00BE5A55">
          <w:rPr>
            <w:szCs w:val="20"/>
            <w:rPrChange w:id="5190" w:author="Steven" w:date="2022-04-18T14:11:00Z">
              <w:rPr/>
            </w:rPrChange>
          </w:rPr>
          <w:t>rFA_c</w:t>
        </w:r>
        <w:proofErr w:type="spellEnd"/>
        <w:r w:rsidRPr="00BE5A55">
          <w:rPr>
            <w:szCs w:val="20"/>
            <w:rPrChange w:id="5191" w:author="Steven" w:date="2022-04-18T14:11:00Z">
              <w:rPr/>
            </w:rPrChange>
          </w:rPr>
          <w:t>&gt;</w:t>
        </w:r>
      </w:ins>
      <w:ins w:id="5192" w:author="Steven" w:date="2022-03-30T11:48:00Z">
        <w:r w:rsidRPr="00BE5A55">
          <w:rPr>
            <w:szCs w:val="20"/>
            <w:rPrChange w:id="5193" w:author="Steven" w:date="2022-04-18T14:11:00Z">
              <w:rPr/>
            </w:rPrChange>
          </w:rPr>
          <w:t>0.6155&lt;/</w:t>
        </w:r>
        <w:proofErr w:type="spellStart"/>
        <w:r w:rsidRPr="00BE5A55">
          <w:rPr>
            <w:szCs w:val="20"/>
            <w:rPrChange w:id="5194" w:author="Steven" w:date="2022-04-18T14:11:00Z">
              <w:rPr/>
            </w:rPrChange>
          </w:rPr>
          <w:t>rFA_c</w:t>
        </w:r>
        <w:proofErr w:type="spellEnd"/>
        <w:r w:rsidRPr="00BE5A55">
          <w:rPr>
            <w:szCs w:val="20"/>
            <w:rPrChange w:id="5195" w:author="Steven" w:date="2022-04-18T14:11:00Z">
              <w:rPr/>
            </w:rPrChange>
          </w:rPr>
          <w:t>&gt;</w:t>
        </w:r>
      </w:ins>
    </w:p>
    <w:p w14:paraId="6C31FD6E" w14:textId="34C18B4C" w:rsidR="00641030" w:rsidRPr="00BE5A55" w:rsidRDefault="00641030" w:rsidP="00195D31">
      <w:pPr>
        <w:pStyle w:val="Code0"/>
        <w:rPr>
          <w:ins w:id="5196" w:author="Steven" w:date="2022-03-30T11:47:00Z"/>
          <w:szCs w:val="20"/>
          <w:rPrChange w:id="5197" w:author="Steven" w:date="2022-04-18T14:11:00Z">
            <w:rPr>
              <w:ins w:id="5198" w:author="Steven" w:date="2022-03-30T11:47:00Z"/>
            </w:rPr>
          </w:rPrChange>
        </w:rPr>
        <w:pPrChange w:id="5199" w:author="Steven" w:date="2022-04-18T14:06:00Z">
          <w:pPr>
            <w:pStyle w:val="Heading2"/>
          </w:pPr>
        </w:pPrChange>
      </w:pPr>
      <w:ins w:id="5200" w:author="Steven" w:date="2022-03-30T11:47:00Z">
        <w:r w:rsidRPr="00BE5A55">
          <w:rPr>
            <w:szCs w:val="20"/>
            <w:rPrChange w:id="5201" w:author="Steven" w:date="2022-04-18T14:11:00Z">
              <w:rPr/>
            </w:rPrChange>
          </w:rPr>
          <w:tab/>
          <w:t>&lt;</w:t>
        </w:r>
        <w:proofErr w:type="spellStart"/>
        <w:r w:rsidRPr="00BE5A55">
          <w:rPr>
            <w:szCs w:val="20"/>
            <w:rPrChange w:id="5202" w:author="Steven" w:date="2022-04-18T14:11:00Z">
              <w:rPr/>
            </w:rPrChange>
          </w:rPr>
          <w:t>rFA_d</w:t>
        </w:r>
        <w:proofErr w:type="spellEnd"/>
        <w:r w:rsidRPr="00BE5A55">
          <w:rPr>
            <w:szCs w:val="20"/>
            <w:rPrChange w:id="5203" w:author="Steven" w:date="2022-04-18T14:11:00Z">
              <w:rPr/>
            </w:rPrChange>
          </w:rPr>
          <w:t>&gt;</w:t>
        </w:r>
      </w:ins>
      <w:ins w:id="5204" w:author="Steven" w:date="2022-03-30T11:48:00Z">
        <w:r w:rsidRPr="00BE5A55">
          <w:rPr>
            <w:szCs w:val="20"/>
            <w:rPrChange w:id="5205" w:author="Steven" w:date="2022-04-18T14:11:00Z">
              <w:rPr/>
            </w:rPrChange>
          </w:rPr>
          <w:t>0.1&lt;/</w:t>
        </w:r>
        <w:proofErr w:type="spellStart"/>
        <w:r w:rsidRPr="00BE5A55">
          <w:rPr>
            <w:szCs w:val="20"/>
            <w:rPrChange w:id="5206" w:author="Steven" w:date="2022-04-18T14:11:00Z">
              <w:rPr/>
            </w:rPrChange>
          </w:rPr>
          <w:t>rFA_d</w:t>
        </w:r>
        <w:proofErr w:type="spellEnd"/>
        <w:r w:rsidRPr="00BE5A55">
          <w:rPr>
            <w:szCs w:val="20"/>
            <w:rPrChange w:id="5207" w:author="Steven" w:date="2022-04-18T14:11:00Z">
              <w:rPr/>
            </w:rPrChange>
          </w:rPr>
          <w:t>&gt;</w:t>
        </w:r>
      </w:ins>
    </w:p>
    <w:p w14:paraId="058058F9" w14:textId="278F8528" w:rsidR="00641030" w:rsidRPr="00BE5A55" w:rsidRDefault="00641030" w:rsidP="00195D31">
      <w:pPr>
        <w:pStyle w:val="Code0"/>
        <w:rPr>
          <w:ins w:id="5208" w:author="Steven" w:date="2022-03-30T11:47:00Z"/>
          <w:szCs w:val="20"/>
          <w:rPrChange w:id="5209" w:author="Steven" w:date="2022-04-18T14:11:00Z">
            <w:rPr>
              <w:ins w:id="5210" w:author="Steven" w:date="2022-03-30T11:47:00Z"/>
            </w:rPr>
          </w:rPrChange>
        </w:rPr>
        <w:pPrChange w:id="5211" w:author="Steven" w:date="2022-04-18T14:06:00Z">
          <w:pPr>
            <w:pStyle w:val="Heading2"/>
          </w:pPr>
        </w:pPrChange>
      </w:pPr>
      <w:ins w:id="5212" w:author="Steven" w:date="2022-03-30T11:47:00Z">
        <w:r w:rsidRPr="00BE5A55">
          <w:rPr>
            <w:szCs w:val="20"/>
            <w:rPrChange w:id="5213" w:author="Steven" w:date="2022-04-18T14:11:00Z">
              <w:rPr/>
            </w:rPrChange>
          </w:rPr>
          <w:tab/>
          <w:t>&lt;rFA_r0&gt;</w:t>
        </w:r>
      </w:ins>
      <w:ins w:id="5214" w:author="Steven" w:date="2022-03-30T11:48:00Z">
        <w:r w:rsidRPr="00BE5A55">
          <w:rPr>
            <w:szCs w:val="20"/>
            <w:rPrChange w:id="5215" w:author="Steven" w:date="2022-04-18T14:11:00Z">
              <w:rPr/>
            </w:rPrChange>
          </w:rPr>
          <w:t>2.0&lt;rFA_r0&gt;</w:t>
        </w:r>
      </w:ins>
    </w:p>
    <w:p w14:paraId="592746E0" w14:textId="7FC044B2" w:rsidR="00641030" w:rsidRPr="00BE5A55" w:rsidRDefault="00641030" w:rsidP="00195D31">
      <w:pPr>
        <w:pStyle w:val="Code0"/>
        <w:rPr>
          <w:ins w:id="5216" w:author="Steven" w:date="2022-03-30T11:48:00Z"/>
          <w:szCs w:val="20"/>
          <w:rPrChange w:id="5217" w:author="Steven" w:date="2022-04-18T14:11:00Z">
            <w:rPr>
              <w:ins w:id="5218" w:author="Steven" w:date="2022-03-30T11:48:00Z"/>
            </w:rPr>
          </w:rPrChange>
        </w:rPr>
        <w:pPrChange w:id="5219" w:author="Steven" w:date="2022-04-18T14:06:00Z">
          <w:pPr>
            <w:pStyle w:val="Heading2"/>
          </w:pPr>
        </w:pPrChange>
      </w:pPr>
      <w:ins w:id="5220" w:author="Steven" w:date="2022-03-30T11:47:00Z">
        <w:r w:rsidRPr="00BE5A55">
          <w:rPr>
            <w:szCs w:val="20"/>
            <w:rPrChange w:id="5221" w:author="Steven" w:date="2022-04-18T14:11:00Z">
              <w:rPr/>
            </w:rPrChange>
          </w:rPr>
          <w:tab/>
          <w:t>&lt;rFA_f0&gt;</w:t>
        </w:r>
      </w:ins>
      <w:ins w:id="5222" w:author="Steven" w:date="2022-03-30T11:48:00Z">
        <w:r w:rsidRPr="00BE5A55">
          <w:rPr>
            <w:szCs w:val="20"/>
            <w:rPrChange w:id="5223" w:author="Steven" w:date="2022-04-18T14:11:00Z">
              <w:rPr/>
            </w:rPrChange>
          </w:rPr>
          <w:t>0.85&lt;/rFA_f0&gt;</w:t>
        </w:r>
      </w:ins>
    </w:p>
    <w:p w14:paraId="0E184F30" w14:textId="19C2D2AC" w:rsidR="009B672F" w:rsidRPr="00BE5A55" w:rsidRDefault="009B672F" w:rsidP="00195D31">
      <w:pPr>
        <w:pStyle w:val="Code0"/>
        <w:rPr>
          <w:ins w:id="5224" w:author="Steven" w:date="2022-03-30T11:45:00Z"/>
          <w:szCs w:val="20"/>
          <w:rPrChange w:id="5225" w:author="Steven" w:date="2022-04-18T14:11:00Z">
            <w:rPr>
              <w:ins w:id="5226" w:author="Steven" w:date="2022-03-30T11:45:00Z"/>
            </w:rPr>
          </w:rPrChange>
        </w:rPr>
        <w:pPrChange w:id="5227" w:author="Steven" w:date="2022-04-18T14:06:00Z">
          <w:pPr>
            <w:pStyle w:val="Heading2"/>
          </w:pPr>
        </w:pPrChange>
      </w:pPr>
      <w:ins w:id="5228" w:author="Steven" w:date="2022-03-30T11:48:00Z">
        <w:r w:rsidRPr="00BE5A55">
          <w:rPr>
            <w:szCs w:val="20"/>
            <w:rPrChange w:id="5229" w:author="Steven" w:date="2022-04-18T14:11:00Z">
              <w:rPr/>
            </w:rPrChange>
          </w:rPr>
          <w:t>&lt;/</w:t>
        </w:r>
        <w:proofErr w:type="spellStart"/>
        <w:r w:rsidRPr="00BE5A55">
          <w:rPr>
            <w:szCs w:val="20"/>
            <w:rPrChange w:id="5230" w:author="Steven" w:date="2022-04-18T14:11:00Z">
              <w:rPr/>
            </w:rPrChange>
          </w:rPr>
          <w:t>velocity_modifier</w:t>
        </w:r>
        <w:proofErr w:type="spellEnd"/>
        <w:r w:rsidRPr="00BE5A55">
          <w:rPr>
            <w:szCs w:val="20"/>
            <w:rPrChange w:id="5231" w:author="Steven" w:date="2022-04-18T14:11:00Z">
              <w:rPr/>
            </w:rPrChange>
          </w:rPr>
          <w:t>&gt;</w:t>
        </w:r>
      </w:ins>
    </w:p>
    <w:p w14:paraId="52E5C9D8" w14:textId="483E1BAB" w:rsidR="00641030" w:rsidRDefault="004C5896">
      <w:pPr>
        <w:pStyle w:val="Heading3"/>
        <w:rPr>
          <w:ins w:id="5232" w:author="Steven" w:date="2022-03-30T11:49:00Z"/>
        </w:rPr>
        <w:pPrChange w:id="5233" w:author="Steven" w:date="2022-03-30T11:49:00Z">
          <w:pPr>
            <w:pStyle w:val="Heading2"/>
          </w:pPr>
        </w:pPrChange>
      </w:pPr>
      <w:bookmarkStart w:id="5234" w:name="_Toc99726154"/>
      <w:ins w:id="5235" w:author="Steven" w:date="2022-03-30T11:49:00Z">
        <w:r>
          <w:t>Sigmoid Segment Velocity Modifier</w:t>
        </w:r>
        <w:bookmarkEnd w:id="5234"/>
      </w:ins>
    </w:p>
    <w:p w14:paraId="4E213F84" w14:textId="5A2A9809" w:rsidR="00A34731" w:rsidRDefault="004C5896">
      <w:pPr>
        <w:rPr>
          <w:ins w:id="5236" w:author="Steven" w:date="2022-03-30T11:55:00Z"/>
        </w:rPr>
        <w:pPrChange w:id="5237" w:author="Steven" w:date="2022-03-30T11:49:00Z">
          <w:pPr>
            <w:pStyle w:val="Heading2"/>
          </w:pPr>
        </w:pPrChange>
      </w:pPr>
      <w:ins w:id="5238" w:author="Steven" w:date="2022-03-30T11:49:00Z">
        <w:r>
          <w:t xml:space="preserve">The sigmoid segment velocity modifier scales the </w:t>
        </w:r>
      </w:ins>
      <w:ins w:id="5239" w:author="Steven" w:date="2022-03-30T11:51:00Z">
        <w:r>
          <w:t xml:space="preserve">segment growth rate so that the total segment length increases in a sigmoidal fashion. </w:t>
        </w:r>
      </w:ins>
    </w:p>
    <w:p w14:paraId="2F178842" w14:textId="158D59B2" w:rsidR="00A34731" w:rsidRDefault="00A34731">
      <w:pPr>
        <w:rPr>
          <w:ins w:id="5240" w:author="Steven" w:date="2022-03-30T11:55:00Z"/>
        </w:rPr>
        <w:pPrChange w:id="5241" w:author="Steven" w:date="2022-03-30T11:49:00Z">
          <w:pPr>
            <w:pStyle w:val="Heading2"/>
          </w:pPr>
        </w:pPrChange>
      </w:pPr>
    </w:p>
    <w:p w14:paraId="6AB6D129" w14:textId="4D6D1FC4" w:rsidR="00A34731" w:rsidRDefault="00A34731">
      <w:pPr>
        <w:pStyle w:val="MTDisplayEquation"/>
        <w:rPr>
          <w:ins w:id="5242" w:author="Steven" w:date="2022-03-30T11:55:00Z"/>
        </w:rPr>
        <w:pPrChange w:id="5243" w:author="Steven" w:date="2022-03-30T11:55:00Z">
          <w:pPr>
            <w:pStyle w:val="Heading2"/>
          </w:pPr>
        </w:pPrChange>
      </w:pPr>
      <w:ins w:id="5244" w:author="Steven" w:date="2022-03-30T11:55:00Z">
        <w:r>
          <w:lastRenderedPageBreak/>
          <w:tab/>
        </w:r>
      </w:ins>
      <w:ins w:id="5245" w:author="Steven" w:date="2022-03-30T11:55:00Z">
        <w:r w:rsidRPr="00A34731">
          <w:rPr>
            <w:position w:val="-40"/>
            <w:rPrChange w:id="5246" w:author="Steven" w:date="2022-03-30T11:55:00Z">
              <w:rPr>
                <w:position w:val="-40"/>
              </w:rPr>
            </w:rPrChange>
          </w:rPr>
          <w:object w:dxaOrig="1920" w:dyaOrig="780" w14:anchorId="7A3C4D9D">
            <v:shape id="_x0000_i5211" type="#_x0000_t75" style="width:96pt;height:39pt" o:ole="">
              <v:imagedata r:id="rId40" o:title=""/>
            </v:shape>
            <o:OLEObject Type="Embed" ProgID="Equation.DSMT4" ShapeID="_x0000_i5211" DrawAspect="Content" ObjectID="_1711801307" r:id="rId41"/>
          </w:object>
        </w:r>
      </w:ins>
      <w:ins w:id="5247" w:author="Steven" w:date="2022-03-30T11:55: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248" w:author="Steven" w:date="2022-04-01T17:21:00Z">
        <w:r w:rsidR="007C576C">
          <w:rPr>
            <w:noProof/>
          </w:rPr>
          <w:instrText>4</w:instrText>
        </w:r>
      </w:ins>
      <w:ins w:id="5249" w:author="Steven" w:date="2022-03-30T11:55:00Z">
        <w:r>
          <w:fldChar w:fldCharType="end"/>
        </w:r>
        <w:r>
          <w:instrText>.</w:instrText>
        </w:r>
        <w:r>
          <w:fldChar w:fldCharType="begin"/>
        </w:r>
        <w:r>
          <w:instrText xml:space="preserve"> SEQ MTEqn \c \* Arabic \* MERGEFORMAT </w:instrText>
        </w:r>
      </w:ins>
      <w:r>
        <w:fldChar w:fldCharType="separate"/>
      </w:r>
      <w:ins w:id="5250" w:author="Steven" w:date="2022-04-01T17:21:00Z">
        <w:r w:rsidR="007C576C">
          <w:rPr>
            <w:noProof/>
          </w:rPr>
          <w:instrText>10</w:instrText>
        </w:r>
      </w:ins>
      <w:ins w:id="5251" w:author="Steven" w:date="2022-03-30T11:55:00Z">
        <w:r>
          <w:fldChar w:fldCharType="end"/>
        </w:r>
        <w:r>
          <w:instrText>)</w:instrText>
        </w:r>
        <w:r>
          <w:fldChar w:fldCharType="end"/>
        </w:r>
      </w:ins>
    </w:p>
    <w:p w14:paraId="6A2BCAF4" w14:textId="77777777" w:rsidR="00A34731" w:rsidRDefault="00A34731">
      <w:pPr>
        <w:rPr>
          <w:ins w:id="5252" w:author="Steven" w:date="2022-03-30T11:55:00Z"/>
        </w:rPr>
        <w:pPrChange w:id="5253" w:author="Steven" w:date="2022-03-30T11:49:00Z">
          <w:pPr>
            <w:pStyle w:val="Heading2"/>
          </w:pPr>
        </w:pPrChange>
      </w:pPr>
    </w:p>
    <w:p w14:paraId="66D5AE34" w14:textId="4AEF01B4" w:rsidR="004C5896" w:rsidRDefault="004C5896">
      <w:pPr>
        <w:rPr>
          <w:ins w:id="5254" w:author="Steven" w:date="2022-03-30T11:54:00Z"/>
        </w:rPr>
        <w:pPrChange w:id="5255" w:author="Steven" w:date="2022-03-30T11:49:00Z">
          <w:pPr>
            <w:pStyle w:val="Heading2"/>
          </w:pPr>
        </w:pPrChange>
      </w:pPr>
      <w:ins w:id="5256" w:author="Steven" w:date="2022-03-30T11:51:00Z">
        <w:r>
          <w:t>The actual growth rate is scaled by the time derivative of the sigmoid curve</w:t>
        </w:r>
      </w:ins>
    </w:p>
    <w:p w14:paraId="4DA3ED0D" w14:textId="77777777" w:rsidR="00A34731" w:rsidRDefault="00A34731">
      <w:pPr>
        <w:rPr>
          <w:ins w:id="5257" w:author="Steven" w:date="2022-03-30T11:51:00Z"/>
        </w:rPr>
        <w:pPrChange w:id="5258" w:author="Steven" w:date="2022-03-30T11:49:00Z">
          <w:pPr>
            <w:pStyle w:val="Heading2"/>
          </w:pPr>
        </w:pPrChange>
      </w:pPr>
    </w:p>
    <w:p w14:paraId="4453099B" w14:textId="05B79779" w:rsidR="004C5896" w:rsidRDefault="00A34731">
      <w:pPr>
        <w:pStyle w:val="MTDisplayEquation"/>
        <w:rPr>
          <w:ins w:id="5259" w:author="Steven" w:date="2022-03-30T11:55:00Z"/>
        </w:rPr>
        <w:pPrChange w:id="5260" w:author="Steven" w:date="2022-03-30T11:53:00Z">
          <w:pPr>
            <w:pStyle w:val="Heading2"/>
          </w:pPr>
        </w:pPrChange>
      </w:pPr>
      <w:ins w:id="5261" w:author="Steven" w:date="2022-03-30T11:53:00Z">
        <w:r>
          <w:tab/>
        </w:r>
      </w:ins>
      <w:ins w:id="5262" w:author="Steven" w:date="2022-03-30T11:53:00Z">
        <w:r w:rsidRPr="00A34731">
          <w:rPr>
            <w:position w:val="-74"/>
            <w:rPrChange w:id="5263" w:author="Steven" w:date="2022-03-30T11:54:00Z">
              <w:rPr>
                <w:position w:val="-74"/>
              </w:rPr>
            </w:rPrChange>
          </w:rPr>
          <w:object w:dxaOrig="2040" w:dyaOrig="1320" w14:anchorId="04A4EB3F">
            <v:shape id="_x0000_i5212" type="#_x0000_t75" style="width:102pt;height:66pt" o:ole="">
              <v:imagedata r:id="rId42" o:title=""/>
            </v:shape>
            <o:OLEObject Type="Embed" ProgID="Equation.DSMT4" ShapeID="_x0000_i5212" DrawAspect="Content" ObjectID="_1711801308" r:id="rId43"/>
          </w:object>
        </w:r>
      </w:ins>
      <w:ins w:id="5264" w:author="Steven" w:date="2022-03-30T11:54:00Z">
        <w:r>
          <w:t>.</w:t>
        </w:r>
      </w:ins>
      <w:ins w:id="5265" w:author="Steven" w:date="2022-03-30T11:53: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266" w:author="Steven" w:date="2022-04-01T17:21:00Z">
        <w:r w:rsidR="007C576C">
          <w:rPr>
            <w:noProof/>
          </w:rPr>
          <w:instrText>4</w:instrText>
        </w:r>
      </w:ins>
      <w:ins w:id="5267" w:author="Steven" w:date="2022-03-30T11:53:00Z">
        <w:r>
          <w:fldChar w:fldCharType="end"/>
        </w:r>
        <w:r>
          <w:instrText>.</w:instrText>
        </w:r>
        <w:r>
          <w:fldChar w:fldCharType="begin"/>
        </w:r>
        <w:r>
          <w:instrText xml:space="preserve"> SEQ MTEqn \c \* Arabic \* MERGEFORMAT </w:instrText>
        </w:r>
      </w:ins>
      <w:r>
        <w:fldChar w:fldCharType="separate"/>
      </w:r>
      <w:ins w:id="5268" w:author="Steven" w:date="2022-04-01T17:21:00Z">
        <w:r w:rsidR="007C576C">
          <w:rPr>
            <w:noProof/>
          </w:rPr>
          <w:instrText>11</w:instrText>
        </w:r>
      </w:ins>
      <w:ins w:id="5269" w:author="Steven" w:date="2022-03-30T11:53:00Z">
        <w:r>
          <w:fldChar w:fldCharType="end"/>
        </w:r>
        <w:r>
          <w:instrText>)</w:instrText>
        </w:r>
        <w:r>
          <w:fldChar w:fldCharType="end"/>
        </w:r>
      </w:ins>
    </w:p>
    <w:p w14:paraId="5793E13D" w14:textId="77777777" w:rsidR="00A34731" w:rsidRPr="00EF06BC" w:rsidRDefault="00A34731">
      <w:pPr>
        <w:rPr>
          <w:ins w:id="5270" w:author="Steven" w:date="2022-03-30T11:54:00Z"/>
        </w:rPr>
        <w:pPrChange w:id="5271" w:author="Steven" w:date="2022-03-30T11:55:00Z">
          <w:pPr>
            <w:pStyle w:val="Heading2"/>
          </w:pPr>
        </w:pPrChange>
      </w:pPr>
    </w:p>
    <w:p w14:paraId="7D1F8911" w14:textId="2A564BA7" w:rsidR="00A34731" w:rsidRDefault="00A34731">
      <w:pPr>
        <w:rPr>
          <w:ins w:id="5272" w:author="Steven" w:date="2022-03-30T11:55:00Z"/>
        </w:rPr>
        <w:pPrChange w:id="5273" w:author="Steven" w:date="2022-03-30T11:54:00Z">
          <w:pPr>
            <w:pStyle w:val="Heading2"/>
          </w:pPr>
        </w:pPrChange>
      </w:pPr>
      <w:ins w:id="5274" w:author="Steven" w:date="2022-03-30T11:54:00Z">
        <w:r>
          <w:t xml:space="preserve">Here, </w:t>
        </w:r>
        <w:proofErr w:type="gramStart"/>
        <w:r>
          <w:rPr>
            <w:i/>
          </w:rPr>
          <w:t>a</w:t>
        </w:r>
        <w:r>
          <w:t xml:space="preserve"> is</w:t>
        </w:r>
        <w:proofErr w:type="gramEnd"/>
        <w:r>
          <w:t xml:space="preserve"> the amplitude of the sigmoidal curve, </w:t>
        </w:r>
        <w:r>
          <w:rPr>
            <w:i/>
          </w:rPr>
          <w:t xml:space="preserve">b </w:t>
        </w:r>
        <w:r>
          <w:t>is the spread of the curv</w:t>
        </w:r>
      </w:ins>
      <w:ins w:id="5275" w:author="Steven" w:date="2022-03-30T11:55:00Z">
        <w:r>
          <w:t xml:space="preserve">e, </w:t>
        </w:r>
        <w:r>
          <w:rPr>
            <w:i/>
          </w:rPr>
          <w:t xml:space="preserve">c </w:t>
        </w:r>
        <w:r>
          <w:t>is the center of the curve.</w:t>
        </w:r>
      </w:ins>
    </w:p>
    <w:p w14:paraId="4BA0FE63" w14:textId="0AA20A33" w:rsidR="00A34731" w:rsidRPr="00BE5A55" w:rsidRDefault="00A34731" w:rsidP="00195D31">
      <w:pPr>
        <w:pStyle w:val="Code0"/>
        <w:rPr>
          <w:ins w:id="5276" w:author="Steven" w:date="2022-03-30T11:56:00Z"/>
          <w:szCs w:val="20"/>
          <w:rPrChange w:id="5277" w:author="Steven" w:date="2022-04-18T14:11:00Z">
            <w:rPr>
              <w:ins w:id="5278" w:author="Steven" w:date="2022-03-30T11:56:00Z"/>
            </w:rPr>
          </w:rPrChange>
        </w:rPr>
        <w:pPrChange w:id="5279" w:author="Steven" w:date="2022-04-18T14:06:00Z">
          <w:pPr>
            <w:pStyle w:val="Heading2"/>
          </w:pPr>
        </w:pPrChange>
      </w:pPr>
      <w:ins w:id="5280" w:author="Steven" w:date="2022-03-30T11:56:00Z">
        <w:r w:rsidRPr="00BE5A55">
          <w:rPr>
            <w:szCs w:val="20"/>
            <w:rPrChange w:id="5281" w:author="Steven" w:date="2022-04-18T14:11:00Z">
              <w:rPr/>
            </w:rPrChange>
          </w:rPr>
          <w:t>&lt;</w:t>
        </w:r>
        <w:proofErr w:type="spellStart"/>
        <w:r w:rsidRPr="00BE5A55">
          <w:rPr>
            <w:szCs w:val="20"/>
            <w:rPrChange w:id="5282" w:author="Steven" w:date="2022-04-18T14:11:00Z">
              <w:rPr/>
            </w:rPrChange>
          </w:rPr>
          <w:t>velocity_modifier</w:t>
        </w:r>
        <w:proofErr w:type="spellEnd"/>
        <w:r w:rsidRPr="00BE5A55">
          <w:rPr>
            <w:szCs w:val="20"/>
            <w:rPrChange w:id="5283" w:author="Steven" w:date="2022-04-18T14:11:00Z">
              <w:rPr/>
            </w:rPrChange>
          </w:rPr>
          <w:t xml:space="preserve"> type=”</w:t>
        </w:r>
        <w:proofErr w:type="spellStart"/>
        <w:r w:rsidRPr="00BE5A55">
          <w:rPr>
            <w:szCs w:val="20"/>
            <w:rPrChange w:id="5284" w:author="Steven" w:date="2022-04-18T14:11:00Z">
              <w:rPr/>
            </w:rPrChange>
          </w:rPr>
          <w:t>sigmoid_segment_velocity</w:t>
        </w:r>
        <w:proofErr w:type="spellEnd"/>
        <w:r w:rsidRPr="00BE5A55">
          <w:rPr>
            <w:szCs w:val="20"/>
            <w:rPrChange w:id="5285" w:author="Steven" w:date="2022-04-18T14:11:00Z">
              <w:rPr/>
            </w:rPrChange>
          </w:rPr>
          <w:t>&gt;</w:t>
        </w:r>
      </w:ins>
    </w:p>
    <w:p w14:paraId="056E0E2A" w14:textId="4F387AB3" w:rsidR="00A34731" w:rsidRPr="00BE5A55" w:rsidRDefault="00A34731" w:rsidP="00195D31">
      <w:pPr>
        <w:pStyle w:val="Code0"/>
        <w:rPr>
          <w:ins w:id="5286" w:author="Steven" w:date="2022-03-30T11:56:00Z"/>
          <w:szCs w:val="20"/>
          <w:rPrChange w:id="5287" w:author="Steven" w:date="2022-04-18T14:11:00Z">
            <w:rPr>
              <w:ins w:id="5288" w:author="Steven" w:date="2022-03-30T11:56:00Z"/>
            </w:rPr>
          </w:rPrChange>
        </w:rPr>
        <w:pPrChange w:id="5289" w:author="Steven" w:date="2022-04-18T14:06:00Z">
          <w:pPr>
            <w:pStyle w:val="Heading2"/>
          </w:pPr>
        </w:pPrChange>
      </w:pPr>
      <w:ins w:id="5290" w:author="Steven" w:date="2022-03-30T11:56:00Z">
        <w:r w:rsidRPr="00BE5A55">
          <w:rPr>
            <w:szCs w:val="20"/>
            <w:rPrChange w:id="5291" w:author="Steven" w:date="2022-04-18T14:11:00Z">
              <w:rPr/>
            </w:rPrChange>
          </w:rPr>
          <w:tab/>
          <w:t>&lt;a&gt;100&lt;/a&gt;</w:t>
        </w:r>
      </w:ins>
    </w:p>
    <w:p w14:paraId="44C7FC65" w14:textId="3B334BC2" w:rsidR="00A34731" w:rsidRPr="00BE5A55" w:rsidRDefault="00A34731" w:rsidP="00195D31">
      <w:pPr>
        <w:pStyle w:val="Code0"/>
        <w:rPr>
          <w:ins w:id="5292" w:author="Steven" w:date="2022-03-30T11:56:00Z"/>
          <w:szCs w:val="20"/>
          <w:rPrChange w:id="5293" w:author="Steven" w:date="2022-04-18T14:11:00Z">
            <w:rPr>
              <w:ins w:id="5294" w:author="Steven" w:date="2022-03-30T11:56:00Z"/>
            </w:rPr>
          </w:rPrChange>
        </w:rPr>
        <w:pPrChange w:id="5295" w:author="Steven" w:date="2022-04-18T14:06:00Z">
          <w:pPr>
            <w:pStyle w:val="Heading2"/>
          </w:pPr>
        </w:pPrChange>
      </w:pPr>
      <w:ins w:id="5296" w:author="Steven" w:date="2022-03-30T11:56:00Z">
        <w:r w:rsidRPr="00BE5A55">
          <w:rPr>
            <w:szCs w:val="20"/>
            <w:rPrChange w:id="5297" w:author="Steven" w:date="2022-04-18T14:11:00Z">
              <w:rPr/>
            </w:rPrChange>
          </w:rPr>
          <w:tab/>
          <w:t>&lt;b&gt;1.3&lt;/b&gt;</w:t>
        </w:r>
      </w:ins>
    </w:p>
    <w:p w14:paraId="39EE2313" w14:textId="16E8410E" w:rsidR="00A34731" w:rsidRPr="00BE5A55" w:rsidRDefault="00A34731" w:rsidP="00195D31">
      <w:pPr>
        <w:pStyle w:val="Code0"/>
        <w:rPr>
          <w:ins w:id="5298" w:author="Steven" w:date="2022-03-30T11:56:00Z"/>
          <w:szCs w:val="20"/>
          <w:rPrChange w:id="5299" w:author="Steven" w:date="2022-04-18T14:11:00Z">
            <w:rPr>
              <w:ins w:id="5300" w:author="Steven" w:date="2022-03-30T11:56:00Z"/>
            </w:rPr>
          </w:rPrChange>
        </w:rPr>
        <w:pPrChange w:id="5301" w:author="Steven" w:date="2022-04-18T14:06:00Z">
          <w:pPr>
            <w:pStyle w:val="Heading2"/>
          </w:pPr>
        </w:pPrChange>
      </w:pPr>
      <w:ins w:id="5302" w:author="Steven" w:date="2022-03-30T11:56:00Z">
        <w:r w:rsidRPr="00BE5A55">
          <w:rPr>
            <w:szCs w:val="20"/>
            <w:rPrChange w:id="5303" w:author="Steven" w:date="2022-04-18T14:11:00Z">
              <w:rPr/>
            </w:rPrChange>
          </w:rPr>
          <w:tab/>
          <w:t>&lt;c&gt;5&lt;/c&gt;</w:t>
        </w:r>
      </w:ins>
    </w:p>
    <w:p w14:paraId="67147360" w14:textId="03DEF45D" w:rsidR="00A34731" w:rsidRPr="00BE5A55" w:rsidRDefault="00A34731" w:rsidP="00195D31">
      <w:pPr>
        <w:pStyle w:val="Code0"/>
        <w:rPr>
          <w:ins w:id="5304" w:author="Steven" w:date="2022-03-30T11:56:00Z"/>
          <w:szCs w:val="20"/>
          <w:rPrChange w:id="5305" w:author="Steven" w:date="2022-04-18T14:11:00Z">
            <w:rPr>
              <w:ins w:id="5306" w:author="Steven" w:date="2022-03-30T11:56:00Z"/>
            </w:rPr>
          </w:rPrChange>
        </w:rPr>
        <w:pPrChange w:id="5307" w:author="Steven" w:date="2022-04-18T14:06:00Z">
          <w:pPr>
            <w:pStyle w:val="Heading2"/>
          </w:pPr>
        </w:pPrChange>
      </w:pPr>
      <w:ins w:id="5308" w:author="Steven" w:date="2022-03-30T11:56:00Z">
        <w:r w:rsidRPr="00BE5A55">
          <w:rPr>
            <w:szCs w:val="20"/>
            <w:rPrChange w:id="5309" w:author="Steven" w:date="2022-04-18T14:11:00Z">
              <w:rPr/>
            </w:rPrChange>
          </w:rPr>
          <w:t>&lt;/</w:t>
        </w:r>
        <w:proofErr w:type="spellStart"/>
        <w:r w:rsidRPr="00BE5A55">
          <w:rPr>
            <w:szCs w:val="20"/>
            <w:rPrChange w:id="5310" w:author="Steven" w:date="2022-04-18T14:11:00Z">
              <w:rPr/>
            </w:rPrChange>
          </w:rPr>
          <w:t>velocity_modifier</w:t>
        </w:r>
        <w:proofErr w:type="spellEnd"/>
        <w:r w:rsidRPr="00BE5A55">
          <w:rPr>
            <w:szCs w:val="20"/>
            <w:rPrChange w:id="5311" w:author="Steven" w:date="2022-04-18T14:11:00Z">
              <w:rPr/>
            </w:rPrChange>
          </w:rPr>
          <w:t>&gt;</w:t>
        </w:r>
      </w:ins>
    </w:p>
    <w:p w14:paraId="1B5153B4" w14:textId="1C5A600A" w:rsidR="00A34731" w:rsidRDefault="00A34731">
      <w:pPr>
        <w:pStyle w:val="Heading3"/>
        <w:rPr>
          <w:ins w:id="5312" w:author="Steven" w:date="2022-03-30T11:57:00Z"/>
        </w:rPr>
        <w:pPrChange w:id="5313" w:author="Steven" w:date="2022-03-30T11:57:00Z">
          <w:pPr>
            <w:pStyle w:val="Heading2"/>
          </w:pPr>
        </w:pPrChange>
      </w:pPr>
      <w:bookmarkStart w:id="5314" w:name="_Toc99726155"/>
      <w:ins w:id="5315" w:author="Steven" w:date="2022-03-30T11:57:00Z">
        <w:r>
          <w:t>Sigmoid Adjusted Segment Velocity Modifier</w:t>
        </w:r>
        <w:bookmarkEnd w:id="5314"/>
      </w:ins>
    </w:p>
    <w:p w14:paraId="4D33AD20" w14:textId="0FF6B656" w:rsidR="00A34731" w:rsidRDefault="00A34731">
      <w:pPr>
        <w:rPr>
          <w:ins w:id="5316" w:author="Steven" w:date="2022-03-30T12:03:00Z"/>
        </w:rPr>
        <w:pPrChange w:id="5317" w:author="Steven" w:date="2022-03-30T11:57:00Z">
          <w:pPr>
            <w:pStyle w:val="Heading2"/>
          </w:pPr>
        </w:pPrChange>
      </w:pPr>
      <w:ins w:id="5318" w:author="Steven" w:date="2022-03-30T11:57:00Z">
        <w:r>
          <w:t xml:space="preserve">The sigmoid adjusted segment velocity modifier </w:t>
        </w:r>
      </w:ins>
      <w:ins w:id="5319" w:author="Steven" w:date="2022-03-30T11:59:00Z">
        <w:r>
          <w:t xml:space="preserve">allows the growth rate to increase at a sigmoidal rate over time. This modifier differs from the sigmoid segment velocity modifier in </w:t>
        </w:r>
      </w:ins>
      <w:proofErr w:type="gramStart"/>
      <w:ins w:id="5320" w:author="Steven" w:date="2022-03-30T12:00:00Z">
        <w:r>
          <w:t>2</w:t>
        </w:r>
        <w:proofErr w:type="gramEnd"/>
        <w:r>
          <w:t xml:space="preserve"> ways. First,</w:t>
        </w:r>
      </w:ins>
      <w:ins w:id="5321" w:author="Steven" w:date="2022-03-30T11:59:00Z">
        <w:r>
          <w:t xml:space="preserve"> the center of the curve shifts for new vessels or branches that emerge after the initialization step</w:t>
        </w:r>
      </w:ins>
      <w:ins w:id="5322" w:author="Steven" w:date="2022-03-30T12:00:00Z">
        <w:r>
          <w:t>. This is done so that when vessels emerge from branches their initial growth rate is slightly slower than that of vessels originating during the initialization step. Second, this modifier takes into accou</w:t>
        </w:r>
      </w:ins>
      <w:ins w:id="5323" w:author="Steven" w:date="2022-03-30T12:01:00Z">
        <w:r>
          <w:t xml:space="preserve">nt the local vessel volume fraction. Once the local vessel volume fraction exceeds a user-defined </w:t>
        </w:r>
        <w:proofErr w:type="gramStart"/>
        <w:r>
          <w:t>threshold</w:t>
        </w:r>
        <w:proofErr w:type="gramEnd"/>
        <w:r>
          <w:t xml:space="preserve"> the growth rate exponentially decreases. This was done </w:t>
        </w:r>
      </w:ins>
      <w:ins w:id="5324" w:author="Steven" w:date="2022-03-30T12:02:00Z">
        <w:r>
          <w:t xml:space="preserve">so that the growth rate does not decrease over time unless vessels become crowded. </w:t>
        </w:r>
      </w:ins>
      <w:ins w:id="5325" w:author="Steven" w:date="2022-03-30T12:03:00Z">
        <w:r w:rsidR="00EF06BC">
          <w:t>The growth rate is defined as</w:t>
        </w:r>
      </w:ins>
    </w:p>
    <w:p w14:paraId="06BDAC41" w14:textId="3C667E2A" w:rsidR="00EF06BC" w:rsidRDefault="00EF06BC">
      <w:pPr>
        <w:rPr>
          <w:ins w:id="5326" w:author="Steven" w:date="2022-03-30T12:03:00Z"/>
        </w:rPr>
        <w:pPrChange w:id="5327" w:author="Steven" w:date="2022-03-30T11:57:00Z">
          <w:pPr>
            <w:pStyle w:val="Heading2"/>
          </w:pPr>
        </w:pPrChange>
      </w:pPr>
    </w:p>
    <w:p w14:paraId="4302EB52" w14:textId="36485316" w:rsidR="00EF06BC" w:rsidRDefault="00EF06BC">
      <w:pPr>
        <w:pStyle w:val="MTDisplayEquation"/>
        <w:rPr>
          <w:ins w:id="5328" w:author="Steven" w:date="2022-03-30T12:04:00Z"/>
        </w:rPr>
        <w:pPrChange w:id="5329" w:author="Steven" w:date="2022-03-30T12:03:00Z">
          <w:pPr>
            <w:pStyle w:val="Heading2"/>
          </w:pPr>
        </w:pPrChange>
      </w:pPr>
      <w:ins w:id="5330" w:author="Steven" w:date="2022-03-30T12:03:00Z">
        <w:r>
          <w:tab/>
        </w:r>
      </w:ins>
      <w:ins w:id="5331" w:author="Steven" w:date="2022-03-30T12:03:00Z">
        <w:r w:rsidRPr="00EF06BC">
          <w:rPr>
            <w:position w:val="-44"/>
            <w:rPrChange w:id="5332" w:author="Steven" w:date="2022-03-30T12:05:00Z">
              <w:rPr>
                <w:position w:val="-44"/>
              </w:rPr>
            </w:rPrChange>
          </w:rPr>
          <w:object w:dxaOrig="1620" w:dyaOrig="820" w14:anchorId="6F0C5924">
            <v:shape id="_x0000_i5208" type="#_x0000_t75" style="width:81pt;height:41pt" o:ole="">
              <v:imagedata r:id="rId44" o:title=""/>
            </v:shape>
            <o:OLEObject Type="Embed" ProgID="Equation.DSMT4" ShapeID="_x0000_i5208" DrawAspect="Content" ObjectID="_1711801309" r:id="rId45"/>
          </w:object>
        </w:r>
      </w:ins>
      <w:ins w:id="5333" w:author="Steven" w:date="2022-03-30T12:03: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334" w:author="Steven" w:date="2022-04-01T17:21:00Z">
        <w:r w:rsidR="007C576C">
          <w:rPr>
            <w:noProof/>
          </w:rPr>
          <w:instrText>4</w:instrText>
        </w:r>
      </w:ins>
      <w:ins w:id="5335" w:author="Steven" w:date="2022-03-30T12:03:00Z">
        <w:r>
          <w:fldChar w:fldCharType="end"/>
        </w:r>
        <w:r>
          <w:instrText>.</w:instrText>
        </w:r>
        <w:r>
          <w:fldChar w:fldCharType="begin"/>
        </w:r>
        <w:r>
          <w:instrText xml:space="preserve"> SEQ MTEqn \c \* Arabic \* MERGEFORMAT </w:instrText>
        </w:r>
      </w:ins>
      <w:r>
        <w:fldChar w:fldCharType="separate"/>
      </w:r>
      <w:ins w:id="5336" w:author="Steven" w:date="2022-04-01T17:21:00Z">
        <w:r w:rsidR="007C576C">
          <w:rPr>
            <w:noProof/>
          </w:rPr>
          <w:instrText>12</w:instrText>
        </w:r>
      </w:ins>
      <w:ins w:id="5337" w:author="Steven" w:date="2022-03-30T12:03:00Z">
        <w:r>
          <w:fldChar w:fldCharType="end"/>
        </w:r>
        <w:r>
          <w:instrText>)</w:instrText>
        </w:r>
        <w:r>
          <w:fldChar w:fldCharType="end"/>
        </w:r>
      </w:ins>
    </w:p>
    <w:p w14:paraId="33C5432D" w14:textId="22205FCD" w:rsidR="00EF06BC" w:rsidRDefault="00EF06BC">
      <w:pPr>
        <w:rPr>
          <w:ins w:id="5338" w:author="Steven" w:date="2022-03-30T12:04:00Z"/>
        </w:rPr>
        <w:pPrChange w:id="5339" w:author="Steven" w:date="2022-03-30T12:04:00Z">
          <w:pPr>
            <w:pStyle w:val="Heading2"/>
          </w:pPr>
        </w:pPrChange>
      </w:pPr>
    </w:p>
    <w:p w14:paraId="4F07F864" w14:textId="0264D611" w:rsidR="00EF06BC" w:rsidRDefault="00EF06BC">
      <w:pPr>
        <w:rPr>
          <w:ins w:id="5340" w:author="Steven" w:date="2022-03-30T12:04:00Z"/>
        </w:rPr>
        <w:pPrChange w:id="5341" w:author="Steven" w:date="2022-03-30T12:04:00Z">
          <w:pPr>
            <w:pStyle w:val="Heading2"/>
          </w:pPr>
        </w:pPrChange>
      </w:pPr>
      <w:ins w:id="5342" w:author="Steven" w:date="2022-03-30T12:04:00Z">
        <w:r>
          <w:t xml:space="preserve">Here, </w:t>
        </w:r>
        <w:proofErr w:type="gramStart"/>
        <w:r>
          <w:rPr>
            <w:i/>
          </w:rPr>
          <w:t xml:space="preserve">a </w:t>
        </w:r>
        <w:r>
          <w:t>is</w:t>
        </w:r>
        <w:proofErr w:type="gramEnd"/>
        <w:r>
          <w:t xml:space="preserve"> the maximum growth rate, b is the spread of the curve, and c is the center of the curve. The local vessel volume fraction is accounted for by the scale </w:t>
        </w:r>
        <w:proofErr w:type="spellStart"/>
        <w:proofErr w:type="gramStart"/>
        <w:r>
          <w:rPr>
            <w:i/>
          </w:rPr>
          <w:t>s</w:t>
        </w:r>
      </w:ins>
      <w:ins w:id="5343" w:author="Steven" w:date="2022-03-30T12:12:00Z">
        <w:r w:rsidR="00C132D4" w:rsidRPr="00C132D4">
          <w:rPr>
            <w:i/>
            <w:vertAlign w:val="subscript"/>
            <w:rPrChange w:id="5344" w:author="Steven" w:date="2022-03-30T12:12:00Z">
              <w:rPr>
                <w:i/>
              </w:rPr>
            </w:rPrChange>
          </w:rPr>
          <w:t>a</w:t>
        </w:r>
      </w:ins>
      <w:proofErr w:type="spellEnd"/>
      <w:proofErr w:type="gramEnd"/>
      <w:ins w:id="5345" w:author="Steven" w:date="2022-03-30T12:04:00Z">
        <w:r>
          <w:t xml:space="preserve"> which is defined as</w:t>
        </w:r>
      </w:ins>
    </w:p>
    <w:p w14:paraId="7A1FB583" w14:textId="45C3592A" w:rsidR="00EF06BC" w:rsidRDefault="00EF06BC">
      <w:pPr>
        <w:rPr>
          <w:ins w:id="5346" w:author="Steven" w:date="2022-03-30T12:04:00Z"/>
        </w:rPr>
        <w:pPrChange w:id="5347" w:author="Steven" w:date="2022-03-30T12:04:00Z">
          <w:pPr>
            <w:pStyle w:val="Heading2"/>
          </w:pPr>
        </w:pPrChange>
      </w:pPr>
    </w:p>
    <w:p w14:paraId="7240894E" w14:textId="3B00B12A" w:rsidR="00EF06BC" w:rsidRDefault="00EF06BC">
      <w:pPr>
        <w:pStyle w:val="MTDisplayEquation"/>
        <w:rPr>
          <w:ins w:id="5348" w:author="Steven" w:date="2022-03-30T12:05:00Z"/>
        </w:rPr>
        <w:pPrChange w:id="5349" w:author="Steven" w:date="2022-03-30T12:05:00Z">
          <w:pPr>
            <w:pStyle w:val="Heading2"/>
          </w:pPr>
        </w:pPrChange>
      </w:pPr>
      <w:ins w:id="5350" w:author="Steven" w:date="2022-03-30T12:05:00Z">
        <w:r>
          <w:tab/>
        </w:r>
      </w:ins>
      <w:ins w:id="5351" w:author="Steven" w:date="2022-03-30T12:05:00Z">
        <w:r w:rsidRPr="00EF06BC">
          <w:rPr>
            <w:position w:val="-12"/>
            <w:rPrChange w:id="5352" w:author="Steven" w:date="2022-03-30T12:05:00Z">
              <w:rPr>
                <w:position w:val="-12"/>
              </w:rPr>
            </w:rPrChange>
          </w:rPr>
          <w:object w:dxaOrig="1460" w:dyaOrig="580" w14:anchorId="602A73AB">
            <v:shape id="_x0000_i5209" type="#_x0000_t75" style="width:73pt;height:29pt" o:ole="">
              <v:imagedata r:id="rId46" o:title=""/>
            </v:shape>
            <o:OLEObject Type="Embed" ProgID="Equation.DSMT4" ShapeID="_x0000_i5209" DrawAspect="Content" ObjectID="_1711801310" r:id="rId47"/>
          </w:object>
        </w:r>
      </w:ins>
      <w:ins w:id="5353" w:author="Steven" w:date="2022-03-30T12:05: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354" w:author="Steven" w:date="2022-04-01T17:21:00Z">
        <w:r w:rsidR="007C576C">
          <w:rPr>
            <w:noProof/>
          </w:rPr>
          <w:instrText>4</w:instrText>
        </w:r>
      </w:ins>
      <w:ins w:id="5355" w:author="Steven" w:date="2022-03-30T12:05:00Z">
        <w:r>
          <w:fldChar w:fldCharType="end"/>
        </w:r>
        <w:r>
          <w:instrText>.</w:instrText>
        </w:r>
        <w:r>
          <w:fldChar w:fldCharType="begin"/>
        </w:r>
        <w:r>
          <w:instrText xml:space="preserve"> SEQ MTEqn \c \* Arabic \* MERGEFORMAT </w:instrText>
        </w:r>
      </w:ins>
      <w:r>
        <w:fldChar w:fldCharType="separate"/>
      </w:r>
      <w:ins w:id="5356" w:author="Steven" w:date="2022-04-01T17:21:00Z">
        <w:r w:rsidR="007C576C">
          <w:rPr>
            <w:noProof/>
          </w:rPr>
          <w:instrText>13</w:instrText>
        </w:r>
      </w:ins>
      <w:ins w:id="5357" w:author="Steven" w:date="2022-03-30T12:05:00Z">
        <w:r>
          <w:fldChar w:fldCharType="end"/>
        </w:r>
        <w:r>
          <w:instrText>)</w:instrText>
        </w:r>
        <w:r>
          <w:fldChar w:fldCharType="end"/>
        </w:r>
      </w:ins>
    </w:p>
    <w:p w14:paraId="16107135" w14:textId="460B6F2C" w:rsidR="00EF06BC" w:rsidRDefault="00EF06BC">
      <w:pPr>
        <w:rPr>
          <w:ins w:id="5358" w:author="Steven" w:date="2022-03-30T12:05:00Z"/>
        </w:rPr>
        <w:pPrChange w:id="5359" w:author="Steven" w:date="2022-03-30T12:05:00Z">
          <w:pPr>
            <w:pStyle w:val="Heading2"/>
          </w:pPr>
        </w:pPrChange>
      </w:pPr>
    </w:p>
    <w:p w14:paraId="3FB4D3E2" w14:textId="1E695D76" w:rsidR="00EF06BC" w:rsidRDefault="00EF06BC">
      <w:pPr>
        <w:rPr>
          <w:ins w:id="5360" w:author="Steven" w:date="2022-03-30T12:06:00Z"/>
        </w:rPr>
        <w:pPrChange w:id="5361" w:author="Steven" w:date="2022-03-30T12:05:00Z">
          <w:pPr>
            <w:pStyle w:val="Heading2"/>
          </w:pPr>
        </w:pPrChange>
      </w:pPr>
      <w:ins w:id="5362" w:author="Steven" w:date="2022-03-30T12:05:00Z">
        <w:r>
          <w:t xml:space="preserve">Here, </w:t>
        </w:r>
        <w:proofErr w:type="gramStart"/>
        <w:r>
          <w:rPr>
            <w:i/>
          </w:rPr>
          <w:t>q</w:t>
        </w:r>
        <w:r w:rsidRPr="00EF06BC">
          <w:rPr>
            <w:i/>
            <w:vertAlign w:val="subscript"/>
            <w:rPrChange w:id="5363" w:author="Steven" w:date="2022-03-30T12:05:00Z">
              <w:rPr>
                <w:i/>
              </w:rPr>
            </w:rPrChange>
          </w:rPr>
          <w:t>s</w:t>
        </w:r>
        <w:r>
          <w:rPr>
            <w:i/>
          </w:rPr>
          <w:t xml:space="preserve"> </w:t>
        </w:r>
        <w:r>
          <w:t>is</w:t>
        </w:r>
        <w:proofErr w:type="gramEnd"/>
        <w:r>
          <w:t xml:space="preserve"> the ratio of the current vessel volume fraction </w:t>
        </w:r>
      </w:ins>
      <w:proofErr w:type="spellStart"/>
      <w:ins w:id="5364" w:author="Steven" w:date="2022-03-30T12:06:00Z">
        <w:r>
          <w:rPr>
            <w:i/>
          </w:rPr>
          <w:t>w</w:t>
        </w:r>
        <w:r w:rsidRPr="00EF06BC">
          <w:rPr>
            <w:i/>
            <w:vertAlign w:val="subscript"/>
            <w:rPrChange w:id="5365" w:author="Steven" w:date="2022-03-30T12:06:00Z">
              <w:rPr>
                <w:i/>
              </w:rPr>
            </w:rPrChange>
          </w:rPr>
          <w:t>s</w:t>
        </w:r>
        <w:proofErr w:type="spellEnd"/>
        <w:r>
          <w:t xml:space="preserve"> to the threshold volume fraction </w:t>
        </w:r>
        <w:proofErr w:type="spellStart"/>
        <w:r>
          <w:rPr>
            <w:i/>
          </w:rPr>
          <w:t>w</w:t>
        </w:r>
        <w:r w:rsidRPr="00EF06BC">
          <w:rPr>
            <w:i/>
            <w:vertAlign w:val="subscript"/>
            <w:rPrChange w:id="5366" w:author="Steven" w:date="2022-03-30T12:06:00Z">
              <w:rPr>
                <w:i/>
              </w:rPr>
            </w:rPrChange>
          </w:rPr>
          <w:t>thresh</w:t>
        </w:r>
        <w:proofErr w:type="spellEnd"/>
        <w:r>
          <w:t xml:space="preserve"> which has a minimum of 1.0:</w:t>
        </w:r>
      </w:ins>
    </w:p>
    <w:p w14:paraId="01BC57E8" w14:textId="72521296" w:rsidR="00EF06BC" w:rsidRDefault="00EF06BC">
      <w:pPr>
        <w:rPr>
          <w:ins w:id="5367" w:author="Steven" w:date="2022-03-30T12:06:00Z"/>
        </w:rPr>
        <w:pPrChange w:id="5368" w:author="Steven" w:date="2022-03-30T12:05:00Z">
          <w:pPr>
            <w:pStyle w:val="Heading2"/>
          </w:pPr>
        </w:pPrChange>
      </w:pPr>
    </w:p>
    <w:p w14:paraId="519FF077" w14:textId="7C232D89" w:rsidR="00EF06BC" w:rsidRDefault="00EF06BC">
      <w:pPr>
        <w:pStyle w:val="MTDisplayEquation"/>
        <w:rPr>
          <w:ins w:id="5369" w:author="Steven" w:date="2022-03-30T12:06:00Z"/>
        </w:rPr>
        <w:pPrChange w:id="5370" w:author="Steven" w:date="2022-03-30T12:06:00Z">
          <w:pPr>
            <w:pStyle w:val="Heading2"/>
          </w:pPr>
        </w:pPrChange>
      </w:pPr>
      <w:ins w:id="5371" w:author="Steven" w:date="2022-03-30T12:06:00Z">
        <w:r>
          <w:tab/>
        </w:r>
      </w:ins>
      <w:ins w:id="5372" w:author="Steven" w:date="2022-03-30T12:06:00Z">
        <w:r w:rsidRPr="00EF06BC">
          <w:rPr>
            <w:position w:val="-32"/>
            <w:rPrChange w:id="5373" w:author="Steven" w:date="2022-03-30T12:06:00Z">
              <w:rPr>
                <w:position w:val="-32"/>
              </w:rPr>
            </w:rPrChange>
          </w:rPr>
          <w:object w:dxaOrig="2120" w:dyaOrig="760" w14:anchorId="7EED50F0">
            <v:shape id="_x0000_i5210" type="#_x0000_t75" style="width:106pt;height:38pt" o:ole="">
              <v:imagedata r:id="rId48" o:title=""/>
            </v:shape>
            <o:OLEObject Type="Embed" ProgID="Equation.DSMT4" ShapeID="_x0000_i5210" DrawAspect="Content" ObjectID="_1711801311" r:id="rId49"/>
          </w:object>
        </w:r>
      </w:ins>
      <w:ins w:id="5374" w:author="Steven" w:date="2022-03-30T12:06:00Z">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5375" w:author="Steven" w:date="2022-04-01T17:21:00Z">
        <w:r w:rsidR="007C576C">
          <w:rPr>
            <w:noProof/>
          </w:rPr>
          <w:instrText>4</w:instrText>
        </w:r>
      </w:ins>
      <w:ins w:id="5376" w:author="Steven" w:date="2022-03-30T12:06:00Z">
        <w:r>
          <w:fldChar w:fldCharType="end"/>
        </w:r>
        <w:r>
          <w:instrText>.</w:instrText>
        </w:r>
        <w:r>
          <w:fldChar w:fldCharType="begin"/>
        </w:r>
        <w:r>
          <w:instrText xml:space="preserve"> SEQ MTEqn \c \* Arabic \* MERGEFORMAT </w:instrText>
        </w:r>
      </w:ins>
      <w:r>
        <w:fldChar w:fldCharType="separate"/>
      </w:r>
      <w:ins w:id="5377" w:author="Steven" w:date="2022-04-01T17:21:00Z">
        <w:r w:rsidR="007C576C">
          <w:rPr>
            <w:noProof/>
          </w:rPr>
          <w:instrText>14</w:instrText>
        </w:r>
      </w:ins>
      <w:ins w:id="5378" w:author="Steven" w:date="2022-03-30T12:06:00Z">
        <w:r>
          <w:fldChar w:fldCharType="end"/>
        </w:r>
        <w:r>
          <w:instrText>)</w:instrText>
        </w:r>
        <w:r>
          <w:fldChar w:fldCharType="end"/>
        </w:r>
      </w:ins>
    </w:p>
    <w:p w14:paraId="3D9EE553" w14:textId="5E52DD3F" w:rsidR="00EF06BC" w:rsidRDefault="00EF06BC">
      <w:pPr>
        <w:rPr>
          <w:ins w:id="5379" w:author="Steven" w:date="2022-03-30T12:06:00Z"/>
        </w:rPr>
        <w:pPrChange w:id="5380" w:author="Steven" w:date="2022-03-30T12:06:00Z">
          <w:pPr>
            <w:pStyle w:val="Heading2"/>
          </w:pPr>
        </w:pPrChange>
      </w:pPr>
    </w:p>
    <w:p w14:paraId="2BFE9F0B" w14:textId="441FCFA2" w:rsidR="00EF06BC" w:rsidRPr="00EF06BC" w:rsidRDefault="00EF06BC">
      <w:pPr>
        <w:rPr>
          <w:ins w:id="5381" w:author="Steven" w:date="2022-03-30T12:09:00Z"/>
          <w:i/>
          <w:rPrChange w:id="5382" w:author="Steven" w:date="2022-03-30T12:11:00Z">
            <w:rPr>
              <w:ins w:id="5383" w:author="Steven" w:date="2022-03-30T12:09:00Z"/>
            </w:rPr>
          </w:rPrChange>
        </w:rPr>
        <w:pPrChange w:id="5384" w:author="Steven" w:date="2022-03-30T12:06:00Z">
          <w:pPr>
            <w:pStyle w:val="Heading2"/>
          </w:pPr>
        </w:pPrChange>
      </w:pPr>
      <w:ins w:id="5385" w:author="Steven" w:date="2022-03-30T12:07:00Z">
        <w:r>
          <w:t>The values</w:t>
        </w:r>
        <w:r w:rsidRPr="00EF06BC">
          <w:t xml:space="preserve"> </w:t>
        </w:r>
        <w:r w:rsidRPr="00EF06BC">
          <w:rPr>
            <w:i/>
            <w:rPrChange w:id="5386" w:author="Steven" w:date="2022-03-30T12:07:00Z">
              <w:rPr/>
            </w:rPrChange>
          </w:rPr>
          <w:t>a</w:t>
        </w:r>
        <w:r w:rsidRPr="00EF06BC">
          <w:rPr>
            <w:i/>
            <w:vertAlign w:val="subscript"/>
            <w:rPrChange w:id="5387" w:author="Steven" w:date="2022-03-30T12:07:00Z">
              <w:rPr/>
            </w:rPrChange>
          </w:rPr>
          <w:t>s</w:t>
        </w:r>
        <w:r w:rsidRPr="00EF06BC">
          <w:t xml:space="preserve">, </w:t>
        </w:r>
        <w:proofErr w:type="spellStart"/>
        <w:r>
          <w:rPr>
            <w:i/>
          </w:rPr>
          <w:t>b</w:t>
        </w:r>
        <w:r w:rsidRPr="00EF06BC">
          <w:rPr>
            <w:i/>
            <w:vertAlign w:val="subscript"/>
            <w:rPrChange w:id="5388" w:author="Steven" w:date="2022-03-30T12:07:00Z">
              <w:rPr>
                <w:i/>
              </w:rPr>
            </w:rPrChange>
          </w:rPr>
          <w:t>s</w:t>
        </w:r>
        <w:proofErr w:type="spellEnd"/>
        <w:r w:rsidRPr="00EF06BC">
          <w:t xml:space="preserve">, and </w:t>
        </w:r>
        <w:r>
          <w:rPr>
            <w:i/>
          </w:rPr>
          <w:t>s</w:t>
        </w:r>
        <w:r w:rsidRPr="00EF06BC">
          <w:rPr>
            <w:vertAlign w:val="subscript"/>
            <w:rPrChange w:id="5389" w:author="Steven" w:date="2022-03-30T12:07:00Z">
              <w:rPr/>
            </w:rPrChange>
          </w:rPr>
          <w:t>0</w:t>
        </w:r>
        <w:r w:rsidRPr="00EF06BC">
          <w:t xml:space="preserve"> were selected so that when the vessel volume fraction was below the </w:t>
        </w:r>
        <w:proofErr w:type="gramStart"/>
        <w:r w:rsidRPr="00EF06BC">
          <w:t xml:space="preserve">threshold  </w:t>
        </w:r>
      </w:ins>
      <w:proofErr w:type="spellStart"/>
      <w:ins w:id="5390" w:author="Steven" w:date="2022-03-30T12:08:00Z">
        <w:r w:rsidRPr="00EF06BC">
          <w:rPr>
            <w:i/>
            <w:rPrChange w:id="5391" w:author="Steven" w:date="2022-03-30T12:08:00Z">
              <w:rPr/>
            </w:rPrChange>
          </w:rPr>
          <w:t>w</w:t>
        </w:r>
        <w:r w:rsidRPr="00EF06BC">
          <w:rPr>
            <w:i/>
            <w:vertAlign w:val="subscript"/>
            <w:rPrChange w:id="5392" w:author="Steven" w:date="2022-03-30T12:08:00Z">
              <w:rPr/>
            </w:rPrChange>
          </w:rPr>
          <w:t>thresh</w:t>
        </w:r>
        <w:proofErr w:type="spellEnd"/>
        <w:proofErr w:type="gramEnd"/>
        <w:r>
          <w:rPr>
            <w:i/>
          </w:rPr>
          <w:t xml:space="preserve">, </w:t>
        </w:r>
        <w:proofErr w:type="spellStart"/>
        <w:r>
          <w:rPr>
            <w:i/>
          </w:rPr>
          <w:t>s</w:t>
        </w:r>
        <w:r w:rsidRPr="00EF06BC">
          <w:rPr>
            <w:i/>
            <w:vertAlign w:val="subscript"/>
            <w:rPrChange w:id="5393" w:author="Steven" w:date="2022-03-30T12:08:00Z">
              <w:rPr>
                <w:i/>
              </w:rPr>
            </w:rPrChange>
          </w:rPr>
          <w:t>a</w:t>
        </w:r>
        <w:proofErr w:type="spellEnd"/>
        <w:r>
          <w:rPr>
            <w:i/>
          </w:rPr>
          <w:t xml:space="preserve"> </w:t>
        </w:r>
        <w:r>
          <w:t>= 1.0</w:t>
        </w:r>
      </w:ins>
      <w:ins w:id="5394" w:author="Steven" w:date="2022-03-30T12:07:00Z">
        <w:r w:rsidRPr="00EF06BC">
          <w:t xml:space="preserve">. </w:t>
        </w:r>
      </w:ins>
      <w:ins w:id="5395" w:author="Steven" w:date="2022-03-30T12:08:00Z">
        <w:r>
          <w:t xml:space="preserve">Once </w:t>
        </w:r>
        <w:r>
          <w:rPr>
            <w:i/>
          </w:rPr>
          <w:t>q</w:t>
        </w:r>
        <w:r w:rsidRPr="00EF06BC">
          <w:rPr>
            <w:i/>
            <w:vertAlign w:val="subscript"/>
            <w:rPrChange w:id="5396" w:author="Steven" w:date="2022-03-30T12:08:00Z">
              <w:rPr>
                <w:i/>
              </w:rPr>
            </w:rPrChange>
          </w:rPr>
          <w:t>s</w:t>
        </w:r>
        <w:r>
          <w:t xml:space="preserve"> &gt; 1.0, </w:t>
        </w:r>
        <w:proofErr w:type="spellStart"/>
        <w:proofErr w:type="gramStart"/>
        <w:r>
          <w:rPr>
            <w:i/>
          </w:rPr>
          <w:t>s</w:t>
        </w:r>
        <w:r w:rsidRPr="00EF06BC">
          <w:rPr>
            <w:i/>
            <w:vertAlign w:val="subscript"/>
            <w:rPrChange w:id="5397" w:author="Steven" w:date="2022-03-30T12:08:00Z">
              <w:rPr>
                <w:i/>
              </w:rPr>
            </w:rPrChange>
          </w:rPr>
          <w:t>a</w:t>
        </w:r>
        <w:proofErr w:type="spellEnd"/>
        <w:proofErr w:type="gramEnd"/>
        <w:r>
          <w:rPr>
            <w:i/>
            <w:vertAlign w:val="subscript"/>
          </w:rPr>
          <w:t xml:space="preserve"> </w:t>
        </w:r>
        <w:r>
          <w:t xml:space="preserve">rapidly decreases until </w:t>
        </w:r>
        <w:proofErr w:type="spellStart"/>
        <w:r>
          <w:rPr>
            <w:i/>
          </w:rPr>
          <w:t>s</w:t>
        </w:r>
        <w:r w:rsidRPr="00EF06BC">
          <w:rPr>
            <w:i/>
            <w:vertAlign w:val="subscript"/>
            <w:rPrChange w:id="5398" w:author="Steven" w:date="2022-03-30T12:09:00Z">
              <w:rPr>
                <w:i/>
              </w:rPr>
            </w:rPrChange>
          </w:rPr>
          <w:t>a</w:t>
        </w:r>
      </w:ins>
      <w:proofErr w:type="spellEnd"/>
      <w:ins w:id="5399" w:author="Steven" w:date="2022-03-30T12:09:00Z">
        <w:r>
          <w:t xml:space="preserve"> = </w:t>
        </w:r>
        <w:r>
          <w:rPr>
            <w:i/>
          </w:rPr>
          <w:t>s</w:t>
        </w:r>
        <w:r w:rsidRPr="00EF06BC">
          <w:rPr>
            <w:vertAlign w:val="subscript"/>
            <w:rPrChange w:id="5400" w:author="Steven" w:date="2022-03-30T12:09:00Z">
              <w:rPr>
                <w:i/>
              </w:rPr>
            </w:rPrChange>
          </w:rPr>
          <w:t>0</w:t>
        </w:r>
        <w:r>
          <w:t>.</w:t>
        </w:r>
      </w:ins>
      <w:ins w:id="5401" w:author="Steven" w:date="2022-03-30T12:10:00Z">
        <w:r>
          <w:t xml:space="preserve"> The parameters </w:t>
        </w:r>
        <w:r>
          <w:rPr>
            <w:i/>
          </w:rPr>
          <w:t>a</w:t>
        </w:r>
        <w:r w:rsidRPr="00EF06BC">
          <w:rPr>
            <w:i/>
            <w:vertAlign w:val="subscript"/>
            <w:rPrChange w:id="5402" w:author="Steven" w:date="2022-03-30T12:10:00Z">
              <w:rPr>
                <w:i/>
              </w:rPr>
            </w:rPrChange>
          </w:rPr>
          <w:t>s</w:t>
        </w:r>
        <w:r>
          <w:rPr>
            <w:i/>
          </w:rPr>
          <w:t>,</w:t>
        </w:r>
        <w:r>
          <w:t xml:space="preserve"> </w:t>
        </w:r>
        <w:r>
          <w:rPr>
            <w:i/>
          </w:rPr>
          <w:t>q</w:t>
        </w:r>
        <w:r w:rsidRPr="00EF06BC">
          <w:rPr>
            <w:i/>
            <w:vertAlign w:val="subscript"/>
            <w:rPrChange w:id="5403" w:author="Steven" w:date="2022-03-30T12:10:00Z">
              <w:rPr>
                <w:i/>
              </w:rPr>
            </w:rPrChange>
          </w:rPr>
          <w:t>s</w:t>
        </w:r>
        <w:r>
          <w:t xml:space="preserve">, </w:t>
        </w:r>
      </w:ins>
      <w:proofErr w:type="spellStart"/>
      <w:proofErr w:type="gramStart"/>
      <w:ins w:id="5404" w:author="Steven" w:date="2022-03-30T12:11:00Z">
        <w:r>
          <w:rPr>
            <w:i/>
          </w:rPr>
          <w:t>b</w:t>
        </w:r>
        <w:r w:rsidRPr="00EF06BC">
          <w:rPr>
            <w:i/>
            <w:vertAlign w:val="subscript"/>
            <w:rPrChange w:id="5405" w:author="Steven" w:date="2022-03-30T12:11:00Z">
              <w:rPr>
                <w:i/>
              </w:rPr>
            </w:rPrChange>
          </w:rPr>
          <w:t>s</w:t>
        </w:r>
        <w:proofErr w:type="spellEnd"/>
        <w:proofErr w:type="gramEnd"/>
        <w:r>
          <w:t xml:space="preserve">, </w:t>
        </w:r>
        <w:r>
          <w:rPr>
            <w:i/>
          </w:rPr>
          <w:t>s</w:t>
        </w:r>
        <w:r w:rsidRPr="00EF06BC">
          <w:rPr>
            <w:vertAlign w:val="subscript"/>
            <w:rPrChange w:id="5406" w:author="Steven" w:date="2022-03-30T12:11:00Z">
              <w:rPr>
                <w:i/>
              </w:rPr>
            </w:rPrChange>
          </w:rPr>
          <w:t>0</w:t>
        </w:r>
        <w:r>
          <w:t xml:space="preserve">, and </w:t>
        </w:r>
        <w:proofErr w:type="spellStart"/>
        <w:r>
          <w:rPr>
            <w:i/>
          </w:rPr>
          <w:t>w</w:t>
        </w:r>
        <w:r w:rsidRPr="00EF06BC">
          <w:rPr>
            <w:i/>
            <w:vertAlign w:val="subscript"/>
            <w:rPrChange w:id="5407" w:author="Steven" w:date="2022-03-30T12:11:00Z">
              <w:rPr>
                <w:i/>
              </w:rPr>
            </w:rPrChange>
          </w:rPr>
          <w:t>thresh</w:t>
        </w:r>
        <w:proofErr w:type="spellEnd"/>
        <w:r>
          <w:rPr>
            <w:i/>
          </w:rPr>
          <w:t xml:space="preserve"> </w:t>
        </w:r>
        <w:r>
          <w:t xml:space="preserve">are not currently exposed to the user. </w:t>
        </w:r>
      </w:ins>
    </w:p>
    <w:p w14:paraId="364CF3EC" w14:textId="58680E89" w:rsidR="00EF06BC" w:rsidRPr="00BE5A55" w:rsidRDefault="00EF06BC" w:rsidP="00195D31">
      <w:pPr>
        <w:pStyle w:val="Code0"/>
        <w:rPr>
          <w:ins w:id="5408" w:author="Steven" w:date="2022-03-30T12:09:00Z"/>
          <w:szCs w:val="20"/>
          <w:rPrChange w:id="5409" w:author="Steven" w:date="2022-04-18T14:11:00Z">
            <w:rPr>
              <w:ins w:id="5410" w:author="Steven" w:date="2022-03-30T12:09:00Z"/>
            </w:rPr>
          </w:rPrChange>
        </w:rPr>
        <w:pPrChange w:id="5411" w:author="Steven" w:date="2022-04-18T14:06:00Z">
          <w:pPr>
            <w:pStyle w:val="Heading2"/>
          </w:pPr>
        </w:pPrChange>
      </w:pPr>
      <w:ins w:id="5412" w:author="Steven" w:date="2022-03-30T12:09:00Z">
        <w:r w:rsidRPr="00BE5A55">
          <w:rPr>
            <w:szCs w:val="20"/>
            <w:rPrChange w:id="5413" w:author="Steven" w:date="2022-04-18T14:11:00Z">
              <w:rPr/>
            </w:rPrChange>
          </w:rPr>
          <w:t>&lt;</w:t>
        </w:r>
        <w:proofErr w:type="spellStart"/>
        <w:r w:rsidRPr="00BE5A55">
          <w:rPr>
            <w:szCs w:val="20"/>
            <w:rPrChange w:id="5414" w:author="Steven" w:date="2022-04-18T14:11:00Z">
              <w:rPr/>
            </w:rPrChange>
          </w:rPr>
          <w:t>velocity_modifier</w:t>
        </w:r>
        <w:proofErr w:type="spellEnd"/>
        <w:r w:rsidRPr="00BE5A55">
          <w:rPr>
            <w:szCs w:val="20"/>
            <w:rPrChange w:id="5415" w:author="Steven" w:date="2022-04-18T14:11:00Z">
              <w:rPr/>
            </w:rPrChange>
          </w:rPr>
          <w:t xml:space="preserve"> type=”</w:t>
        </w:r>
        <w:proofErr w:type="spellStart"/>
        <w:r w:rsidRPr="00BE5A55">
          <w:rPr>
            <w:szCs w:val="20"/>
            <w:rPrChange w:id="5416" w:author="Steven" w:date="2022-04-18T14:11:00Z">
              <w:rPr/>
            </w:rPrChange>
          </w:rPr>
          <w:t>sigmoid_adjusted_segment_velocity</w:t>
        </w:r>
        <w:proofErr w:type="spellEnd"/>
        <w:r w:rsidRPr="00BE5A55">
          <w:rPr>
            <w:szCs w:val="20"/>
            <w:rPrChange w:id="5417" w:author="Steven" w:date="2022-04-18T14:11:00Z">
              <w:rPr/>
            </w:rPrChange>
          </w:rPr>
          <w:t>”&gt;</w:t>
        </w:r>
      </w:ins>
    </w:p>
    <w:p w14:paraId="2B027849" w14:textId="6BB77AA0" w:rsidR="00EF06BC" w:rsidRPr="00BE5A55" w:rsidRDefault="00EF06BC" w:rsidP="00195D31">
      <w:pPr>
        <w:pStyle w:val="Code0"/>
        <w:rPr>
          <w:ins w:id="5418" w:author="Steven" w:date="2022-03-30T12:09:00Z"/>
          <w:szCs w:val="20"/>
          <w:rPrChange w:id="5419" w:author="Steven" w:date="2022-04-18T14:11:00Z">
            <w:rPr>
              <w:ins w:id="5420" w:author="Steven" w:date="2022-03-30T12:09:00Z"/>
            </w:rPr>
          </w:rPrChange>
        </w:rPr>
        <w:pPrChange w:id="5421" w:author="Steven" w:date="2022-04-18T14:06:00Z">
          <w:pPr>
            <w:pStyle w:val="Heading2"/>
          </w:pPr>
        </w:pPrChange>
      </w:pPr>
      <w:ins w:id="5422" w:author="Steven" w:date="2022-03-30T12:09:00Z">
        <w:r w:rsidRPr="00BE5A55">
          <w:rPr>
            <w:szCs w:val="20"/>
            <w:rPrChange w:id="5423" w:author="Steven" w:date="2022-04-18T14:11:00Z">
              <w:rPr/>
            </w:rPrChange>
          </w:rPr>
          <w:tab/>
          <w:t>&lt;a&gt;100&lt;/a&gt;</w:t>
        </w:r>
      </w:ins>
    </w:p>
    <w:p w14:paraId="78E83E50" w14:textId="61659BBA" w:rsidR="00EF06BC" w:rsidRPr="00BE5A55" w:rsidRDefault="00EF06BC" w:rsidP="00195D31">
      <w:pPr>
        <w:pStyle w:val="Code0"/>
        <w:rPr>
          <w:ins w:id="5424" w:author="Steven" w:date="2022-03-30T12:09:00Z"/>
          <w:szCs w:val="20"/>
          <w:rPrChange w:id="5425" w:author="Steven" w:date="2022-04-18T14:11:00Z">
            <w:rPr>
              <w:ins w:id="5426" w:author="Steven" w:date="2022-03-30T12:09:00Z"/>
            </w:rPr>
          </w:rPrChange>
        </w:rPr>
        <w:pPrChange w:id="5427" w:author="Steven" w:date="2022-04-18T14:06:00Z">
          <w:pPr>
            <w:pStyle w:val="Heading2"/>
          </w:pPr>
        </w:pPrChange>
      </w:pPr>
      <w:ins w:id="5428" w:author="Steven" w:date="2022-03-30T12:09:00Z">
        <w:r w:rsidRPr="00BE5A55">
          <w:rPr>
            <w:szCs w:val="20"/>
            <w:rPrChange w:id="5429" w:author="Steven" w:date="2022-04-18T14:11:00Z">
              <w:rPr/>
            </w:rPrChange>
          </w:rPr>
          <w:tab/>
          <w:t>&lt;b&gt;</w:t>
        </w:r>
      </w:ins>
      <w:ins w:id="5430" w:author="Steven" w:date="2022-03-30T12:12:00Z">
        <w:r w:rsidRPr="00BE5A55">
          <w:rPr>
            <w:szCs w:val="20"/>
            <w:rPrChange w:id="5431" w:author="Steven" w:date="2022-04-18T14:11:00Z">
              <w:rPr/>
            </w:rPrChange>
          </w:rPr>
          <w:t>2.572&lt;/b&gt;</w:t>
        </w:r>
      </w:ins>
    </w:p>
    <w:p w14:paraId="5EA0174B" w14:textId="4B3113C0" w:rsidR="00EF06BC" w:rsidRPr="00BE5A55" w:rsidRDefault="00EF06BC" w:rsidP="00195D31">
      <w:pPr>
        <w:pStyle w:val="Code0"/>
        <w:rPr>
          <w:ins w:id="5432" w:author="Steven" w:date="2022-03-30T12:12:00Z"/>
          <w:szCs w:val="20"/>
          <w:rPrChange w:id="5433" w:author="Steven" w:date="2022-04-18T14:11:00Z">
            <w:rPr>
              <w:ins w:id="5434" w:author="Steven" w:date="2022-03-30T12:12:00Z"/>
            </w:rPr>
          </w:rPrChange>
        </w:rPr>
        <w:pPrChange w:id="5435" w:author="Steven" w:date="2022-04-18T14:06:00Z">
          <w:pPr>
            <w:pStyle w:val="Heading2"/>
          </w:pPr>
        </w:pPrChange>
      </w:pPr>
      <w:ins w:id="5436" w:author="Steven" w:date="2022-03-30T12:10:00Z">
        <w:r w:rsidRPr="00BE5A55">
          <w:rPr>
            <w:szCs w:val="20"/>
            <w:rPrChange w:id="5437" w:author="Steven" w:date="2022-04-18T14:11:00Z">
              <w:rPr/>
            </w:rPrChange>
          </w:rPr>
          <w:tab/>
          <w:t>&lt;c&gt;5&lt;/c&gt;</w:t>
        </w:r>
      </w:ins>
    </w:p>
    <w:p w14:paraId="34CF9CB2" w14:textId="6EE7DEFB" w:rsidR="00EF06BC" w:rsidRPr="00BE5A55" w:rsidRDefault="00EF06BC" w:rsidP="00195D31">
      <w:pPr>
        <w:pStyle w:val="Code0"/>
        <w:rPr>
          <w:ins w:id="5438" w:author="Steven" w:date="2022-03-30T12:10:00Z"/>
          <w:szCs w:val="20"/>
          <w:rPrChange w:id="5439" w:author="Steven" w:date="2022-04-18T14:11:00Z">
            <w:rPr>
              <w:ins w:id="5440" w:author="Steven" w:date="2022-03-30T12:10:00Z"/>
            </w:rPr>
          </w:rPrChange>
        </w:rPr>
        <w:pPrChange w:id="5441" w:author="Steven" w:date="2022-04-18T14:06:00Z">
          <w:pPr>
            <w:pStyle w:val="Heading2"/>
          </w:pPr>
        </w:pPrChange>
      </w:pPr>
      <w:ins w:id="5442" w:author="Steven" w:date="2022-03-30T12:12:00Z">
        <w:r w:rsidRPr="00BE5A55">
          <w:rPr>
            <w:szCs w:val="20"/>
            <w:rPrChange w:id="5443" w:author="Steven" w:date="2022-04-18T14:11:00Z">
              <w:rPr/>
            </w:rPrChange>
          </w:rPr>
          <w:t>&lt;/</w:t>
        </w:r>
        <w:proofErr w:type="spellStart"/>
        <w:r w:rsidRPr="00BE5A55">
          <w:rPr>
            <w:szCs w:val="20"/>
            <w:rPrChange w:id="5444" w:author="Steven" w:date="2022-04-18T14:11:00Z">
              <w:rPr/>
            </w:rPrChange>
          </w:rPr>
          <w:t>velocity_modifier</w:t>
        </w:r>
        <w:proofErr w:type="spellEnd"/>
        <w:r w:rsidRPr="00BE5A55">
          <w:rPr>
            <w:szCs w:val="20"/>
            <w:rPrChange w:id="5445" w:author="Steven" w:date="2022-04-18T14:11:00Z">
              <w:rPr/>
            </w:rPrChange>
          </w:rPr>
          <w:t>&gt;</w:t>
        </w:r>
      </w:ins>
    </w:p>
    <w:p w14:paraId="0D031E62" w14:textId="77777777" w:rsidR="00EF06BC" w:rsidRPr="00BE5A55" w:rsidRDefault="00EF06BC" w:rsidP="00195D31">
      <w:pPr>
        <w:pStyle w:val="Code0"/>
        <w:rPr>
          <w:ins w:id="5446" w:author="Steven" w:date="2022-03-30T11:28:00Z"/>
          <w:szCs w:val="20"/>
          <w:rPrChange w:id="5447" w:author="Steven" w:date="2022-04-18T14:11:00Z">
            <w:rPr>
              <w:ins w:id="5448" w:author="Steven" w:date="2022-03-30T11:28:00Z"/>
            </w:rPr>
          </w:rPrChange>
        </w:rPr>
        <w:pPrChange w:id="5449" w:author="Steven" w:date="2022-04-18T14:06:00Z">
          <w:pPr>
            <w:pStyle w:val="Heading2"/>
          </w:pPr>
        </w:pPrChange>
      </w:pPr>
    </w:p>
    <w:p w14:paraId="445F31C8" w14:textId="30F5420F" w:rsidR="00E5105E" w:rsidRDefault="00E5105E" w:rsidP="00E5105E">
      <w:pPr>
        <w:pStyle w:val="Heading3"/>
        <w:rPr>
          <w:ins w:id="5450" w:author="Steven" w:date="2022-03-30T13:17:00Z"/>
        </w:rPr>
      </w:pPr>
      <w:bookmarkStart w:id="5451" w:name="_Toc99726156"/>
      <w:proofErr w:type="spellStart"/>
      <w:ins w:id="5452" w:author="Steven" w:date="2022-03-30T13:17:00Z">
        <w:r>
          <w:t>Gompertz</w:t>
        </w:r>
        <w:proofErr w:type="spellEnd"/>
        <w:r>
          <w:t xml:space="preserve"> Segment Velocity Modifier</w:t>
        </w:r>
        <w:bookmarkEnd w:id="5451"/>
      </w:ins>
    </w:p>
    <w:p w14:paraId="1305A51E" w14:textId="42317BFE" w:rsidR="00E5105E" w:rsidRDefault="00E5105E" w:rsidP="00E5105E">
      <w:pPr>
        <w:rPr>
          <w:ins w:id="5453" w:author="Steven" w:date="2022-03-30T13:17:00Z"/>
        </w:rPr>
      </w:pPr>
      <w:ins w:id="5454" w:author="Steven" w:date="2022-03-30T13:17:00Z">
        <w:r>
          <w:t xml:space="preserve">The </w:t>
        </w:r>
        <w:proofErr w:type="spellStart"/>
        <w:r>
          <w:t>Gompertz</w:t>
        </w:r>
        <w:proofErr w:type="spellEnd"/>
        <w:r>
          <w:t xml:space="preserve"> segment velocity modifier prescribes growth as a </w:t>
        </w:r>
        <w:proofErr w:type="spellStart"/>
        <w:r>
          <w:t>Gompertz</w:t>
        </w:r>
        <w:proofErr w:type="spellEnd"/>
        <w:r>
          <w:t xml:space="preserve"> function (asymmetric sigmoid) given by:</w:t>
        </w:r>
      </w:ins>
    </w:p>
    <w:p w14:paraId="7F6E9763" w14:textId="77777777" w:rsidR="00E5105E" w:rsidRDefault="00E5105E" w:rsidP="00E5105E">
      <w:pPr>
        <w:rPr>
          <w:ins w:id="5455" w:author="Steven" w:date="2022-03-30T13:17:00Z"/>
        </w:rPr>
      </w:pPr>
    </w:p>
    <w:p w14:paraId="5A9C331C" w14:textId="3A334133" w:rsidR="00E5105E" w:rsidRDefault="00E5105E" w:rsidP="00E5105E">
      <w:pPr>
        <w:pStyle w:val="MTDisplayEquation"/>
        <w:rPr>
          <w:ins w:id="5456" w:author="Steven" w:date="2022-03-30T13:18:00Z"/>
        </w:rPr>
      </w:pPr>
      <w:ins w:id="5457" w:author="Steven" w:date="2022-03-30T13:17:00Z">
        <w:r>
          <w:tab/>
        </w:r>
      </w:ins>
      <w:ins w:id="5458" w:author="Steven" w:date="2022-03-30T13:17:00Z">
        <w:r w:rsidRPr="00ED1C8F">
          <w:rPr>
            <w:position w:val="-12"/>
          </w:rPr>
          <w:object w:dxaOrig="2040" w:dyaOrig="420" w14:anchorId="108EE9E3">
            <v:shape id="_x0000_i5206" type="#_x0000_t75" style="width:102pt;height:21pt" o:ole="">
              <v:imagedata r:id="rId50" o:title=""/>
            </v:shape>
            <o:OLEObject Type="Embed" ProgID="Equation.DSMT4" ShapeID="_x0000_i5206" DrawAspect="Content" ObjectID="_1711801312" r:id="rId51"/>
          </w:object>
        </w:r>
      </w:ins>
      <w:ins w:id="5459" w:author="Steven" w:date="2022-03-30T13:17:00Z">
        <w:r>
          <w:t xml:space="preserve"> </w:t>
        </w:r>
      </w:ins>
      <w:ins w:id="5460" w:author="Steven" w:date="2022-03-30T13:18:00Z">
        <w:r>
          <w:t>.</w:t>
        </w:r>
      </w:ins>
      <w:ins w:id="5461" w:author="Steven" w:date="2022-03-30T13:1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5462" w:author="Steven" w:date="2022-04-01T17:21:00Z">
        <w:r w:rsidR="007C576C">
          <w:rPr>
            <w:noProof/>
          </w:rPr>
          <w:instrText>4</w:instrText>
        </w:r>
      </w:ins>
      <w:ins w:id="5463" w:author="Steven" w:date="2022-03-30T13:17:00Z">
        <w:r>
          <w:fldChar w:fldCharType="end"/>
        </w:r>
        <w:r>
          <w:instrText>.</w:instrText>
        </w:r>
        <w:r>
          <w:fldChar w:fldCharType="begin"/>
        </w:r>
        <w:r>
          <w:instrText xml:space="preserve"> SEQ MTEqn \c \* Arabic \* MERGEFORMAT </w:instrText>
        </w:r>
        <w:r>
          <w:fldChar w:fldCharType="separate"/>
        </w:r>
      </w:ins>
      <w:ins w:id="5464" w:author="Steven" w:date="2022-04-01T17:21:00Z">
        <w:r w:rsidR="007C576C">
          <w:rPr>
            <w:noProof/>
          </w:rPr>
          <w:instrText>15</w:instrText>
        </w:r>
      </w:ins>
      <w:ins w:id="5465" w:author="Steven" w:date="2022-03-30T13:17:00Z">
        <w:r>
          <w:fldChar w:fldCharType="end"/>
        </w:r>
        <w:r>
          <w:instrText>)</w:instrText>
        </w:r>
        <w:r>
          <w:fldChar w:fldCharType="end"/>
        </w:r>
      </w:ins>
    </w:p>
    <w:p w14:paraId="0D97C79F" w14:textId="77777777" w:rsidR="00E5105E" w:rsidRPr="00E5105E" w:rsidRDefault="00E5105E">
      <w:pPr>
        <w:rPr>
          <w:ins w:id="5466" w:author="Steven" w:date="2022-03-30T13:17:00Z"/>
        </w:rPr>
        <w:pPrChange w:id="5467" w:author="Steven" w:date="2022-03-30T13:18:00Z">
          <w:pPr>
            <w:pStyle w:val="MTDisplayEquation"/>
          </w:pPr>
        </w:pPrChange>
      </w:pPr>
    </w:p>
    <w:p w14:paraId="40A18914" w14:textId="77777777" w:rsidR="00E5105E" w:rsidRPr="00E5105E" w:rsidRDefault="00E5105E">
      <w:pPr>
        <w:rPr>
          <w:ins w:id="5468" w:author="Steven" w:date="2022-03-30T13:17:00Z"/>
        </w:rPr>
        <w:pPrChange w:id="5469" w:author="Steven" w:date="2022-03-30T13:17:00Z">
          <w:pPr>
            <w:pStyle w:val="MTDisplayEquation"/>
          </w:pPr>
        </w:pPrChange>
      </w:pPr>
    </w:p>
    <w:p w14:paraId="35619064" w14:textId="77777777" w:rsidR="00E5105E" w:rsidRDefault="00E5105E" w:rsidP="00E5105E">
      <w:pPr>
        <w:rPr>
          <w:ins w:id="5470" w:author="Steven" w:date="2022-03-30T13:17:00Z"/>
        </w:rPr>
      </w:pPr>
      <w:ins w:id="5471" w:author="Steven" w:date="2022-03-30T13:17:00Z">
        <w:r>
          <w:t xml:space="preserve">Note that the </w:t>
        </w:r>
        <w:proofErr w:type="spellStart"/>
        <w:r>
          <w:t>gompertz</w:t>
        </w:r>
        <w:proofErr w:type="spellEnd"/>
        <w:r>
          <w:t xml:space="preserve"> function symmetric (similar to a sigmoid) when </w:t>
        </w:r>
        <w:r w:rsidRPr="00E5105E">
          <w:rPr>
            <w:i/>
            <w:rPrChange w:id="5472" w:author="Steven" w:date="2022-03-30T13:18:00Z">
              <w:rPr/>
            </w:rPrChange>
          </w:rPr>
          <w:t>b</w:t>
        </w:r>
        <w:r>
          <w:t xml:space="preserve"> is assigned </w:t>
        </w:r>
        <w:proofErr w:type="gramStart"/>
        <w:r>
          <w:t>ln(</w:t>
        </w:r>
        <w:proofErr w:type="gramEnd"/>
        <w:r>
          <w:t xml:space="preserve">2), </w:t>
        </w:r>
        <w:r w:rsidRPr="00E5105E">
          <w:rPr>
            <w:i/>
            <w:rPrChange w:id="5473" w:author="Steven" w:date="2022-03-30T13:18:00Z">
              <w:rPr/>
            </w:rPrChange>
          </w:rPr>
          <w:t>c</w:t>
        </w:r>
        <w:r>
          <w:t xml:space="preserve"> is assigned 1, and </w:t>
        </w:r>
        <w:r w:rsidRPr="00E5105E">
          <w:rPr>
            <w:i/>
            <w:rPrChange w:id="5474" w:author="Steven" w:date="2022-03-30T13:18:00Z">
              <w:rPr/>
            </w:rPrChange>
          </w:rPr>
          <w:t>d</w:t>
        </w:r>
        <w:r>
          <w:t xml:space="preserve"> is assigned 0.</w:t>
        </w:r>
      </w:ins>
    </w:p>
    <w:p w14:paraId="7AED1049" w14:textId="2444F45E" w:rsidR="00E5105E" w:rsidRDefault="00E5105E" w:rsidP="00E5105E">
      <w:pPr>
        <w:rPr>
          <w:ins w:id="5475" w:author="Steven" w:date="2022-03-30T13:20:00Z"/>
        </w:rPr>
      </w:pPr>
      <w:ins w:id="5476" w:author="Steven" w:date="2022-03-30T13:17:00Z">
        <w:r>
          <w:t xml:space="preserve">Direct calculation is of the derivative of the </w:t>
        </w:r>
        <w:proofErr w:type="spellStart"/>
        <w:r>
          <w:t>Gompertz</w:t>
        </w:r>
        <w:proofErr w:type="spellEnd"/>
        <w:r>
          <w:t xml:space="preserve"> function given by</w:t>
        </w:r>
      </w:ins>
    </w:p>
    <w:p w14:paraId="045F91E5" w14:textId="77777777" w:rsidR="00E5105E" w:rsidRDefault="00E5105E" w:rsidP="00E5105E">
      <w:pPr>
        <w:rPr>
          <w:ins w:id="5477" w:author="Steven" w:date="2022-03-30T13:17:00Z"/>
        </w:rPr>
      </w:pPr>
    </w:p>
    <w:p w14:paraId="7396B70E" w14:textId="232EFC1A" w:rsidR="00E5105E" w:rsidRDefault="00E5105E" w:rsidP="00E5105E">
      <w:pPr>
        <w:pStyle w:val="MTDisplayEquation"/>
        <w:rPr>
          <w:ins w:id="5478" w:author="Steven" w:date="2022-03-30T13:20:00Z"/>
        </w:rPr>
      </w:pPr>
      <w:ins w:id="5479" w:author="Steven" w:date="2022-03-30T13:17:00Z">
        <w:r>
          <w:tab/>
        </w:r>
      </w:ins>
      <w:ins w:id="5480" w:author="Steven" w:date="2022-03-30T13:17:00Z">
        <w:r w:rsidRPr="00ED1C8F">
          <w:rPr>
            <w:position w:val="-24"/>
          </w:rPr>
          <w:object w:dxaOrig="2620" w:dyaOrig="620" w14:anchorId="55AF6269">
            <v:shape id="_x0000_i5207" type="#_x0000_t75" style="width:131.5pt;height:31.5pt" o:ole="">
              <v:imagedata r:id="rId52" o:title=""/>
            </v:shape>
            <o:OLEObject Type="Embed" ProgID="Equation.DSMT4" ShapeID="_x0000_i5207" DrawAspect="Content" ObjectID="_1711801313" r:id="rId53"/>
          </w:object>
        </w:r>
      </w:ins>
      <w:ins w:id="5481" w:author="Steven" w:date="2022-03-30T13:17:00Z">
        <w:r>
          <w:t xml:space="preserve"> </w:t>
        </w:r>
      </w:ins>
      <w:ins w:id="5482" w:author="Steven" w:date="2022-03-30T13:20:00Z">
        <w:r>
          <w:t>.</w:t>
        </w:r>
      </w:ins>
      <w:ins w:id="5483" w:author="Steven" w:date="2022-03-30T13:1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ins>
      <w:ins w:id="5484" w:author="Steven" w:date="2022-04-01T17:21:00Z">
        <w:r w:rsidR="007C576C">
          <w:rPr>
            <w:noProof/>
          </w:rPr>
          <w:instrText>4</w:instrText>
        </w:r>
      </w:ins>
      <w:ins w:id="5485" w:author="Steven" w:date="2022-03-30T13:17:00Z">
        <w:r>
          <w:fldChar w:fldCharType="end"/>
        </w:r>
        <w:r>
          <w:instrText>.</w:instrText>
        </w:r>
        <w:r>
          <w:fldChar w:fldCharType="begin"/>
        </w:r>
        <w:r>
          <w:instrText xml:space="preserve"> SEQ MTEqn \c \* Arabic \* MERGEFORMAT </w:instrText>
        </w:r>
        <w:r>
          <w:fldChar w:fldCharType="separate"/>
        </w:r>
      </w:ins>
      <w:ins w:id="5486" w:author="Steven" w:date="2022-04-01T17:21:00Z">
        <w:r w:rsidR="007C576C">
          <w:rPr>
            <w:noProof/>
          </w:rPr>
          <w:instrText>16</w:instrText>
        </w:r>
      </w:ins>
      <w:ins w:id="5487" w:author="Steven" w:date="2022-03-30T13:17:00Z">
        <w:r>
          <w:fldChar w:fldCharType="end"/>
        </w:r>
        <w:r>
          <w:instrText>)</w:instrText>
        </w:r>
        <w:r>
          <w:fldChar w:fldCharType="end"/>
        </w:r>
      </w:ins>
    </w:p>
    <w:p w14:paraId="0B80CF63" w14:textId="77777777" w:rsidR="00E5105E" w:rsidRPr="00E5105E" w:rsidRDefault="00E5105E">
      <w:pPr>
        <w:rPr>
          <w:ins w:id="5488" w:author="Steven" w:date="2022-03-30T13:17:00Z"/>
        </w:rPr>
        <w:pPrChange w:id="5489" w:author="Steven" w:date="2022-03-30T13:20:00Z">
          <w:pPr>
            <w:pStyle w:val="MTDisplayEquation"/>
          </w:pPr>
        </w:pPrChange>
      </w:pPr>
    </w:p>
    <w:p w14:paraId="77F97BB5" w14:textId="0A1CA76B" w:rsidR="00E5105E" w:rsidRDefault="00E5105E" w:rsidP="00E5105E">
      <w:pPr>
        <w:rPr>
          <w:ins w:id="5490" w:author="Steven" w:date="2022-03-30T13:17:00Z"/>
        </w:rPr>
      </w:pPr>
      <w:ins w:id="5491" w:author="Steven" w:date="2022-03-30T13:17:00Z">
        <w:r>
          <w:t xml:space="preserve">In the above equations </w:t>
        </w:r>
        <w:r w:rsidRPr="00E5105E">
          <w:rPr>
            <w:i/>
            <w:rPrChange w:id="5492" w:author="Steven" w:date="2022-03-30T13:21:00Z">
              <w:rPr/>
            </w:rPrChange>
          </w:rPr>
          <w:t>a</w:t>
        </w:r>
        <w:r>
          <w:t xml:space="preserve"> is the scaling parameter equal to the total </w:t>
        </w:r>
      </w:ins>
      <w:ins w:id="5493" w:author="Steven" w:date="2022-03-30T13:21:00Z">
        <w:r>
          <w:t xml:space="preserve">new </w:t>
        </w:r>
      </w:ins>
      <w:ins w:id="5494" w:author="Steven" w:date="2022-03-30T13:17:00Z">
        <w:r>
          <w:t xml:space="preserve">length a tip will grow, </w:t>
        </w:r>
        <w:r w:rsidRPr="00E5105E">
          <w:rPr>
            <w:i/>
            <w:rPrChange w:id="5495" w:author="Steven" w:date="2022-03-30T13:21:00Z">
              <w:rPr/>
            </w:rPrChange>
          </w:rPr>
          <w:t>b</w:t>
        </w:r>
        <w:r>
          <w:t xml:space="preserve"> and </w:t>
        </w:r>
        <w:r w:rsidRPr="00E5105E">
          <w:rPr>
            <w:i/>
            <w:rPrChange w:id="5496" w:author="Steven" w:date="2022-03-30T13:21:00Z">
              <w:rPr/>
            </w:rPrChange>
          </w:rPr>
          <w:t>c</w:t>
        </w:r>
        <w:r>
          <w:t xml:space="preserve"> are controls of the </w:t>
        </w:r>
        <w:proofErr w:type="spellStart"/>
        <w:r>
          <w:t>Gompertz</w:t>
        </w:r>
        <w:proofErr w:type="spellEnd"/>
        <w:r>
          <w:t xml:space="preserve"> function for growth and decay, and </w:t>
        </w:r>
        <w:r w:rsidRPr="00E5105E">
          <w:rPr>
            <w:i/>
            <w:rPrChange w:id="5497" w:author="Steven" w:date="2022-03-30T13:22:00Z">
              <w:rPr/>
            </w:rPrChange>
          </w:rPr>
          <w:t>d</w:t>
        </w:r>
        <w:r>
          <w:t xml:space="preserve"> is a shifting parameter to better enforce shifts in the curve w</w:t>
        </w:r>
      </w:ins>
      <w:ins w:id="5498" w:author="Steven" w:date="2022-03-30T13:22:00Z">
        <w:r>
          <w:t xml:space="preserve">ith </w:t>
        </w:r>
      </w:ins>
      <w:ins w:id="5499" w:author="Steven" w:date="2022-03-30T13:17:00Z">
        <w:r>
          <w:t>r</w:t>
        </w:r>
      </w:ins>
      <w:ins w:id="5500" w:author="Steven" w:date="2022-03-30T13:22:00Z">
        <w:r>
          <w:t xml:space="preserve">espect </w:t>
        </w:r>
      </w:ins>
      <w:ins w:id="5501" w:author="Steven" w:date="2022-03-30T13:17:00Z">
        <w:r>
          <w:t>t</w:t>
        </w:r>
      </w:ins>
      <w:ins w:id="5502" w:author="Steven" w:date="2022-03-30T13:22:00Z">
        <w:r>
          <w:t>o</w:t>
        </w:r>
      </w:ins>
      <w:ins w:id="5503" w:author="Steven" w:date="2022-03-30T13:17:00Z">
        <w:r>
          <w:t xml:space="preserve"> time.</w:t>
        </w:r>
      </w:ins>
    </w:p>
    <w:p w14:paraId="1645D0C9" w14:textId="77777777" w:rsidR="00E5105E" w:rsidRPr="00BE5A55" w:rsidRDefault="00E5105E" w:rsidP="00195D31">
      <w:pPr>
        <w:pStyle w:val="Code0"/>
        <w:rPr>
          <w:ins w:id="5504" w:author="Steven" w:date="2022-03-30T13:17:00Z"/>
          <w:szCs w:val="20"/>
          <w:rPrChange w:id="5505" w:author="Steven" w:date="2022-04-18T14:11:00Z">
            <w:rPr>
              <w:ins w:id="5506" w:author="Steven" w:date="2022-03-30T13:17:00Z"/>
              <w:color w:val="000000"/>
            </w:rPr>
          </w:rPrChange>
        </w:rPr>
        <w:pPrChange w:id="5507" w:author="Steven" w:date="2022-04-18T14:06:00Z">
          <w:pPr>
            <w:shd w:val="clear" w:color="auto" w:fill="FFFFFF"/>
            <w:jc w:val="left"/>
          </w:pPr>
        </w:pPrChange>
      </w:pPr>
      <w:ins w:id="5508" w:author="Steven" w:date="2022-03-30T13:17:00Z">
        <w:r w:rsidRPr="00BE5A55">
          <w:rPr>
            <w:szCs w:val="20"/>
            <w:rPrChange w:id="5509" w:author="Steven" w:date="2022-04-18T14:11:00Z">
              <w:rPr>
                <w:color w:val="0000FF"/>
              </w:rPr>
            </w:rPrChange>
          </w:rPr>
          <w:t>&lt;</w:t>
        </w:r>
        <w:proofErr w:type="spellStart"/>
        <w:r w:rsidRPr="00BE5A55">
          <w:rPr>
            <w:szCs w:val="20"/>
            <w:rPrChange w:id="5510" w:author="Steven" w:date="2022-04-18T14:11:00Z">
              <w:rPr>
                <w:color w:val="0000FF"/>
              </w:rPr>
            </w:rPrChange>
          </w:rPr>
          <w:t>velocity_modifier</w:t>
        </w:r>
        <w:proofErr w:type="spellEnd"/>
        <w:r w:rsidRPr="00BE5A55">
          <w:rPr>
            <w:szCs w:val="20"/>
            <w:rPrChange w:id="5511" w:author="Steven" w:date="2022-04-18T14:11:00Z">
              <w:rPr>
                <w:color w:val="000000"/>
              </w:rPr>
            </w:rPrChange>
          </w:rPr>
          <w:t xml:space="preserve"> type="</w:t>
        </w:r>
        <w:proofErr w:type="spellStart"/>
        <w:r w:rsidRPr="00BE5A55">
          <w:rPr>
            <w:szCs w:val="20"/>
            <w:rPrChange w:id="5512" w:author="Steven" w:date="2022-04-18T14:11:00Z">
              <w:rPr/>
            </w:rPrChange>
          </w:rPr>
          <w:t>gompertz_segment_velocity</w:t>
        </w:r>
        <w:proofErr w:type="spellEnd"/>
        <w:r w:rsidRPr="00BE5A55">
          <w:rPr>
            <w:szCs w:val="20"/>
            <w:rPrChange w:id="5513" w:author="Steven" w:date="2022-04-18T14:11:00Z">
              <w:rPr/>
            </w:rPrChange>
          </w:rPr>
          <w:t xml:space="preserve"> "</w:t>
        </w:r>
        <w:r w:rsidRPr="00BE5A55">
          <w:rPr>
            <w:szCs w:val="20"/>
            <w:rPrChange w:id="5514" w:author="Steven" w:date="2022-04-18T14:11:00Z">
              <w:rPr>
                <w:color w:val="0000FF"/>
              </w:rPr>
            </w:rPrChange>
          </w:rPr>
          <w:t>&gt;</w:t>
        </w:r>
      </w:ins>
    </w:p>
    <w:p w14:paraId="0F67784D" w14:textId="77777777" w:rsidR="00E5105E" w:rsidRPr="00BE5A55" w:rsidRDefault="00E5105E" w:rsidP="00195D31">
      <w:pPr>
        <w:pStyle w:val="Code0"/>
        <w:rPr>
          <w:ins w:id="5515" w:author="Steven" w:date="2022-03-30T13:17:00Z"/>
          <w:szCs w:val="20"/>
          <w:rPrChange w:id="5516" w:author="Steven" w:date="2022-04-18T14:11:00Z">
            <w:rPr>
              <w:ins w:id="5517" w:author="Steven" w:date="2022-03-30T13:17:00Z"/>
              <w:color w:val="0000FF"/>
            </w:rPr>
          </w:rPrChange>
        </w:rPr>
        <w:pPrChange w:id="5518" w:author="Steven" w:date="2022-04-18T14:06:00Z">
          <w:pPr>
            <w:shd w:val="clear" w:color="auto" w:fill="FFFFFF"/>
            <w:jc w:val="left"/>
          </w:pPr>
        </w:pPrChange>
      </w:pPr>
      <w:ins w:id="5519" w:author="Steven" w:date="2022-03-30T13:17:00Z">
        <w:r w:rsidRPr="00BE5A55">
          <w:rPr>
            <w:szCs w:val="20"/>
            <w:rPrChange w:id="5520" w:author="Steven" w:date="2022-04-18T14:11:00Z">
              <w:rPr>
                <w:color w:val="0000FF"/>
              </w:rPr>
            </w:rPrChange>
          </w:rPr>
          <w:tab/>
          <w:t>&lt;a&gt;284&lt;/a&gt;</w:t>
        </w:r>
      </w:ins>
    </w:p>
    <w:p w14:paraId="0F7EEE2E" w14:textId="77777777" w:rsidR="00E5105E" w:rsidRPr="00BE5A55" w:rsidRDefault="00E5105E" w:rsidP="00195D31">
      <w:pPr>
        <w:pStyle w:val="Code0"/>
        <w:rPr>
          <w:ins w:id="5521" w:author="Steven" w:date="2022-03-30T13:17:00Z"/>
          <w:szCs w:val="20"/>
          <w:rPrChange w:id="5522" w:author="Steven" w:date="2022-04-18T14:11:00Z">
            <w:rPr>
              <w:ins w:id="5523" w:author="Steven" w:date="2022-03-30T13:17:00Z"/>
              <w:color w:val="0000FF"/>
            </w:rPr>
          </w:rPrChange>
        </w:rPr>
        <w:pPrChange w:id="5524" w:author="Steven" w:date="2022-04-18T14:06:00Z">
          <w:pPr>
            <w:shd w:val="clear" w:color="auto" w:fill="FFFFFF"/>
            <w:jc w:val="left"/>
          </w:pPr>
        </w:pPrChange>
      </w:pPr>
      <w:ins w:id="5525" w:author="Steven" w:date="2022-03-30T13:17:00Z">
        <w:r w:rsidRPr="00BE5A55">
          <w:rPr>
            <w:szCs w:val="20"/>
            <w:rPrChange w:id="5526" w:author="Steven" w:date="2022-04-18T14:11:00Z">
              <w:rPr>
                <w:color w:val="0000FF"/>
              </w:rPr>
            </w:rPrChange>
          </w:rPr>
          <w:tab/>
          <w:t>&lt;b&gt;0.5&lt;/b&gt;</w:t>
        </w:r>
      </w:ins>
    </w:p>
    <w:p w14:paraId="138403C6" w14:textId="77777777" w:rsidR="00E5105E" w:rsidRPr="00BE5A55" w:rsidRDefault="00E5105E" w:rsidP="00195D31">
      <w:pPr>
        <w:pStyle w:val="Code0"/>
        <w:rPr>
          <w:ins w:id="5527" w:author="Steven" w:date="2022-03-30T13:17:00Z"/>
          <w:szCs w:val="20"/>
          <w:rPrChange w:id="5528" w:author="Steven" w:date="2022-04-18T14:11:00Z">
            <w:rPr>
              <w:ins w:id="5529" w:author="Steven" w:date="2022-03-30T13:17:00Z"/>
              <w:color w:val="0000FF"/>
            </w:rPr>
          </w:rPrChange>
        </w:rPr>
        <w:pPrChange w:id="5530" w:author="Steven" w:date="2022-04-18T14:06:00Z">
          <w:pPr>
            <w:shd w:val="clear" w:color="auto" w:fill="FFFFFF"/>
            <w:jc w:val="left"/>
          </w:pPr>
        </w:pPrChange>
      </w:pPr>
      <w:ins w:id="5531" w:author="Steven" w:date="2022-03-30T13:17:00Z">
        <w:r w:rsidRPr="00BE5A55">
          <w:rPr>
            <w:szCs w:val="20"/>
            <w:rPrChange w:id="5532" w:author="Steven" w:date="2022-04-18T14:11:00Z">
              <w:rPr>
                <w:color w:val="0000FF"/>
              </w:rPr>
            </w:rPrChange>
          </w:rPr>
          <w:tab/>
          <w:t>&lt;c&gt;1&lt;/c&gt;</w:t>
        </w:r>
      </w:ins>
    </w:p>
    <w:p w14:paraId="4A918B16" w14:textId="77777777" w:rsidR="00E5105E" w:rsidRPr="00BE5A55" w:rsidRDefault="00E5105E" w:rsidP="00195D31">
      <w:pPr>
        <w:pStyle w:val="Code0"/>
        <w:rPr>
          <w:ins w:id="5533" w:author="Steven" w:date="2022-03-30T13:17:00Z"/>
          <w:szCs w:val="20"/>
          <w:rPrChange w:id="5534" w:author="Steven" w:date="2022-04-18T14:11:00Z">
            <w:rPr>
              <w:ins w:id="5535" w:author="Steven" w:date="2022-03-30T13:17:00Z"/>
              <w:color w:val="0000FF"/>
            </w:rPr>
          </w:rPrChange>
        </w:rPr>
        <w:pPrChange w:id="5536" w:author="Steven" w:date="2022-04-18T14:06:00Z">
          <w:pPr>
            <w:shd w:val="clear" w:color="auto" w:fill="FFFFFF"/>
            <w:jc w:val="left"/>
          </w:pPr>
        </w:pPrChange>
      </w:pPr>
      <w:ins w:id="5537" w:author="Steven" w:date="2022-03-30T13:17:00Z">
        <w:r w:rsidRPr="00BE5A55">
          <w:rPr>
            <w:szCs w:val="20"/>
            <w:rPrChange w:id="5538" w:author="Steven" w:date="2022-04-18T14:11:00Z">
              <w:rPr>
                <w:color w:val="0000FF"/>
              </w:rPr>
            </w:rPrChange>
          </w:rPr>
          <w:tab/>
          <w:t>&lt;d&gt;5&lt;/d&gt;</w:t>
        </w:r>
      </w:ins>
    </w:p>
    <w:p w14:paraId="4C91A1C2" w14:textId="77777777" w:rsidR="00E5105E" w:rsidRPr="00BE5A55" w:rsidRDefault="00E5105E" w:rsidP="00195D31">
      <w:pPr>
        <w:pStyle w:val="Code0"/>
        <w:rPr>
          <w:ins w:id="5539" w:author="Steven" w:date="2022-03-30T13:17:00Z"/>
          <w:szCs w:val="20"/>
          <w:rPrChange w:id="5540" w:author="Steven" w:date="2022-04-18T14:11:00Z">
            <w:rPr>
              <w:ins w:id="5541" w:author="Steven" w:date="2022-03-30T13:17:00Z"/>
            </w:rPr>
          </w:rPrChange>
        </w:rPr>
        <w:pPrChange w:id="5542" w:author="Steven" w:date="2022-04-18T14:06:00Z">
          <w:pPr>
            <w:shd w:val="clear" w:color="auto" w:fill="FFFFFF"/>
            <w:jc w:val="left"/>
          </w:pPr>
        </w:pPrChange>
      </w:pPr>
      <w:ins w:id="5543" w:author="Steven" w:date="2022-03-30T13:17:00Z">
        <w:r w:rsidRPr="00BE5A55">
          <w:rPr>
            <w:szCs w:val="20"/>
            <w:rPrChange w:id="5544" w:author="Steven" w:date="2022-04-18T14:11:00Z">
              <w:rPr>
                <w:color w:val="0000FF"/>
              </w:rPr>
            </w:rPrChange>
          </w:rPr>
          <w:t>&lt;/</w:t>
        </w:r>
        <w:proofErr w:type="spellStart"/>
        <w:r w:rsidRPr="00BE5A55">
          <w:rPr>
            <w:szCs w:val="20"/>
            <w:rPrChange w:id="5545" w:author="Steven" w:date="2022-04-18T14:11:00Z">
              <w:rPr>
                <w:color w:val="0000FF"/>
              </w:rPr>
            </w:rPrChange>
          </w:rPr>
          <w:t>velocity_modifier</w:t>
        </w:r>
        <w:proofErr w:type="spellEnd"/>
        <w:r w:rsidRPr="00BE5A55">
          <w:rPr>
            <w:szCs w:val="20"/>
            <w:rPrChange w:id="5546" w:author="Steven" w:date="2022-04-18T14:11:00Z">
              <w:rPr>
                <w:color w:val="0000FF"/>
              </w:rPr>
            </w:rPrChange>
          </w:rPr>
          <w:t>&gt;</w:t>
        </w:r>
      </w:ins>
    </w:p>
    <w:p w14:paraId="1C404074" w14:textId="75844398" w:rsidR="00E5105E" w:rsidRDefault="00E5105E">
      <w:pPr>
        <w:pStyle w:val="Heading2"/>
        <w:rPr>
          <w:ins w:id="5547" w:author="Steven" w:date="2022-03-30T13:15:00Z"/>
        </w:rPr>
      </w:pPr>
      <w:ins w:id="5548" w:author="Steven" w:date="2022-03-30T13:17:00Z">
        <w:r>
          <w:t xml:space="preserve"> </w:t>
        </w:r>
      </w:ins>
      <w:bookmarkStart w:id="5549" w:name="_Toc99726157"/>
      <w:ins w:id="5550" w:author="Steven" w:date="2022-03-30T13:15:00Z">
        <w:r>
          <w:t>Previous Segment Contribution (PSC) Manager</w:t>
        </w:r>
        <w:bookmarkEnd w:id="5549"/>
      </w:ins>
    </w:p>
    <w:p w14:paraId="24E301E3" w14:textId="5B304300" w:rsidR="00E5105E" w:rsidRDefault="00012E68">
      <w:pPr>
        <w:rPr>
          <w:ins w:id="5551" w:author="Steven" w:date="2022-03-30T16:09:00Z"/>
        </w:rPr>
        <w:pPrChange w:id="5552" w:author="Steven" w:date="2022-03-30T13:15:00Z">
          <w:pPr>
            <w:pStyle w:val="Heading2"/>
          </w:pPr>
        </w:pPrChange>
      </w:pPr>
      <w:ins w:id="5553" w:author="Steven" w:date="2022-03-30T16:01:00Z">
        <w:r>
          <w:t xml:space="preserve">The previous segment contribution (PSC) manager </w:t>
        </w:r>
      </w:ins>
      <w:ins w:id="5554" w:author="Steven" w:date="2022-03-30T16:08:00Z">
        <w:r w:rsidR="00F86CF3">
          <w:t xml:space="preserve">keeps track of </w:t>
        </w:r>
      </w:ins>
      <w:ins w:id="5555" w:author="Steven" w:date="2022-03-30T16:10:00Z">
        <w:r w:rsidR="00F86CF3">
          <w:t xml:space="preserve">modifiers to </w:t>
        </w:r>
      </w:ins>
      <w:ins w:id="5556" w:author="Steven" w:date="2022-03-30T16:08:00Z">
        <w:r w:rsidR="00F86CF3">
          <w:t xml:space="preserve">the prior direction </w:t>
        </w:r>
        <w:r w:rsidR="00F86CF3" w:rsidRPr="00F86CF3">
          <w:rPr>
            <w:b/>
            <w:i/>
            <w:rPrChange w:id="5557" w:author="Steven" w:date="2022-03-30T16:09:00Z">
              <w:rPr>
                <w:b w:val="0"/>
                <w:bCs w:val="0"/>
                <w:iCs w:val="0"/>
              </w:rPr>
            </w:rPrChange>
          </w:rPr>
          <w:t>ψ</w:t>
        </w:r>
        <w:r w:rsidR="00F86CF3">
          <w:t xml:space="preserve"> that a vessel grew.</w:t>
        </w:r>
      </w:ins>
      <w:ins w:id="5558" w:author="Steven" w:date="2022-03-30T16:09:00Z">
        <w:r w:rsidR="00F86CF3">
          <w:t xml:space="preserve"> </w:t>
        </w:r>
      </w:ins>
    </w:p>
    <w:p w14:paraId="273D64DF" w14:textId="60FD347B" w:rsidR="00F86CF3" w:rsidRPr="00BE5A55" w:rsidRDefault="00F86CF3" w:rsidP="00195D31">
      <w:pPr>
        <w:pStyle w:val="Code0"/>
        <w:rPr>
          <w:ins w:id="5559" w:author="Steven" w:date="2022-03-30T16:09:00Z"/>
          <w:szCs w:val="20"/>
          <w:rPrChange w:id="5560" w:author="Steven" w:date="2022-04-18T14:11:00Z">
            <w:rPr>
              <w:ins w:id="5561" w:author="Steven" w:date="2022-03-30T16:09:00Z"/>
            </w:rPr>
          </w:rPrChange>
        </w:rPr>
        <w:pPrChange w:id="5562" w:author="Steven" w:date="2022-04-18T14:06:00Z">
          <w:pPr>
            <w:pStyle w:val="Heading2"/>
          </w:pPr>
        </w:pPrChange>
      </w:pPr>
      <w:ins w:id="5563" w:author="Steven" w:date="2022-03-30T16:09:00Z">
        <w:r w:rsidRPr="00BE5A55">
          <w:rPr>
            <w:szCs w:val="20"/>
            <w:rPrChange w:id="5564" w:author="Steven" w:date="2022-04-18T14:11:00Z">
              <w:rPr/>
            </w:rPrChange>
          </w:rPr>
          <w:t>&lt;</w:t>
        </w:r>
        <w:proofErr w:type="spellStart"/>
        <w:r w:rsidRPr="00BE5A55">
          <w:rPr>
            <w:szCs w:val="20"/>
            <w:rPrChange w:id="5565" w:author="Steven" w:date="2022-04-18T14:11:00Z">
              <w:rPr/>
            </w:rPrChange>
          </w:rPr>
          <w:t>psc_manager</w:t>
        </w:r>
        <w:proofErr w:type="spellEnd"/>
        <w:r w:rsidRPr="00BE5A55">
          <w:rPr>
            <w:szCs w:val="20"/>
            <w:rPrChange w:id="5566" w:author="Steven" w:date="2022-04-18T14:11:00Z">
              <w:rPr/>
            </w:rPrChange>
          </w:rPr>
          <w:t xml:space="preserve"> type</w:t>
        </w:r>
      </w:ins>
      <w:ins w:id="5567" w:author="Steven" w:date="2022-03-30T16:11:00Z">
        <w:r w:rsidRPr="00BE5A55">
          <w:rPr>
            <w:szCs w:val="20"/>
            <w:rPrChange w:id="5568" w:author="Steven" w:date="2022-04-18T14:11:00Z">
              <w:rPr/>
            </w:rPrChange>
          </w:rPr>
          <w:t>=</w:t>
        </w:r>
      </w:ins>
      <w:ins w:id="5569" w:author="Steven" w:date="2022-03-30T16:09:00Z">
        <w:r w:rsidRPr="00BE5A55">
          <w:rPr>
            <w:szCs w:val="20"/>
            <w:rPrChange w:id="5570" w:author="Steven" w:date="2022-04-18T14:11:00Z">
              <w:rPr/>
            </w:rPrChange>
          </w:rPr>
          <w:t>“</w:t>
        </w:r>
        <w:proofErr w:type="spellStart"/>
        <w:r w:rsidRPr="00BE5A55">
          <w:rPr>
            <w:szCs w:val="20"/>
            <w:rPrChange w:id="5571" w:author="Steven" w:date="2022-04-18T14:11:00Z">
              <w:rPr/>
            </w:rPrChange>
          </w:rPr>
          <w:t>previous_segment_contribution_manager</w:t>
        </w:r>
        <w:proofErr w:type="spellEnd"/>
        <w:r w:rsidRPr="00BE5A55">
          <w:rPr>
            <w:szCs w:val="20"/>
            <w:rPrChange w:id="5572" w:author="Steven" w:date="2022-04-18T14:11:00Z">
              <w:rPr/>
            </w:rPrChange>
          </w:rPr>
          <w:t>”&gt;</w:t>
        </w:r>
      </w:ins>
    </w:p>
    <w:p w14:paraId="6FFD0FDF" w14:textId="7967714D" w:rsidR="00F86CF3" w:rsidRPr="00BE5A55" w:rsidRDefault="00F86CF3" w:rsidP="00195D31">
      <w:pPr>
        <w:pStyle w:val="Code0"/>
        <w:rPr>
          <w:ins w:id="5573" w:author="Steven" w:date="2022-03-30T16:10:00Z"/>
          <w:szCs w:val="20"/>
          <w:rPrChange w:id="5574" w:author="Steven" w:date="2022-04-18T14:11:00Z">
            <w:rPr>
              <w:ins w:id="5575" w:author="Steven" w:date="2022-03-30T16:10:00Z"/>
            </w:rPr>
          </w:rPrChange>
        </w:rPr>
        <w:pPrChange w:id="5576" w:author="Steven" w:date="2022-04-18T14:06:00Z">
          <w:pPr>
            <w:pStyle w:val="Heading2"/>
          </w:pPr>
        </w:pPrChange>
      </w:pPr>
      <w:ins w:id="5577" w:author="Steven" w:date="2022-03-30T16:10:00Z">
        <w:r w:rsidRPr="00BE5A55">
          <w:rPr>
            <w:szCs w:val="20"/>
            <w:rPrChange w:id="5578" w:author="Steven" w:date="2022-04-18T14:11:00Z">
              <w:rPr/>
            </w:rPrChange>
          </w:rPr>
          <w:tab/>
          <w:t>…</w:t>
        </w:r>
      </w:ins>
    </w:p>
    <w:p w14:paraId="10728C9D" w14:textId="37903729" w:rsidR="00F86CF3" w:rsidRPr="00BE5A55" w:rsidRDefault="00F86CF3" w:rsidP="00195D31">
      <w:pPr>
        <w:pStyle w:val="Code0"/>
        <w:rPr>
          <w:ins w:id="5579" w:author="Steven" w:date="2022-03-30T16:10:00Z"/>
          <w:szCs w:val="20"/>
          <w:rPrChange w:id="5580" w:author="Steven" w:date="2022-04-18T14:11:00Z">
            <w:rPr>
              <w:ins w:id="5581" w:author="Steven" w:date="2022-03-30T16:10:00Z"/>
            </w:rPr>
          </w:rPrChange>
        </w:rPr>
        <w:pPrChange w:id="5582" w:author="Steven" w:date="2022-04-18T14:06:00Z">
          <w:pPr>
            <w:pStyle w:val="Heading2"/>
          </w:pPr>
        </w:pPrChange>
      </w:pPr>
      <w:ins w:id="5583" w:author="Steven" w:date="2022-03-30T16:10:00Z">
        <w:r w:rsidRPr="00BE5A55">
          <w:rPr>
            <w:szCs w:val="20"/>
            <w:rPrChange w:id="5584" w:author="Steven" w:date="2022-04-18T14:11:00Z">
              <w:rPr/>
            </w:rPrChange>
          </w:rPr>
          <w:t>&lt;/</w:t>
        </w:r>
        <w:proofErr w:type="spellStart"/>
        <w:r w:rsidRPr="00BE5A55">
          <w:rPr>
            <w:szCs w:val="20"/>
            <w:rPrChange w:id="5585" w:author="Steven" w:date="2022-04-18T14:11:00Z">
              <w:rPr/>
            </w:rPrChange>
          </w:rPr>
          <w:t>psc_manager</w:t>
        </w:r>
        <w:proofErr w:type="spellEnd"/>
        <w:r w:rsidRPr="00BE5A55">
          <w:rPr>
            <w:szCs w:val="20"/>
            <w:rPrChange w:id="5586" w:author="Steven" w:date="2022-04-18T14:11:00Z">
              <w:rPr/>
            </w:rPrChange>
          </w:rPr>
          <w:t>&gt;</w:t>
        </w:r>
      </w:ins>
    </w:p>
    <w:p w14:paraId="32A1008E" w14:textId="6C2C96DE" w:rsidR="00F86CF3" w:rsidRDefault="00F86CF3">
      <w:pPr>
        <w:pStyle w:val="Heading3"/>
        <w:rPr>
          <w:ins w:id="5587" w:author="Steven" w:date="2022-03-30T16:10:00Z"/>
        </w:rPr>
        <w:pPrChange w:id="5588" w:author="Steven" w:date="2022-03-30T16:10:00Z">
          <w:pPr>
            <w:pStyle w:val="Heading2"/>
          </w:pPr>
        </w:pPrChange>
      </w:pPr>
      <w:bookmarkStart w:id="5589" w:name="_Toc99726158"/>
      <w:ins w:id="5590" w:author="Steven" w:date="2022-03-30T16:10:00Z">
        <w:r>
          <w:lastRenderedPageBreak/>
          <w:t>Previous Segment PSC Modifier</w:t>
        </w:r>
        <w:bookmarkEnd w:id="5589"/>
      </w:ins>
    </w:p>
    <w:p w14:paraId="6A9C8F10" w14:textId="1D03B43C" w:rsidR="00F86CF3" w:rsidRDefault="00F86CF3">
      <w:pPr>
        <w:rPr>
          <w:ins w:id="5591" w:author="Steven" w:date="2022-03-30T16:29:00Z"/>
        </w:rPr>
        <w:pPrChange w:id="5592" w:author="Steven" w:date="2022-03-30T16:10:00Z">
          <w:pPr>
            <w:pStyle w:val="Heading2"/>
          </w:pPr>
        </w:pPrChange>
      </w:pPr>
      <w:ins w:id="5593" w:author="Steven" w:date="2022-03-30T16:10:00Z">
        <w:r>
          <w:t xml:space="preserve">The previous segment PSC modifier </w:t>
        </w:r>
      </w:ins>
      <w:ins w:id="5594" w:author="Steven" w:date="2022-03-30T16:29:00Z">
        <w:r w:rsidR="00870A34">
          <w:t xml:space="preserve">is the default PSC modifier. This returns the prior direction </w:t>
        </w:r>
        <w:r w:rsidR="00870A34" w:rsidRPr="00870A34">
          <w:rPr>
            <w:b/>
            <w:i/>
            <w:rPrChange w:id="5595" w:author="Steven" w:date="2022-03-30T16:29:00Z">
              <w:rPr>
                <w:b w:val="0"/>
                <w:bCs w:val="0"/>
                <w:iCs w:val="0"/>
              </w:rPr>
            </w:rPrChange>
          </w:rPr>
          <w:t>ψ</w:t>
        </w:r>
        <w:r w:rsidR="00870A34">
          <w:t xml:space="preserve"> that a vessel grew.</w:t>
        </w:r>
      </w:ins>
    </w:p>
    <w:p w14:paraId="3B90F536" w14:textId="7C8A51E2" w:rsidR="00F86CF3" w:rsidRPr="00BE5A55" w:rsidRDefault="00870A34" w:rsidP="00195D31">
      <w:pPr>
        <w:pStyle w:val="Code0"/>
        <w:rPr>
          <w:ins w:id="5596" w:author="Steven" w:date="2022-03-30T16:32:00Z"/>
          <w:szCs w:val="20"/>
          <w:rPrChange w:id="5597" w:author="Steven" w:date="2022-04-18T14:11:00Z">
            <w:rPr>
              <w:ins w:id="5598" w:author="Steven" w:date="2022-03-30T16:32:00Z"/>
            </w:rPr>
          </w:rPrChange>
        </w:rPr>
        <w:pPrChange w:id="5599" w:author="Steven" w:date="2022-04-18T14:06:00Z">
          <w:pPr>
            <w:pStyle w:val="Heading2"/>
          </w:pPr>
        </w:pPrChange>
      </w:pPr>
      <w:ins w:id="5600" w:author="Steven" w:date="2022-03-30T16:29:00Z">
        <w:r w:rsidRPr="00BE5A55">
          <w:rPr>
            <w:szCs w:val="20"/>
            <w:rPrChange w:id="5601" w:author="Steven" w:date="2022-04-18T14:11:00Z">
              <w:rPr/>
            </w:rPrChange>
          </w:rPr>
          <w:t>&lt;</w:t>
        </w:r>
        <w:proofErr w:type="spellStart"/>
        <w:r w:rsidRPr="00BE5A55">
          <w:rPr>
            <w:szCs w:val="20"/>
            <w:rPrChange w:id="5602" w:author="Steven" w:date="2022-04-18T14:11:00Z">
              <w:rPr/>
            </w:rPrChange>
          </w:rPr>
          <w:t>psc_modifier</w:t>
        </w:r>
        <w:proofErr w:type="spellEnd"/>
        <w:r w:rsidRPr="00BE5A55">
          <w:rPr>
            <w:szCs w:val="20"/>
            <w:rPrChange w:id="5603" w:author="Steven" w:date="2022-04-18T14:11:00Z">
              <w:rPr/>
            </w:rPrChange>
          </w:rPr>
          <w:t xml:space="preserve"> type=”</w:t>
        </w:r>
        <w:proofErr w:type="spellStart"/>
        <w:r w:rsidRPr="00BE5A55">
          <w:rPr>
            <w:szCs w:val="20"/>
            <w:rPrChange w:id="5604" w:author="Steven" w:date="2022-04-18T14:11:00Z">
              <w:rPr/>
            </w:rPrChange>
          </w:rPr>
          <w:t>previous_segment_psc</w:t>
        </w:r>
        <w:proofErr w:type="spellEnd"/>
        <w:r w:rsidRPr="00BE5A55">
          <w:rPr>
            <w:szCs w:val="20"/>
            <w:rPrChange w:id="5605" w:author="Steven" w:date="2022-04-18T14:11:00Z">
              <w:rPr/>
            </w:rPrChange>
          </w:rPr>
          <w:t>”/&gt;</w:t>
        </w:r>
      </w:ins>
    </w:p>
    <w:p w14:paraId="5B56C8F4" w14:textId="3D934AE8" w:rsidR="00870A34" w:rsidRDefault="00870A34" w:rsidP="00870A34">
      <w:pPr>
        <w:pStyle w:val="Heading2"/>
        <w:rPr>
          <w:ins w:id="5606" w:author="Steven" w:date="2022-03-30T16:32:00Z"/>
        </w:rPr>
      </w:pPr>
      <w:bookmarkStart w:id="5607" w:name="_Toc99726159"/>
      <w:ins w:id="5608" w:author="Steven" w:date="2022-03-30T16:32:00Z">
        <w:r>
          <w:t>Proto Previous Segment Contribution (PSC) Manager</w:t>
        </w:r>
        <w:bookmarkEnd w:id="5607"/>
      </w:ins>
    </w:p>
    <w:p w14:paraId="2B682E81" w14:textId="7168619E" w:rsidR="00870A34" w:rsidRDefault="00870A34" w:rsidP="00870A34">
      <w:pPr>
        <w:rPr>
          <w:ins w:id="5609" w:author="Steven" w:date="2022-03-30T16:32:00Z"/>
        </w:rPr>
      </w:pPr>
      <w:ins w:id="5610" w:author="Steven" w:date="2022-03-30T16:32:00Z">
        <w:r>
          <w:t xml:space="preserve">The proto previous segment contribution (PSC) manager keeps track of modifiers to the prior direction </w:t>
        </w:r>
        <w:r w:rsidRPr="00335069">
          <w:rPr>
            <w:b/>
            <w:i/>
          </w:rPr>
          <w:t>ψ</w:t>
        </w:r>
        <w:r>
          <w:t xml:space="preserve"> that a vessel “grew” during the initialization step. </w:t>
        </w:r>
      </w:ins>
    </w:p>
    <w:p w14:paraId="56CCD9FD" w14:textId="67C091CF" w:rsidR="00870A34" w:rsidRPr="00BE5A55" w:rsidRDefault="00870A34" w:rsidP="00195D31">
      <w:pPr>
        <w:pStyle w:val="Code0"/>
        <w:rPr>
          <w:ins w:id="5611" w:author="Steven" w:date="2022-03-30T16:32:00Z"/>
          <w:szCs w:val="20"/>
          <w:rPrChange w:id="5612" w:author="Steven" w:date="2022-04-18T14:11:00Z">
            <w:rPr>
              <w:ins w:id="5613" w:author="Steven" w:date="2022-03-30T16:32:00Z"/>
            </w:rPr>
          </w:rPrChange>
        </w:rPr>
        <w:pPrChange w:id="5614" w:author="Steven" w:date="2022-04-18T14:06:00Z">
          <w:pPr>
            <w:pStyle w:val="Code0"/>
          </w:pPr>
        </w:pPrChange>
      </w:pPr>
      <w:ins w:id="5615" w:author="Steven" w:date="2022-03-30T16:32:00Z">
        <w:r w:rsidRPr="00BE5A55">
          <w:rPr>
            <w:szCs w:val="20"/>
            <w:rPrChange w:id="5616" w:author="Steven" w:date="2022-04-18T14:11:00Z">
              <w:rPr/>
            </w:rPrChange>
          </w:rPr>
          <w:t>&lt;</w:t>
        </w:r>
        <w:proofErr w:type="spellStart"/>
        <w:r w:rsidRPr="00BE5A55">
          <w:rPr>
            <w:szCs w:val="20"/>
            <w:rPrChange w:id="5617" w:author="Steven" w:date="2022-04-18T14:11:00Z">
              <w:rPr/>
            </w:rPrChange>
          </w:rPr>
          <w:t>proto_psc_manager</w:t>
        </w:r>
        <w:proofErr w:type="spellEnd"/>
        <w:r w:rsidRPr="00BE5A55">
          <w:rPr>
            <w:szCs w:val="20"/>
            <w:rPrChange w:id="5618" w:author="Steven" w:date="2022-04-18T14:11:00Z">
              <w:rPr/>
            </w:rPrChange>
          </w:rPr>
          <w:t xml:space="preserve"> type=“</w:t>
        </w:r>
        <w:proofErr w:type="spellStart"/>
        <w:r w:rsidRPr="00BE5A55">
          <w:rPr>
            <w:szCs w:val="20"/>
            <w:rPrChange w:id="5619" w:author="Steven" w:date="2022-04-18T14:11:00Z">
              <w:rPr/>
            </w:rPrChange>
          </w:rPr>
          <w:t>previous_segment_contribution_manager</w:t>
        </w:r>
        <w:proofErr w:type="spellEnd"/>
        <w:r w:rsidRPr="00BE5A55">
          <w:rPr>
            <w:szCs w:val="20"/>
            <w:rPrChange w:id="5620" w:author="Steven" w:date="2022-04-18T14:11:00Z">
              <w:rPr/>
            </w:rPrChange>
          </w:rPr>
          <w:t>”&gt;</w:t>
        </w:r>
      </w:ins>
    </w:p>
    <w:p w14:paraId="0BD3918F" w14:textId="77777777" w:rsidR="00870A34" w:rsidRPr="00BE5A55" w:rsidRDefault="00870A34" w:rsidP="00195D31">
      <w:pPr>
        <w:pStyle w:val="Code0"/>
        <w:rPr>
          <w:ins w:id="5621" w:author="Steven" w:date="2022-03-30T16:32:00Z"/>
          <w:szCs w:val="20"/>
          <w:rPrChange w:id="5622" w:author="Steven" w:date="2022-04-18T14:11:00Z">
            <w:rPr>
              <w:ins w:id="5623" w:author="Steven" w:date="2022-03-30T16:32:00Z"/>
            </w:rPr>
          </w:rPrChange>
        </w:rPr>
        <w:pPrChange w:id="5624" w:author="Steven" w:date="2022-04-18T14:06:00Z">
          <w:pPr>
            <w:pStyle w:val="Code0"/>
          </w:pPr>
        </w:pPrChange>
      </w:pPr>
      <w:ins w:id="5625" w:author="Steven" w:date="2022-03-30T16:32:00Z">
        <w:r w:rsidRPr="00BE5A55">
          <w:rPr>
            <w:szCs w:val="20"/>
            <w:rPrChange w:id="5626" w:author="Steven" w:date="2022-04-18T14:11:00Z">
              <w:rPr/>
            </w:rPrChange>
          </w:rPr>
          <w:tab/>
          <w:t>…</w:t>
        </w:r>
      </w:ins>
    </w:p>
    <w:p w14:paraId="4E83DBD6" w14:textId="5F0985CB" w:rsidR="00870A34" w:rsidRPr="00BE5A55" w:rsidRDefault="00870A34" w:rsidP="00195D31">
      <w:pPr>
        <w:pStyle w:val="Code0"/>
        <w:rPr>
          <w:ins w:id="5627" w:author="Steven" w:date="2022-03-30T16:32:00Z"/>
          <w:szCs w:val="20"/>
          <w:rPrChange w:id="5628" w:author="Steven" w:date="2022-04-18T14:11:00Z">
            <w:rPr>
              <w:ins w:id="5629" w:author="Steven" w:date="2022-03-30T16:32:00Z"/>
            </w:rPr>
          </w:rPrChange>
        </w:rPr>
        <w:pPrChange w:id="5630" w:author="Steven" w:date="2022-04-18T14:06:00Z">
          <w:pPr>
            <w:pStyle w:val="Code0"/>
          </w:pPr>
        </w:pPrChange>
      </w:pPr>
      <w:ins w:id="5631" w:author="Steven" w:date="2022-03-30T16:32:00Z">
        <w:r w:rsidRPr="00BE5A55">
          <w:rPr>
            <w:szCs w:val="20"/>
            <w:rPrChange w:id="5632" w:author="Steven" w:date="2022-04-18T14:11:00Z">
              <w:rPr/>
            </w:rPrChange>
          </w:rPr>
          <w:t>&lt;/</w:t>
        </w:r>
        <w:proofErr w:type="spellStart"/>
        <w:r w:rsidRPr="00BE5A55">
          <w:rPr>
            <w:szCs w:val="20"/>
            <w:rPrChange w:id="5633" w:author="Steven" w:date="2022-04-18T14:11:00Z">
              <w:rPr/>
            </w:rPrChange>
          </w:rPr>
          <w:t>proto_psc_manager</w:t>
        </w:r>
        <w:proofErr w:type="spellEnd"/>
        <w:r w:rsidRPr="00BE5A55">
          <w:rPr>
            <w:szCs w:val="20"/>
            <w:rPrChange w:id="5634" w:author="Steven" w:date="2022-04-18T14:11:00Z">
              <w:rPr/>
            </w:rPrChange>
          </w:rPr>
          <w:t>&gt;</w:t>
        </w:r>
      </w:ins>
    </w:p>
    <w:p w14:paraId="3395861F" w14:textId="1D664119" w:rsidR="00870A34" w:rsidRDefault="001F10C8" w:rsidP="00870A34">
      <w:pPr>
        <w:pStyle w:val="Heading3"/>
        <w:rPr>
          <w:ins w:id="5635" w:author="Steven" w:date="2022-03-30T16:32:00Z"/>
        </w:rPr>
      </w:pPr>
      <w:bookmarkStart w:id="5636" w:name="_Toc99726160"/>
      <w:ins w:id="5637" w:author="Steven" w:date="2022-03-30T16:33:00Z">
        <w:r>
          <w:t xml:space="preserve">Proto </w:t>
        </w:r>
      </w:ins>
      <w:ins w:id="5638" w:author="Steven" w:date="2022-03-30T16:32:00Z">
        <w:r w:rsidR="00870A34">
          <w:t>Previous Segment PSC Modifier</w:t>
        </w:r>
        <w:bookmarkEnd w:id="5636"/>
      </w:ins>
    </w:p>
    <w:p w14:paraId="0A4723E3" w14:textId="53A6E1BC" w:rsidR="00870A34" w:rsidRDefault="00870A34" w:rsidP="00870A34">
      <w:pPr>
        <w:rPr>
          <w:ins w:id="5639" w:author="Steven" w:date="2022-03-30T16:32:00Z"/>
        </w:rPr>
      </w:pPr>
      <w:ins w:id="5640" w:author="Steven" w:date="2022-03-30T16:32:00Z">
        <w:r>
          <w:t xml:space="preserve">The </w:t>
        </w:r>
      </w:ins>
      <w:ins w:id="5641" w:author="Steven" w:date="2022-03-30T16:33:00Z">
        <w:r w:rsidR="001F10C8">
          <w:t xml:space="preserve">proto </w:t>
        </w:r>
      </w:ins>
      <w:ins w:id="5642" w:author="Steven" w:date="2022-03-30T16:32:00Z">
        <w:r>
          <w:t xml:space="preserve">previous segment PSC modifier is the default </w:t>
        </w:r>
      </w:ins>
      <w:ins w:id="5643" w:author="Steven" w:date="2022-03-30T16:34:00Z">
        <w:r w:rsidR="001F10C8">
          <w:t xml:space="preserve">proto </w:t>
        </w:r>
      </w:ins>
      <w:ins w:id="5644" w:author="Steven" w:date="2022-03-30T16:32:00Z">
        <w:r>
          <w:t xml:space="preserve">PSC modifier. This returns the prior direction </w:t>
        </w:r>
        <w:r w:rsidRPr="00335069">
          <w:rPr>
            <w:b/>
            <w:i/>
          </w:rPr>
          <w:t>ψ</w:t>
        </w:r>
        <w:r>
          <w:t xml:space="preserve"> that a vessel </w:t>
        </w:r>
      </w:ins>
      <w:ins w:id="5645" w:author="Steven" w:date="2022-03-30T16:34:00Z">
        <w:r w:rsidR="001F10C8">
          <w:t>“</w:t>
        </w:r>
      </w:ins>
      <w:ins w:id="5646" w:author="Steven" w:date="2022-03-30T16:32:00Z">
        <w:r>
          <w:t>grew</w:t>
        </w:r>
      </w:ins>
      <w:ins w:id="5647" w:author="Steven" w:date="2022-03-30T16:34:00Z">
        <w:r w:rsidR="001F10C8">
          <w:t>” during the initialization step</w:t>
        </w:r>
      </w:ins>
      <w:ins w:id="5648" w:author="Steven" w:date="2022-03-30T16:32:00Z">
        <w:r>
          <w:t>.</w:t>
        </w:r>
      </w:ins>
    </w:p>
    <w:p w14:paraId="66388006" w14:textId="07FD0E7C" w:rsidR="00870A34" w:rsidRPr="00BE5A55" w:rsidRDefault="00870A34" w:rsidP="00195D31">
      <w:pPr>
        <w:pStyle w:val="Code0"/>
        <w:rPr>
          <w:ins w:id="5649" w:author="Steven" w:date="2022-03-30T16:32:00Z"/>
          <w:szCs w:val="20"/>
          <w:rPrChange w:id="5650" w:author="Steven" w:date="2022-04-18T14:11:00Z">
            <w:rPr>
              <w:ins w:id="5651" w:author="Steven" w:date="2022-03-30T16:32:00Z"/>
            </w:rPr>
          </w:rPrChange>
        </w:rPr>
        <w:pPrChange w:id="5652" w:author="Steven" w:date="2022-04-18T14:06:00Z">
          <w:pPr>
            <w:pStyle w:val="Code0"/>
          </w:pPr>
        </w:pPrChange>
      </w:pPr>
      <w:ins w:id="5653" w:author="Steven" w:date="2022-03-30T16:32:00Z">
        <w:r w:rsidRPr="00BE5A55">
          <w:rPr>
            <w:szCs w:val="20"/>
            <w:rPrChange w:id="5654" w:author="Steven" w:date="2022-04-18T14:11:00Z">
              <w:rPr/>
            </w:rPrChange>
          </w:rPr>
          <w:t>&lt;</w:t>
        </w:r>
      </w:ins>
      <w:proofErr w:type="spellStart"/>
      <w:ins w:id="5655" w:author="Steven" w:date="2022-03-30T16:34:00Z">
        <w:r w:rsidR="001F10C8" w:rsidRPr="00BE5A55">
          <w:rPr>
            <w:szCs w:val="20"/>
            <w:rPrChange w:id="5656" w:author="Steven" w:date="2022-04-18T14:11:00Z">
              <w:rPr/>
            </w:rPrChange>
          </w:rPr>
          <w:t>proto_</w:t>
        </w:r>
      </w:ins>
      <w:ins w:id="5657" w:author="Steven" w:date="2022-03-30T16:32:00Z">
        <w:r w:rsidRPr="00BE5A55">
          <w:rPr>
            <w:szCs w:val="20"/>
            <w:rPrChange w:id="5658" w:author="Steven" w:date="2022-04-18T14:11:00Z">
              <w:rPr/>
            </w:rPrChange>
          </w:rPr>
          <w:t>psc_modifier</w:t>
        </w:r>
        <w:proofErr w:type="spellEnd"/>
        <w:r w:rsidRPr="00BE5A55">
          <w:rPr>
            <w:szCs w:val="20"/>
            <w:rPrChange w:id="5659" w:author="Steven" w:date="2022-04-18T14:11:00Z">
              <w:rPr/>
            </w:rPrChange>
          </w:rPr>
          <w:t xml:space="preserve"> type=”</w:t>
        </w:r>
      </w:ins>
      <w:proofErr w:type="spellStart"/>
      <w:ins w:id="5660" w:author="Steven" w:date="2022-03-30T16:34:00Z">
        <w:r w:rsidR="001F10C8" w:rsidRPr="00BE5A55">
          <w:rPr>
            <w:szCs w:val="20"/>
            <w:rPrChange w:id="5661" w:author="Steven" w:date="2022-04-18T14:11:00Z">
              <w:rPr/>
            </w:rPrChange>
          </w:rPr>
          <w:t>proto_</w:t>
        </w:r>
      </w:ins>
      <w:ins w:id="5662" w:author="Steven" w:date="2022-03-30T16:32:00Z">
        <w:r w:rsidRPr="00BE5A55">
          <w:rPr>
            <w:szCs w:val="20"/>
            <w:rPrChange w:id="5663" w:author="Steven" w:date="2022-04-18T14:11:00Z">
              <w:rPr/>
            </w:rPrChange>
          </w:rPr>
          <w:t>previous_segment_psc</w:t>
        </w:r>
        <w:proofErr w:type="spellEnd"/>
        <w:r w:rsidRPr="00BE5A55">
          <w:rPr>
            <w:szCs w:val="20"/>
            <w:rPrChange w:id="5664" w:author="Steven" w:date="2022-04-18T14:11:00Z">
              <w:rPr/>
            </w:rPrChange>
          </w:rPr>
          <w:t>”/&gt;</w:t>
        </w:r>
      </w:ins>
    </w:p>
    <w:p w14:paraId="61744190" w14:textId="77777777" w:rsidR="00870A34" w:rsidRPr="00BE5A55" w:rsidRDefault="00870A34" w:rsidP="00195D31">
      <w:pPr>
        <w:pStyle w:val="Code0"/>
        <w:rPr>
          <w:ins w:id="5665" w:author="Steven" w:date="2022-03-30T13:15:00Z"/>
          <w:szCs w:val="20"/>
          <w:rPrChange w:id="5666" w:author="Steven" w:date="2022-04-18T14:11:00Z">
            <w:rPr>
              <w:ins w:id="5667" w:author="Steven" w:date="2022-03-30T13:15:00Z"/>
            </w:rPr>
          </w:rPrChange>
        </w:rPr>
        <w:pPrChange w:id="5668" w:author="Steven" w:date="2022-04-18T14:06:00Z">
          <w:pPr>
            <w:pStyle w:val="Heading2"/>
          </w:pPr>
        </w:pPrChange>
      </w:pPr>
    </w:p>
    <w:p w14:paraId="1F13D22D" w14:textId="3D47FDD6" w:rsidR="00EF664A" w:rsidRDefault="00EF664A">
      <w:pPr>
        <w:pStyle w:val="Heading2"/>
        <w:rPr>
          <w:ins w:id="5669" w:author="Steven" w:date="2022-03-30T12:26:00Z"/>
        </w:rPr>
      </w:pPr>
      <w:bookmarkStart w:id="5670" w:name="_Toc99726161"/>
      <w:ins w:id="5671" w:author="Steven" w:date="2022-03-30T12:26:00Z">
        <w:r>
          <w:t xml:space="preserve">Position Dependent Direction </w:t>
        </w:r>
      </w:ins>
      <w:ins w:id="5672" w:author="Steven" w:date="2022-03-30T13:15:00Z">
        <w:r w:rsidR="00E5105E">
          <w:t xml:space="preserve">(PDD) </w:t>
        </w:r>
      </w:ins>
      <w:ins w:id="5673" w:author="Steven" w:date="2022-03-30T12:26:00Z">
        <w:r>
          <w:t>Manager</w:t>
        </w:r>
        <w:bookmarkEnd w:id="5670"/>
      </w:ins>
    </w:p>
    <w:p w14:paraId="46EC43CE" w14:textId="397ED857" w:rsidR="00EF664A" w:rsidRDefault="00F54D88">
      <w:pPr>
        <w:rPr>
          <w:ins w:id="5674" w:author="Steven" w:date="2022-03-30T12:50:00Z"/>
        </w:rPr>
        <w:pPrChange w:id="5675" w:author="Steven" w:date="2022-03-30T12:27:00Z">
          <w:pPr>
            <w:pStyle w:val="Heading2"/>
          </w:pPr>
        </w:pPrChange>
      </w:pPr>
      <w:ins w:id="5676" w:author="Steven" w:date="2022-03-30T12:45:00Z">
        <w:r>
          <w:t xml:space="preserve">The position dependent direction manager manages the position dependent direction </w:t>
        </w:r>
      </w:ins>
      <w:ins w:id="5677" w:author="Steven" w:date="2022-03-30T12:46:00Z">
        <w:r>
          <w:t xml:space="preserve">(PDD) </w:t>
        </w:r>
      </w:ins>
      <w:ins w:id="5678" w:author="Steven" w:date="2022-03-30T12:45:00Z">
        <w:r>
          <w:t>modifiers.</w:t>
        </w:r>
      </w:ins>
      <w:ins w:id="5679" w:author="Steven" w:date="2022-03-30T12:46:00Z">
        <w:r>
          <w:t xml:space="preserve"> PDDs control the direction vessels grow based on local state variables. Each modifier is applied sequentially in the order they are specified in the input file. </w:t>
        </w:r>
      </w:ins>
      <w:ins w:id="5680" w:author="Steven" w:date="2022-03-30T12:50:00Z">
        <w:r>
          <w:t xml:space="preserve">Each modifier is contained within the </w:t>
        </w:r>
        <w:proofErr w:type="spellStart"/>
        <w:r>
          <w:t>pdd</w:t>
        </w:r>
        <w:proofErr w:type="spellEnd"/>
        <w:r>
          <w:t xml:space="preserve"> manager tag</w:t>
        </w:r>
      </w:ins>
    </w:p>
    <w:p w14:paraId="523E59A5" w14:textId="20162C56" w:rsidR="00F54D88" w:rsidRPr="00BE5A55" w:rsidRDefault="00F54D88" w:rsidP="00195D31">
      <w:pPr>
        <w:pStyle w:val="Code0"/>
        <w:rPr>
          <w:ins w:id="5681" w:author="Steven" w:date="2022-03-30T12:51:00Z"/>
          <w:szCs w:val="20"/>
          <w:rPrChange w:id="5682" w:author="Steven" w:date="2022-04-18T14:11:00Z">
            <w:rPr>
              <w:ins w:id="5683" w:author="Steven" w:date="2022-03-30T12:51:00Z"/>
            </w:rPr>
          </w:rPrChange>
        </w:rPr>
        <w:pPrChange w:id="5684" w:author="Steven" w:date="2022-04-18T14:06:00Z">
          <w:pPr>
            <w:pStyle w:val="Heading2"/>
          </w:pPr>
        </w:pPrChange>
      </w:pPr>
      <w:ins w:id="5685" w:author="Steven" w:date="2022-03-30T12:51:00Z">
        <w:r w:rsidRPr="00BE5A55">
          <w:rPr>
            <w:szCs w:val="20"/>
            <w:rPrChange w:id="5686" w:author="Steven" w:date="2022-04-18T14:11:00Z">
              <w:rPr/>
            </w:rPrChange>
          </w:rPr>
          <w:t>&lt;</w:t>
        </w:r>
        <w:proofErr w:type="spellStart"/>
        <w:r w:rsidRPr="00BE5A55">
          <w:rPr>
            <w:szCs w:val="20"/>
            <w:rPrChange w:id="5687" w:author="Steven" w:date="2022-04-18T14:11:00Z">
              <w:rPr/>
            </w:rPrChange>
          </w:rPr>
          <w:t>pdd_manager</w:t>
        </w:r>
        <w:proofErr w:type="spellEnd"/>
        <w:r w:rsidRPr="00BE5A55">
          <w:rPr>
            <w:szCs w:val="20"/>
            <w:rPrChange w:id="5688" w:author="Steven" w:date="2022-04-18T14:11:00Z">
              <w:rPr/>
            </w:rPrChange>
          </w:rPr>
          <w:t xml:space="preserve"> type=”</w:t>
        </w:r>
        <w:proofErr w:type="spellStart"/>
        <w:r w:rsidRPr="00BE5A55">
          <w:rPr>
            <w:szCs w:val="20"/>
            <w:rPrChange w:id="5689" w:author="Steven" w:date="2022-04-18T14:11:00Z">
              <w:rPr/>
            </w:rPrChange>
          </w:rPr>
          <w:t>position_dependent_direction_manager</w:t>
        </w:r>
        <w:proofErr w:type="spellEnd"/>
        <w:r w:rsidRPr="00BE5A55">
          <w:rPr>
            <w:szCs w:val="20"/>
            <w:rPrChange w:id="5690" w:author="Steven" w:date="2022-04-18T14:11:00Z">
              <w:rPr/>
            </w:rPrChange>
          </w:rPr>
          <w:t>”&gt;</w:t>
        </w:r>
      </w:ins>
    </w:p>
    <w:p w14:paraId="0DAFB530" w14:textId="5698BA77" w:rsidR="00F54D88" w:rsidRPr="00BE5A55" w:rsidRDefault="00F54D88" w:rsidP="00195D31">
      <w:pPr>
        <w:pStyle w:val="Code0"/>
        <w:rPr>
          <w:ins w:id="5691" w:author="Steven" w:date="2022-03-30T12:51:00Z"/>
          <w:szCs w:val="20"/>
          <w:rPrChange w:id="5692" w:author="Steven" w:date="2022-04-18T14:11:00Z">
            <w:rPr>
              <w:ins w:id="5693" w:author="Steven" w:date="2022-03-30T12:51:00Z"/>
            </w:rPr>
          </w:rPrChange>
        </w:rPr>
        <w:pPrChange w:id="5694" w:author="Steven" w:date="2022-04-18T14:06:00Z">
          <w:pPr>
            <w:pStyle w:val="Heading2"/>
          </w:pPr>
        </w:pPrChange>
      </w:pPr>
      <w:ins w:id="5695" w:author="Steven" w:date="2022-03-30T12:51:00Z">
        <w:r w:rsidRPr="00BE5A55">
          <w:rPr>
            <w:szCs w:val="20"/>
            <w:rPrChange w:id="5696" w:author="Steven" w:date="2022-04-18T14:11:00Z">
              <w:rPr/>
            </w:rPrChange>
          </w:rPr>
          <w:tab/>
          <w:t>…</w:t>
        </w:r>
      </w:ins>
    </w:p>
    <w:p w14:paraId="3C36548D" w14:textId="1D65CA7E" w:rsidR="00F54D88" w:rsidRPr="00BE5A55" w:rsidRDefault="00F54D88" w:rsidP="00195D31">
      <w:pPr>
        <w:pStyle w:val="Code0"/>
        <w:rPr>
          <w:ins w:id="5697" w:author="Steven" w:date="2022-03-30T12:47:00Z"/>
          <w:szCs w:val="20"/>
          <w:rPrChange w:id="5698" w:author="Steven" w:date="2022-04-18T14:11:00Z">
            <w:rPr>
              <w:ins w:id="5699" w:author="Steven" w:date="2022-03-30T12:47:00Z"/>
            </w:rPr>
          </w:rPrChange>
        </w:rPr>
        <w:pPrChange w:id="5700" w:author="Steven" w:date="2022-04-18T14:06:00Z">
          <w:pPr>
            <w:pStyle w:val="Heading2"/>
          </w:pPr>
        </w:pPrChange>
      </w:pPr>
      <w:ins w:id="5701" w:author="Steven" w:date="2022-03-30T12:51:00Z">
        <w:r w:rsidRPr="00BE5A55">
          <w:rPr>
            <w:szCs w:val="20"/>
            <w:rPrChange w:id="5702" w:author="Steven" w:date="2022-04-18T14:11:00Z">
              <w:rPr/>
            </w:rPrChange>
          </w:rPr>
          <w:t>&lt;/</w:t>
        </w:r>
        <w:proofErr w:type="spellStart"/>
        <w:r w:rsidRPr="00BE5A55">
          <w:rPr>
            <w:szCs w:val="20"/>
            <w:rPrChange w:id="5703" w:author="Steven" w:date="2022-04-18T14:11:00Z">
              <w:rPr/>
            </w:rPrChange>
          </w:rPr>
          <w:t>pdd_manager</w:t>
        </w:r>
        <w:proofErr w:type="spellEnd"/>
        <w:r w:rsidRPr="00BE5A55">
          <w:rPr>
            <w:szCs w:val="20"/>
            <w:rPrChange w:id="5704" w:author="Steven" w:date="2022-04-18T14:11:00Z">
              <w:rPr/>
            </w:rPrChange>
          </w:rPr>
          <w:t>&gt;</w:t>
        </w:r>
      </w:ins>
    </w:p>
    <w:p w14:paraId="174B6C87" w14:textId="307C761A" w:rsidR="00F54D88" w:rsidRDefault="00F54D88">
      <w:pPr>
        <w:pStyle w:val="Heading3"/>
        <w:rPr>
          <w:ins w:id="5705" w:author="Steven" w:date="2022-03-30T12:49:00Z"/>
        </w:rPr>
        <w:pPrChange w:id="5706" w:author="Steven" w:date="2022-03-30T12:49:00Z">
          <w:pPr>
            <w:pStyle w:val="Heading2"/>
          </w:pPr>
        </w:pPrChange>
      </w:pPr>
      <w:bookmarkStart w:id="5707" w:name="_Toc99726162"/>
      <w:ins w:id="5708" w:author="Steven" w:date="2022-03-30T12:49:00Z">
        <w:r>
          <w:t>Fiber PDD</w:t>
        </w:r>
        <w:bookmarkEnd w:id="5707"/>
      </w:ins>
    </w:p>
    <w:p w14:paraId="613BD02B" w14:textId="28AFF205" w:rsidR="00F54D88" w:rsidRDefault="00F54D88">
      <w:pPr>
        <w:rPr>
          <w:ins w:id="5709" w:author="Steven" w:date="2022-03-30T12:50:00Z"/>
        </w:rPr>
        <w:pPrChange w:id="5710" w:author="Steven" w:date="2022-03-30T12:49:00Z">
          <w:pPr>
            <w:pStyle w:val="Heading2"/>
          </w:pPr>
        </w:pPrChange>
      </w:pPr>
      <w:ins w:id="5711" w:author="Steven" w:date="2022-03-30T12:49:00Z">
        <w:r>
          <w:t xml:space="preserve">The fiber </w:t>
        </w:r>
      </w:ins>
      <w:ins w:id="5712" w:author="Steven" w:date="2022-03-30T12:55:00Z">
        <w:r w:rsidR="004C1B64">
          <w:t xml:space="preserve">PDD </w:t>
        </w:r>
      </w:ins>
      <w:ins w:id="5713" w:author="Steven" w:date="2022-03-30T12:49:00Z">
        <w:r>
          <w:t xml:space="preserve">guides vessels based on the local fibril orientation. The local fibril orientation for this </w:t>
        </w:r>
        <w:proofErr w:type="spellStart"/>
        <w:r>
          <w:t>pdd</w:t>
        </w:r>
        <w:proofErr w:type="spellEnd"/>
        <w:r>
          <w:t xml:space="preserve"> is </w:t>
        </w:r>
      </w:ins>
      <w:ins w:id="5714" w:author="Steven" w:date="2022-03-30T12:50:00Z">
        <w:r>
          <w:t xml:space="preserve">determined from the vector field of fibril orientation vectors stored at element nodes. </w:t>
        </w:r>
      </w:ins>
      <w:ins w:id="5715" w:author="Steven" w:date="2022-03-30T16:42:00Z">
        <w:r w:rsidR="001F10C8">
          <w:t>The interpolation property must be defined for this tag.</w:t>
        </w:r>
      </w:ins>
    </w:p>
    <w:p w14:paraId="3585430A" w14:textId="3CF3DDB0" w:rsidR="00F54D88" w:rsidRPr="00BE5A55" w:rsidRDefault="009B5D48" w:rsidP="00195D31">
      <w:pPr>
        <w:pStyle w:val="Code0"/>
        <w:rPr>
          <w:ins w:id="5716" w:author="Steven" w:date="2022-03-30T16:42:00Z"/>
          <w:szCs w:val="20"/>
          <w:rPrChange w:id="5717" w:author="Steven" w:date="2022-04-18T14:11:00Z">
            <w:rPr>
              <w:ins w:id="5718" w:author="Steven" w:date="2022-03-30T16:42:00Z"/>
            </w:rPr>
          </w:rPrChange>
        </w:rPr>
        <w:pPrChange w:id="5719" w:author="Steven" w:date="2022-04-18T14:06:00Z">
          <w:pPr>
            <w:pStyle w:val="Heading2"/>
          </w:pPr>
        </w:pPrChange>
      </w:pPr>
      <w:ins w:id="5720" w:author="Steven" w:date="2022-03-30T12:52:00Z">
        <w:r w:rsidRPr="00BE5A55">
          <w:rPr>
            <w:szCs w:val="20"/>
            <w:rPrChange w:id="5721" w:author="Steven" w:date="2022-04-18T14:11:00Z">
              <w:rPr/>
            </w:rPrChange>
          </w:rPr>
          <w:t>&lt;</w:t>
        </w:r>
        <w:proofErr w:type="spellStart"/>
        <w:r w:rsidRPr="00BE5A55">
          <w:rPr>
            <w:szCs w:val="20"/>
            <w:rPrChange w:id="5722" w:author="Steven" w:date="2022-04-18T14:11:00Z">
              <w:rPr/>
            </w:rPrChange>
          </w:rPr>
          <w:t>pdd_modifier</w:t>
        </w:r>
      </w:ins>
      <w:proofErr w:type="spellEnd"/>
      <w:ins w:id="5723" w:author="Steven" w:date="2022-03-30T12:53:00Z">
        <w:r w:rsidR="001F10C8" w:rsidRPr="00BE5A55">
          <w:rPr>
            <w:szCs w:val="20"/>
            <w:rPrChange w:id="5724" w:author="Steven" w:date="2022-04-18T14:11:00Z">
              <w:rPr/>
            </w:rPrChange>
          </w:rPr>
          <w:t xml:space="preserve"> type=”</w:t>
        </w:r>
        <w:proofErr w:type="spellStart"/>
        <w:r w:rsidR="001F10C8" w:rsidRPr="00BE5A55">
          <w:rPr>
            <w:szCs w:val="20"/>
            <w:rPrChange w:id="5725" w:author="Steven" w:date="2022-04-18T14:11:00Z">
              <w:rPr/>
            </w:rPrChange>
          </w:rPr>
          <w:t>fiber_pdd</w:t>
        </w:r>
        <w:proofErr w:type="spellEnd"/>
        <w:r w:rsidR="001F10C8" w:rsidRPr="00BE5A55">
          <w:rPr>
            <w:szCs w:val="20"/>
            <w:rPrChange w:id="5726" w:author="Steven" w:date="2022-04-18T14:11:00Z">
              <w:rPr/>
            </w:rPrChange>
          </w:rPr>
          <w:t>”</w:t>
        </w:r>
        <w:r w:rsidRPr="00BE5A55">
          <w:rPr>
            <w:szCs w:val="20"/>
            <w:rPrChange w:id="5727" w:author="Steven" w:date="2022-04-18T14:11:00Z">
              <w:rPr/>
            </w:rPrChange>
          </w:rPr>
          <w:t>&gt;</w:t>
        </w:r>
      </w:ins>
    </w:p>
    <w:p w14:paraId="728C8CAA" w14:textId="3F7C02E8" w:rsidR="001F10C8" w:rsidRPr="00BE5A55" w:rsidRDefault="001F10C8" w:rsidP="00195D31">
      <w:pPr>
        <w:pStyle w:val="Code0"/>
        <w:rPr>
          <w:ins w:id="5728" w:author="Steven" w:date="2022-03-30T16:43:00Z"/>
          <w:szCs w:val="20"/>
          <w:rPrChange w:id="5729" w:author="Steven" w:date="2022-04-18T14:11:00Z">
            <w:rPr>
              <w:ins w:id="5730" w:author="Steven" w:date="2022-03-30T16:43:00Z"/>
            </w:rPr>
          </w:rPrChange>
        </w:rPr>
        <w:pPrChange w:id="5731" w:author="Steven" w:date="2022-04-18T14:06:00Z">
          <w:pPr>
            <w:pStyle w:val="Heading2"/>
          </w:pPr>
        </w:pPrChange>
      </w:pPr>
      <w:ins w:id="5732" w:author="Steven" w:date="2022-03-30T16:42:00Z">
        <w:r w:rsidRPr="00BE5A55">
          <w:rPr>
            <w:szCs w:val="20"/>
            <w:rPrChange w:id="5733" w:author="Steven" w:date="2022-04-18T14:11:00Z">
              <w:rPr/>
            </w:rPrChange>
          </w:rPr>
          <w:tab/>
          <w:t>&lt;</w:t>
        </w:r>
        <w:proofErr w:type="spellStart"/>
        <w:r w:rsidRPr="00BE5A55">
          <w:rPr>
            <w:szCs w:val="20"/>
            <w:rPrChange w:id="5734" w:author="Steven" w:date="2022-04-18T14:11:00Z">
              <w:rPr/>
            </w:rPrChange>
          </w:rPr>
          <w:t>interpolation_prop</w:t>
        </w:r>
        <w:proofErr w:type="spellEnd"/>
        <w:r w:rsidRPr="00BE5A55">
          <w:rPr>
            <w:szCs w:val="20"/>
            <w:rPrChange w:id="5735" w:author="Steven" w:date="2022-04-18T14:11:00Z">
              <w:rPr/>
            </w:rPrChange>
          </w:rPr>
          <w:t xml:space="preserve"> type=</w:t>
        </w:r>
      </w:ins>
      <w:ins w:id="5736" w:author="Steven" w:date="2022-03-30T16:43:00Z">
        <w:r w:rsidRPr="00BE5A55">
          <w:rPr>
            <w:szCs w:val="20"/>
            <w:rPrChange w:id="5737" w:author="Steven" w:date="2022-04-18T14:11:00Z">
              <w:rPr/>
            </w:rPrChange>
          </w:rPr>
          <w:t>”</w:t>
        </w:r>
        <w:proofErr w:type="spellStart"/>
        <w:r w:rsidRPr="00BE5A55">
          <w:rPr>
            <w:szCs w:val="20"/>
            <w:rPrChange w:id="5738" w:author="Steven" w:date="2022-04-18T14:11:00Z">
              <w:rPr/>
            </w:rPrChange>
          </w:rPr>
          <w:t>per_element_vi</w:t>
        </w:r>
        <w:proofErr w:type="spellEnd"/>
        <w:r w:rsidRPr="00BE5A55">
          <w:rPr>
            <w:szCs w:val="20"/>
            <w:rPrChange w:id="5739" w:author="Steven" w:date="2022-04-18T14:11:00Z">
              <w:rPr/>
            </w:rPrChange>
          </w:rPr>
          <w:t>”/&gt;</w:t>
        </w:r>
      </w:ins>
    </w:p>
    <w:p w14:paraId="13885E7E" w14:textId="638056C3" w:rsidR="001F10C8" w:rsidRPr="00BE5A55" w:rsidRDefault="001F10C8" w:rsidP="00195D31">
      <w:pPr>
        <w:pStyle w:val="Code0"/>
        <w:rPr>
          <w:ins w:id="5740" w:author="Steven" w:date="2022-03-30T12:53:00Z"/>
          <w:szCs w:val="20"/>
          <w:rPrChange w:id="5741" w:author="Steven" w:date="2022-04-18T14:11:00Z">
            <w:rPr>
              <w:ins w:id="5742" w:author="Steven" w:date="2022-03-30T12:53:00Z"/>
            </w:rPr>
          </w:rPrChange>
        </w:rPr>
        <w:pPrChange w:id="5743" w:author="Steven" w:date="2022-04-18T14:06:00Z">
          <w:pPr>
            <w:pStyle w:val="Heading2"/>
          </w:pPr>
        </w:pPrChange>
      </w:pPr>
      <w:ins w:id="5744" w:author="Steven" w:date="2022-03-30T16:43:00Z">
        <w:r w:rsidRPr="00BE5A55">
          <w:rPr>
            <w:szCs w:val="20"/>
            <w:rPrChange w:id="5745" w:author="Steven" w:date="2022-04-18T14:11:00Z">
              <w:rPr/>
            </w:rPrChange>
          </w:rPr>
          <w:t>&lt;/</w:t>
        </w:r>
        <w:proofErr w:type="spellStart"/>
        <w:r w:rsidRPr="00BE5A55">
          <w:rPr>
            <w:szCs w:val="20"/>
            <w:rPrChange w:id="5746" w:author="Steven" w:date="2022-04-18T14:11:00Z">
              <w:rPr/>
            </w:rPrChange>
          </w:rPr>
          <w:t>pdd_modifier</w:t>
        </w:r>
        <w:proofErr w:type="spellEnd"/>
        <w:r w:rsidRPr="00BE5A55">
          <w:rPr>
            <w:szCs w:val="20"/>
            <w:rPrChange w:id="5747" w:author="Steven" w:date="2022-04-18T14:11:00Z">
              <w:rPr/>
            </w:rPrChange>
          </w:rPr>
          <w:t>&gt;</w:t>
        </w:r>
      </w:ins>
    </w:p>
    <w:p w14:paraId="0F31ADAB" w14:textId="651A8C72" w:rsidR="009B5D48" w:rsidRDefault="009B5D48">
      <w:pPr>
        <w:pStyle w:val="Heading3"/>
        <w:rPr>
          <w:ins w:id="5748" w:author="Steven" w:date="2022-03-30T12:53:00Z"/>
        </w:rPr>
        <w:pPrChange w:id="5749" w:author="Steven" w:date="2022-03-30T12:53:00Z">
          <w:pPr>
            <w:pStyle w:val="Heading2"/>
          </w:pPr>
        </w:pPrChange>
      </w:pPr>
      <w:bookmarkStart w:id="5750" w:name="_Toc99726163"/>
      <w:ins w:id="5751" w:author="Steven" w:date="2022-03-30T12:53:00Z">
        <w:r>
          <w:lastRenderedPageBreak/>
          <w:t>Fractional Anisotropy PDD</w:t>
        </w:r>
        <w:bookmarkEnd w:id="5750"/>
      </w:ins>
    </w:p>
    <w:p w14:paraId="37BC6C77" w14:textId="0874000D" w:rsidR="009B5D48" w:rsidRDefault="009B5D48">
      <w:pPr>
        <w:rPr>
          <w:ins w:id="5752" w:author="Steven" w:date="2022-03-30T12:54:00Z"/>
        </w:rPr>
        <w:pPrChange w:id="5753" w:author="Steven" w:date="2022-03-30T12:54:00Z">
          <w:pPr>
            <w:pStyle w:val="Heading2"/>
          </w:pPr>
        </w:pPrChange>
      </w:pPr>
      <w:ins w:id="5754" w:author="Steven" w:date="2022-03-30T12:53:00Z">
        <w:r>
          <w:t xml:space="preserve">The fractional anisotropy </w:t>
        </w:r>
      </w:ins>
      <w:ins w:id="5755" w:author="Steven" w:date="2022-03-30T12:55:00Z">
        <w:r w:rsidR="004C1B64">
          <w:t>PDD</w:t>
        </w:r>
      </w:ins>
      <w:ins w:id="5756" w:author="Steven" w:date="2022-03-30T12:53:00Z">
        <w:r>
          <w:t xml:space="preserve"> guides vessels based on </w:t>
        </w:r>
      </w:ins>
      <w:ins w:id="5757" w:author="Steven" w:date="2022-03-30T12:54:00Z">
        <w:r>
          <w:t xml:space="preserve">the local collagen orientation EFD. At each time </w:t>
        </w:r>
        <w:proofErr w:type="gramStart"/>
        <w:r>
          <w:t>step</w:t>
        </w:r>
        <w:proofErr w:type="gramEnd"/>
        <w:r>
          <w:t xml:space="preserve"> a direction is randomly sampled from the EFD.</w:t>
        </w:r>
      </w:ins>
    </w:p>
    <w:p w14:paraId="3B899249" w14:textId="446C8582" w:rsidR="009B5D48" w:rsidRPr="00BE5A55" w:rsidRDefault="009B5D48" w:rsidP="00195D31">
      <w:pPr>
        <w:pStyle w:val="Code0"/>
        <w:rPr>
          <w:ins w:id="5758" w:author="Steven" w:date="2022-03-30T12:54:00Z"/>
          <w:szCs w:val="20"/>
          <w:rPrChange w:id="5759" w:author="Steven" w:date="2022-04-18T14:11:00Z">
            <w:rPr>
              <w:ins w:id="5760" w:author="Steven" w:date="2022-03-30T12:54:00Z"/>
            </w:rPr>
          </w:rPrChange>
        </w:rPr>
        <w:pPrChange w:id="5761" w:author="Steven" w:date="2022-04-18T14:06:00Z">
          <w:pPr>
            <w:pStyle w:val="Heading2"/>
          </w:pPr>
        </w:pPrChange>
      </w:pPr>
      <w:ins w:id="5762" w:author="Steven" w:date="2022-03-30T12:54:00Z">
        <w:r w:rsidRPr="00BE5A55">
          <w:rPr>
            <w:szCs w:val="20"/>
            <w:rPrChange w:id="5763" w:author="Steven" w:date="2022-04-18T14:11:00Z">
              <w:rPr/>
            </w:rPrChange>
          </w:rPr>
          <w:t>&lt;</w:t>
        </w:r>
        <w:proofErr w:type="spellStart"/>
        <w:r w:rsidRPr="00BE5A55">
          <w:rPr>
            <w:szCs w:val="20"/>
            <w:rPrChange w:id="5764" w:author="Steven" w:date="2022-04-18T14:11:00Z">
              <w:rPr/>
            </w:rPrChange>
          </w:rPr>
          <w:t>pdd_modifier</w:t>
        </w:r>
        <w:proofErr w:type="spellEnd"/>
        <w:r w:rsidRPr="00BE5A55">
          <w:rPr>
            <w:szCs w:val="20"/>
            <w:rPrChange w:id="5765" w:author="Steven" w:date="2022-04-18T14:11:00Z">
              <w:rPr/>
            </w:rPrChange>
          </w:rPr>
          <w:t xml:space="preserve"> type=”</w:t>
        </w:r>
        <w:proofErr w:type="spellStart"/>
        <w:r w:rsidRPr="00BE5A55">
          <w:rPr>
            <w:szCs w:val="20"/>
            <w:rPrChange w:id="5766" w:author="Steven" w:date="2022-04-18T14:11:00Z">
              <w:rPr/>
            </w:rPrChange>
          </w:rPr>
          <w:t>fractional_anisotropy_pdd</w:t>
        </w:r>
        <w:proofErr w:type="spellEnd"/>
        <w:r w:rsidRPr="00BE5A55">
          <w:rPr>
            <w:szCs w:val="20"/>
            <w:rPrChange w:id="5767" w:author="Steven" w:date="2022-04-18T14:11:00Z">
              <w:rPr/>
            </w:rPrChange>
          </w:rPr>
          <w:t>”/&gt;</w:t>
        </w:r>
      </w:ins>
    </w:p>
    <w:p w14:paraId="124A9476" w14:textId="7BE6419D" w:rsidR="009B5D48" w:rsidRDefault="004C1B64">
      <w:pPr>
        <w:pStyle w:val="Heading3"/>
        <w:rPr>
          <w:ins w:id="5768" w:author="Steven" w:date="2022-03-30T12:55:00Z"/>
        </w:rPr>
        <w:pPrChange w:id="5769" w:author="Steven" w:date="2022-03-30T12:54:00Z">
          <w:pPr>
            <w:pStyle w:val="Heading2"/>
          </w:pPr>
        </w:pPrChange>
      </w:pPr>
      <w:bookmarkStart w:id="5770" w:name="_Toc99726164"/>
      <w:ins w:id="5771" w:author="Steven" w:date="2022-03-30T12:55:00Z">
        <w:r>
          <w:t>Lagrange Principal PDD</w:t>
        </w:r>
        <w:bookmarkEnd w:id="5770"/>
      </w:ins>
    </w:p>
    <w:p w14:paraId="41B1AC81" w14:textId="5138031A" w:rsidR="004C1B64" w:rsidRDefault="004C1B64">
      <w:pPr>
        <w:rPr>
          <w:ins w:id="5772" w:author="Steven" w:date="2022-03-30T13:04:00Z"/>
        </w:rPr>
        <w:pPrChange w:id="5773" w:author="Steven" w:date="2022-03-30T12:55:00Z">
          <w:pPr>
            <w:pStyle w:val="Heading2"/>
          </w:pPr>
        </w:pPrChange>
      </w:pPr>
      <w:ins w:id="5774" w:author="Steven" w:date="2022-03-30T12:55:00Z">
        <w:r>
          <w:t xml:space="preserve">The Lagrange principal PDD guides vessels based on the </w:t>
        </w:r>
      </w:ins>
      <w:ins w:id="5775" w:author="Steven" w:date="2022-03-30T13:04:00Z">
        <w:r>
          <w:t xml:space="preserve">SPD defining the Lagrange strain tensor. This biases growth along the direction of the </w:t>
        </w:r>
      </w:ins>
      <w:proofErr w:type="gramStart"/>
      <w:ins w:id="5776" w:author="Steven" w:date="2022-03-30T12:55:00Z">
        <w:r>
          <w:t>1</w:t>
        </w:r>
        <w:r w:rsidRPr="004C1B64">
          <w:rPr>
            <w:vertAlign w:val="superscript"/>
            <w:rPrChange w:id="5777" w:author="Steven" w:date="2022-03-30T12:55:00Z">
              <w:rPr/>
            </w:rPrChange>
          </w:rPr>
          <w:t>st</w:t>
        </w:r>
        <w:proofErr w:type="gramEnd"/>
        <w:r>
          <w:t xml:space="preserve"> principal Lagrange strain. </w:t>
        </w:r>
      </w:ins>
      <w:ins w:id="5778" w:author="Steven" w:date="2022-03-30T16:44:00Z">
        <w:r w:rsidR="00B12B08">
          <w:t>The interpolation property must be defined for this tag.</w:t>
        </w:r>
      </w:ins>
    </w:p>
    <w:p w14:paraId="3481D981" w14:textId="36B3727B" w:rsidR="004C1B64" w:rsidRPr="00BE5A55" w:rsidRDefault="004C1B64" w:rsidP="00195D31">
      <w:pPr>
        <w:pStyle w:val="Code0"/>
        <w:rPr>
          <w:ins w:id="5779" w:author="Steven" w:date="2022-03-30T16:43:00Z"/>
          <w:szCs w:val="20"/>
          <w:rPrChange w:id="5780" w:author="Steven" w:date="2022-04-18T14:11:00Z">
            <w:rPr>
              <w:ins w:id="5781" w:author="Steven" w:date="2022-03-30T16:43:00Z"/>
            </w:rPr>
          </w:rPrChange>
        </w:rPr>
        <w:pPrChange w:id="5782" w:author="Steven" w:date="2022-04-18T14:06:00Z">
          <w:pPr>
            <w:pStyle w:val="Heading2"/>
          </w:pPr>
        </w:pPrChange>
      </w:pPr>
      <w:ins w:id="5783" w:author="Steven" w:date="2022-03-30T13:04:00Z">
        <w:r w:rsidRPr="00BE5A55">
          <w:rPr>
            <w:szCs w:val="20"/>
            <w:rPrChange w:id="5784" w:author="Steven" w:date="2022-04-18T14:11:00Z">
              <w:rPr/>
            </w:rPrChange>
          </w:rPr>
          <w:t>&lt;</w:t>
        </w:r>
        <w:proofErr w:type="spellStart"/>
        <w:r w:rsidRPr="00BE5A55">
          <w:rPr>
            <w:szCs w:val="20"/>
            <w:rPrChange w:id="5785" w:author="Steven" w:date="2022-04-18T14:11:00Z">
              <w:rPr/>
            </w:rPrChange>
          </w:rPr>
          <w:t>pdd</w:t>
        </w:r>
      </w:ins>
      <w:ins w:id="5786" w:author="Steven" w:date="2022-03-30T13:05:00Z">
        <w:r w:rsidRPr="00BE5A55">
          <w:rPr>
            <w:szCs w:val="20"/>
            <w:rPrChange w:id="5787" w:author="Steven" w:date="2022-04-18T14:11:00Z">
              <w:rPr/>
            </w:rPrChange>
          </w:rPr>
          <w:t>_modifie</w:t>
        </w:r>
        <w:r w:rsidR="000D6BEF" w:rsidRPr="00BE5A55">
          <w:rPr>
            <w:szCs w:val="20"/>
            <w:rPrChange w:id="5788" w:author="Steven" w:date="2022-04-18T14:11:00Z">
              <w:rPr/>
            </w:rPrChange>
          </w:rPr>
          <w:t>r</w:t>
        </w:r>
        <w:proofErr w:type="spellEnd"/>
        <w:r w:rsidR="000D6BEF" w:rsidRPr="00BE5A55">
          <w:rPr>
            <w:szCs w:val="20"/>
            <w:rPrChange w:id="5789" w:author="Steven" w:date="2022-04-18T14:11:00Z">
              <w:rPr/>
            </w:rPrChange>
          </w:rPr>
          <w:t xml:space="preserve"> type=”</w:t>
        </w:r>
        <w:proofErr w:type="spellStart"/>
        <w:r w:rsidR="000D6BEF" w:rsidRPr="00BE5A55">
          <w:rPr>
            <w:szCs w:val="20"/>
            <w:rPrChange w:id="5790" w:author="Steven" w:date="2022-04-18T14:11:00Z">
              <w:rPr/>
            </w:rPrChange>
          </w:rPr>
          <w:t>lagrange_principal_pdd</w:t>
        </w:r>
        <w:proofErr w:type="spellEnd"/>
        <w:r w:rsidR="000D6BEF" w:rsidRPr="00BE5A55">
          <w:rPr>
            <w:szCs w:val="20"/>
            <w:rPrChange w:id="5791" w:author="Steven" w:date="2022-04-18T14:11:00Z">
              <w:rPr/>
            </w:rPrChange>
          </w:rPr>
          <w:t>”</w:t>
        </w:r>
        <w:r w:rsidRPr="00BE5A55">
          <w:rPr>
            <w:szCs w:val="20"/>
            <w:rPrChange w:id="5792" w:author="Steven" w:date="2022-04-18T14:11:00Z">
              <w:rPr/>
            </w:rPrChange>
          </w:rPr>
          <w:t>&gt;</w:t>
        </w:r>
      </w:ins>
    </w:p>
    <w:p w14:paraId="1D3B9FCB" w14:textId="5132B9A3" w:rsidR="000D6BEF" w:rsidRPr="00BE5A55" w:rsidRDefault="000D6BEF" w:rsidP="00195D31">
      <w:pPr>
        <w:pStyle w:val="Code0"/>
        <w:rPr>
          <w:ins w:id="5793" w:author="Steven" w:date="2022-03-30T16:43:00Z"/>
          <w:szCs w:val="20"/>
          <w:rPrChange w:id="5794" w:author="Steven" w:date="2022-04-18T14:11:00Z">
            <w:rPr>
              <w:ins w:id="5795" w:author="Steven" w:date="2022-03-30T16:43:00Z"/>
            </w:rPr>
          </w:rPrChange>
        </w:rPr>
        <w:pPrChange w:id="5796" w:author="Steven" w:date="2022-04-18T14:06:00Z">
          <w:pPr>
            <w:pStyle w:val="Heading2"/>
          </w:pPr>
        </w:pPrChange>
      </w:pPr>
      <w:ins w:id="5797" w:author="Steven" w:date="2022-03-30T16:43:00Z">
        <w:r w:rsidRPr="00BE5A55">
          <w:rPr>
            <w:szCs w:val="20"/>
            <w:rPrChange w:id="5798" w:author="Steven" w:date="2022-04-18T14:11:00Z">
              <w:rPr/>
            </w:rPrChange>
          </w:rPr>
          <w:tab/>
          <w:t>&lt;</w:t>
        </w:r>
        <w:proofErr w:type="spellStart"/>
        <w:r w:rsidRPr="00BE5A55">
          <w:rPr>
            <w:szCs w:val="20"/>
            <w:rPrChange w:id="5799" w:author="Steven" w:date="2022-04-18T14:11:00Z">
              <w:rPr/>
            </w:rPrChange>
          </w:rPr>
          <w:t>interpolation_prop</w:t>
        </w:r>
        <w:proofErr w:type="spellEnd"/>
        <w:r w:rsidRPr="00BE5A55">
          <w:rPr>
            <w:szCs w:val="20"/>
            <w:rPrChange w:id="5800" w:author="Steven" w:date="2022-04-18T14:11:00Z">
              <w:rPr/>
            </w:rPrChange>
          </w:rPr>
          <w:t xml:space="preserve"> type=”</w:t>
        </w:r>
        <w:proofErr w:type="spellStart"/>
        <w:r w:rsidRPr="00BE5A55">
          <w:rPr>
            <w:szCs w:val="20"/>
            <w:rPrChange w:id="5801" w:author="Steven" w:date="2022-04-18T14:11:00Z">
              <w:rPr/>
            </w:rPrChange>
          </w:rPr>
          <w:t>per_element_vi</w:t>
        </w:r>
        <w:proofErr w:type="spellEnd"/>
        <w:r w:rsidRPr="00BE5A55">
          <w:rPr>
            <w:szCs w:val="20"/>
            <w:rPrChange w:id="5802" w:author="Steven" w:date="2022-04-18T14:11:00Z">
              <w:rPr/>
            </w:rPrChange>
          </w:rPr>
          <w:t>”/&gt;</w:t>
        </w:r>
      </w:ins>
    </w:p>
    <w:p w14:paraId="22087F47" w14:textId="00864D65" w:rsidR="000D6BEF" w:rsidRPr="00BE5A55" w:rsidRDefault="000D6BEF" w:rsidP="00195D31">
      <w:pPr>
        <w:pStyle w:val="Code0"/>
        <w:rPr>
          <w:ins w:id="5803" w:author="Steven" w:date="2022-03-30T13:05:00Z"/>
          <w:szCs w:val="20"/>
          <w:rPrChange w:id="5804" w:author="Steven" w:date="2022-04-18T14:11:00Z">
            <w:rPr>
              <w:ins w:id="5805" w:author="Steven" w:date="2022-03-30T13:05:00Z"/>
            </w:rPr>
          </w:rPrChange>
        </w:rPr>
        <w:pPrChange w:id="5806" w:author="Steven" w:date="2022-04-18T14:06:00Z">
          <w:pPr>
            <w:pStyle w:val="Heading2"/>
          </w:pPr>
        </w:pPrChange>
      </w:pPr>
      <w:ins w:id="5807" w:author="Steven" w:date="2022-03-30T16:43:00Z">
        <w:r w:rsidRPr="00BE5A55">
          <w:rPr>
            <w:szCs w:val="20"/>
            <w:rPrChange w:id="5808" w:author="Steven" w:date="2022-04-18T14:11:00Z">
              <w:rPr/>
            </w:rPrChange>
          </w:rPr>
          <w:t>&lt;/</w:t>
        </w:r>
        <w:proofErr w:type="spellStart"/>
        <w:r w:rsidRPr="00BE5A55">
          <w:rPr>
            <w:szCs w:val="20"/>
            <w:rPrChange w:id="5809" w:author="Steven" w:date="2022-04-18T14:11:00Z">
              <w:rPr/>
            </w:rPrChange>
          </w:rPr>
          <w:t>pdd_modifier</w:t>
        </w:r>
        <w:proofErr w:type="spellEnd"/>
        <w:r w:rsidRPr="00BE5A55">
          <w:rPr>
            <w:szCs w:val="20"/>
            <w:rPrChange w:id="5810" w:author="Steven" w:date="2022-04-18T14:11:00Z">
              <w:rPr/>
            </w:rPrChange>
          </w:rPr>
          <w:t>&gt;</w:t>
        </w:r>
      </w:ins>
    </w:p>
    <w:p w14:paraId="288A14DE" w14:textId="55700F2A" w:rsidR="004C1B64" w:rsidRDefault="00E5105E">
      <w:pPr>
        <w:pStyle w:val="Heading3"/>
        <w:rPr>
          <w:ins w:id="5811" w:author="Steven" w:date="2022-03-30T13:07:00Z"/>
        </w:rPr>
        <w:pPrChange w:id="5812" w:author="Steven" w:date="2022-03-30T13:05:00Z">
          <w:pPr>
            <w:pStyle w:val="Heading2"/>
          </w:pPr>
        </w:pPrChange>
      </w:pPr>
      <w:bookmarkStart w:id="5813" w:name="_Toc99726165"/>
      <w:ins w:id="5814" w:author="Steven" w:date="2022-03-30T13:05:00Z">
        <w:r>
          <w:t>Anasto</w:t>
        </w:r>
        <w:r w:rsidR="004C1B64">
          <w:t>mosis PDD</w:t>
        </w:r>
      </w:ins>
      <w:bookmarkEnd w:id="5813"/>
    </w:p>
    <w:p w14:paraId="2B539462" w14:textId="52769AA1" w:rsidR="00E5105E" w:rsidRDefault="00E5105E" w:rsidP="00E5105E">
      <w:pPr>
        <w:rPr>
          <w:ins w:id="5815" w:author="Steven" w:date="2022-03-30T13:07:00Z"/>
        </w:rPr>
      </w:pPr>
      <w:proofErr w:type="spellStart"/>
      <w:ins w:id="5816" w:author="Steven" w:date="2022-03-30T13:07:00Z">
        <w:r>
          <w:t>Anastamoses</w:t>
        </w:r>
        <w:proofErr w:type="spellEnd"/>
        <w:r>
          <w:t xml:space="preserve"> occur when two vessel tips grow towards each other </w:t>
        </w:r>
        <w:proofErr w:type="spellStart"/>
        <w:r>
          <w:t>then</w:t>
        </w:r>
        <w:proofErr w:type="spellEnd"/>
        <w:r>
          <w:t xml:space="preserve"> fuse into a single vessel. </w:t>
        </w:r>
      </w:ins>
    </w:p>
    <w:p w14:paraId="40704593" w14:textId="536E2E88" w:rsidR="00E5105E" w:rsidRDefault="00E5105E" w:rsidP="00E5105E">
      <w:pPr>
        <w:rPr>
          <w:ins w:id="5817" w:author="Steven" w:date="2022-03-30T13:07:00Z"/>
        </w:rPr>
      </w:pPr>
      <w:ins w:id="5818" w:author="Steven" w:date="2022-03-30T13:07:00Z">
        <w:r>
          <w:t>Tips will not anastomose with segments that have grown from the same in</w:t>
        </w:r>
      </w:ins>
      <w:ins w:id="5819" w:author="Steven" w:date="2022-03-30T13:09:00Z">
        <w:r>
          <w:t>i</w:t>
        </w:r>
      </w:ins>
      <w:ins w:id="5820" w:author="Steven" w:date="2022-03-30T13:07:00Z">
        <w:r>
          <w:t xml:space="preserve">tial </w:t>
        </w:r>
      </w:ins>
      <w:ins w:id="5821" w:author="Steven" w:date="2022-03-30T13:09:00Z">
        <w:r>
          <w:t xml:space="preserve">parent microvessel </w:t>
        </w:r>
      </w:ins>
      <w:ins w:id="5822" w:author="Steven" w:date="2022-03-30T13:07:00Z">
        <w:r>
          <w:t xml:space="preserve">fragment. </w:t>
        </w:r>
      </w:ins>
      <w:ins w:id="5823" w:author="Steven" w:date="2022-03-30T13:09:00Z">
        <w:r>
          <w:t xml:space="preserve">The </w:t>
        </w:r>
      </w:ins>
      <w:ins w:id="5824" w:author="Steven" w:date="2022-03-30T13:10:00Z">
        <w:r>
          <w:t>anastomosis</w:t>
        </w:r>
      </w:ins>
      <w:ins w:id="5825" w:author="Steven" w:date="2022-03-30T13:09:00Z">
        <w:r>
          <w:t xml:space="preserve"> </w:t>
        </w:r>
      </w:ins>
      <w:ins w:id="5826" w:author="Steven" w:date="2022-03-30T13:10:00Z">
        <w:r>
          <w:t xml:space="preserve">PDD parameters include 1) the </w:t>
        </w:r>
        <w:proofErr w:type="spellStart"/>
        <w:r>
          <w:t>a</w:t>
        </w:r>
      </w:ins>
      <w:ins w:id="5827" w:author="Steven" w:date="2022-03-30T13:07:00Z">
        <w:r>
          <w:t>nastamosis</w:t>
        </w:r>
        <w:proofErr w:type="spellEnd"/>
        <w:r>
          <w:t xml:space="preserve"> radius </w:t>
        </w:r>
      </w:ins>
      <w:ins w:id="5828" w:author="Steven" w:date="2022-03-30T13:11:00Z">
        <w:r>
          <w:t xml:space="preserve">that </w:t>
        </w:r>
      </w:ins>
      <w:ins w:id="5829" w:author="Steven" w:date="2022-03-30T13:07:00Z">
        <w:r>
          <w:t xml:space="preserve">affects the radius at which the tip will start growing towards a segment, 2) the fuse radius that determines </w:t>
        </w:r>
        <w:proofErr w:type="gramStart"/>
        <w:r>
          <w:t>how close vessels must be before the anastomosis occurs, and 3) the fuse angle</w:t>
        </w:r>
        <w:proofErr w:type="gramEnd"/>
        <w:r>
          <w:t xml:space="preserve">. The cosine of the fuse angle is required as an input. This </w:t>
        </w:r>
      </w:ins>
      <w:ins w:id="5830" w:author="Steven" w:date="2022-03-30T13:13:00Z">
        <w:r>
          <w:t>prevents vessels from anastomosing at right angles.</w:t>
        </w:r>
      </w:ins>
    </w:p>
    <w:p w14:paraId="189B5914" w14:textId="77777777" w:rsidR="00E5105E" w:rsidRPr="00BE5A55" w:rsidRDefault="00E5105E" w:rsidP="00195D31">
      <w:pPr>
        <w:pStyle w:val="Code0"/>
        <w:rPr>
          <w:ins w:id="5831" w:author="Steven" w:date="2022-03-30T13:07:00Z"/>
          <w:szCs w:val="20"/>
          <w:rPrChange w:id="5832" w:author="Steven" w:date="2022-04-18T14:11:00Z">
            <w:rPr>
              <w:ins w:id="5833" w:author="Steven" w:date="2022-03-30T13:07:00Z"/>
            </w:rPr>
          </w:rPrChange>
        </w:rPr>
        <w:pPrChange w:id="5834" w:author="Steven" w:date="2022-04-18T14:06:00Z">
          <w:pPr/>
        </w:pPrChange>
      </w:pPr>
      <w:ins w:id="5835" w:author="Steven" w:date="2022-03-30T13:07:00Z">
        <w:r w:rsidRPr="00BE5A55">
          <w:rPr>
            <w:szCs w:val="20"/>
            <w:rPrChange w:id="5836" w:author="Steven" w:date="2022-04-18T14:11:00Z">
              <w:rPr/>
            </w:rPrChange>
          </w:rPr>
          <w:t>&lt;</w:t>
        </w:r>
        <w:proofErr w:type="spellStart"/>
        <w:r w:rsidRPr="00BE5A55">
          <w:rPr>
            <w:szCs w:val="20"/>
            <w:rPrChange w:id="5837" w:author="Steven" w:date="2022-04-18T14:11:00Z">
              <w:rPr/>
            </w:rPrChange>
          </w:rPr>
          <w:t>pdd_modifier</w:t>
        </w:r>
        <w:proofErr w:type="spellEnd"/>
        <w:r w:rsidRPr="00BE5A55">
          <w:rPr>
            <w:szCs w:val="20"/>
            <w:rPrChange w:id="5838" w:author="Steven" w:date="2022-04-18T14:11:00Z">
              <w:rPr/>
            </w:rPrChange>
          </w:rPr>
          <w:t xml:space="preserve"> type="</w:t>
        </w:r>
        <w:proofErr w:type="spellStart"/>
        <w:r w:rsidRPr="00BE5A55">
          <w:rPr>
            <w:szCs w:val="20"/>
            <w:rPrChange w:id="5839" w:author="Steven" w:date="2022-04-18T14:11:00Z">
              <w:rPr/>
            </w:rPrChange>
          </w:rPr>
          <w:t>anastamosis_pdd</w:t>
        </w:r>
        <w:proofErr w:type="spellEnd"/>
        <w:r w:rsidRPr="00BE5A55">
          <w:rPr>
            <w:szCs w:val="20"/>
            <w:rPrChange w:id="5840" w:author="Steven" w:date="2022-04-18T14:11:00Z">
              <w:rPr/>
            </w:rPrChange>
          </w:rPr>
          <w:t>"&gt;</w:t>
        </w:r>
      </w:ins>
    </w:p>
    <w:p w14:paraId="1AB52185" w14:textId="77777777" w:rsidR="00E5105E" w:rsidRPr="00BE5A55" w:rsidRDefault="00E5105E" w:rsidP="00195D31">
      <w:pPr>
        <w:pStyle w:val="Code0"/>
        <w:rPr>
          <w:ins w:id="5841" w:author="Steven" w:date="2022-03-30T13:07:00Z"/>
          <w:szCs w:val="20"/>
          <w:rPrChange w:id="5842" w:author="Steven" w:date="2022-04-18T14:11:00Z">
            <w:rPr>
              <w:ins w:id="5843" w:author="Steven" w:date="2022-03-30T13:07:00Z"/>
            </w:rPr>
          </w:rPrChange>
        </w:rPr>
        <w:pPrChange w:id="5844" w:author="Steven" w:date="2022-04-18T14:06:00Z">
          <w:pPr/>
        </w:pPrChange>
      </w:pPr>
      <w:ins w:id="5845" w:author="Steven" w:date="2022-03-30T13:07:00Z">
        <w:r w:rsidRPr="00BE5A55">
          <w:rPr>
            <w:szCs w:val="20"/>
            <w:rPrChange w:id="5846" w:author="Steven" w:date="2022-04-18T14:11:00Z">
              <w:rPr/>
            </w:rPrChange>
          </w:rPr>
          <w:t xml:space="preserve">    &lt;</w:t>
        </w:r>
        <w:proofErr w:type="spellStart"/>
        <w:r w:rsidRPr="00BE5A55">
          <w:rPr>
            <w:szCs w:val="20"/>
            <w:rPrChange w:id="5847" w:author="Steven" w:date="2022-04-18T14:11:00Z">
              <w:rPr/>
            </w:rPrChange>
          </w:rPr>
          <w:t>anastamosis_radius</w:t>
        </w:r>
        <w:proofErr w:type="spellEnd"/>
        <w:r w:rsidRPr="00BE5A55">
          <w:rPr>
            <w:szCs w:val="20"/>
            <w:rPrChange w:id="5848" w:author="Steven" w:date="2022-04-18T14:11:00Z">
              <w:rPr/>
            </w:rPrChange>
          </w:rPr>
          <w:t>&gt;200&lt;/</w:t>
        </w:r>
        <w:proofErr w:type="spellStart"/>
        <w:r w:rsidRPr="00BE5A55">
          <w:rPr>
            <w:szCs w:val="20"/>
            <w:rPrChange w:id="5849" w:author="Steven" w:date="2022-04-18T14:11:00Z">
              <w:rPr/>
            </w:rPrChange>
          </w:rPr>
          <w:t>anastamosis_radius</w:t>
        </w:r>
        <w:proofErr w:type="spellEnd"/>
        <w:r w:rsidRPr="00BE5A55">
          <w:rPr>
            <w:szCs w:val="20"/>
            <w:rPrChange w:id="5850" w:author="Steven" w:date="2022-04-18T14:11:00Z">
              <w:rPr/>
            </w:rPrChange>
          </w:rPr>
          <w:t>&gt;</w:t>
        </w:r>
      </w:ins>
    </w:p>
    <w:p w14:paraId="31D3A935" w14:textId="77777777" w:rsidR="00E5105E" w:rsidRPr="00BE5A55" w:rsidRDefault="00E5105E" w:rsidP="00195D31">
      <w:pPr>
        <w:pStyle w:val="Code0"/>
        <w:rPr>
          <w:ins w:id="5851" w:author="Steven" w:date="2022-03-30T13:07:00Z"/>
          <w:szCs w:val="20"/>
          <w:rPrChange w:id="5852" w:author="Steven" w:date="2022-04-18T14:11:00Z">
            <w:rPr>
              <w:ins w:id="5853" w:author="Steven" w:date="2022-03-30T13:07:00Z"/>
            </w:rPr>
          </w:rPrChange>
        </w:rPr>
        <w:pPrChange w:id="5854" w:author="Steven" w:date="2022-04-18T14:06:00Z">
          <w:pPr/>
        </w:pPrChange>
      </w:pPr>
      <w:ins w:id="5855" w:author="Steven" w:date="2022-03-30T13:07:00Z">
        <w:r w:rsidRPr="00BE5A55">
          <w:rPr>
            <w:szCs w:val="20"/>
            <w:rPrChange w:id="5856" w:author="Steven" w:date="2022-04-18T14:11:00Z">
              <w:rPr/>
            </w:rPrChange>
          </w:rPr>
          <w:t xml:space="preserve">    &lt;</w:t>
        </w:r>
        <w:proofErr w:type="spellStart"/>
        <w:r w:rsidRPr="00BE5A55">
          <w:rPr>
            <w:szCs w:val="20"/>
            <w:rPrChange w:id="5857" w:author="Steven" w:date="2022-04-18T14:11:00Z">
              <w:rPr/>
            </w:rPrChange>
          </w:rPr>
          <w:t>fuse_radius</w:t>
        </w:r>
        <w:proofErr w:type="spellEnd"/>
        <w:r w:rsidRPr="00BE5A55">
          <w:rPr>
            <w:szCs w:val="20"/>
            <w:rPrChange w:id="5858" w:author="Steven" w:date="2022-04-18T14:11:00Z">
              <w:rPr/>
            </w:rPrChange>
          </w:rPr>
          <w:t>&gt;30&lt;/</w:t>
        </w:r>
        <w:proofErr w:type="spellStart"/>
        <w:r w:rsidRPr="00BE5A55">
          <w:rPr>
            <w:szCs w:val="20"/>
            <w:rPrChange w:id="5859" w:author="Steven" w:date="2022-04-18T14:11:00Z">
              <w:rPr/>
            </w:rPrChange>
          </w:rPr>
          <w:t>fuse_radius</w:t>
        </w:r>
        <w:proofErr w:type="spellEnd"/>
        <w:r w:rsidRPr="00BE5A55">
          <w:rPr>
            <w:szCs w:val="20"/>
            <w:rPrChange w:id="5860" w:author="Steven" w:date="2022-04-18T14:11:00Z">
              <w:rPr/>
            </w:rPrChange>
          </w:rPr>
          <w:t>&gt;</w:t>
        </w:r>
      </w:ins>
    </w:p>
    <w:p w14:paraId="200F3172" w14:textId="77777777" w:rsidR="00E5105E" w:rsidRPr="00BE5A55" w:rsidRDefault="00E5105E" w:rsidP="00195D31">
      <w:pPr>
        <w:pStyle w:val="Code0"/>
        <w:rPr>
          <w:ins w:id="5861" w:author="Steven" w:date="2022-03-30T13:07:00Z"/>
          <w:szCs w:val="20"/>
          <w:rPrChange w:id="5862" w:author="Steven" w:date="2022-04-18T14:11:00Z">
            <w:rPr>
              <w:ins w:id="5863" w:author="Steven" w:date="2022-03-30T13:07:00Z"/>
            </w:rPr>
          </w:rPrChange>
        </w:rPr>
        <w:pPrChange w:id="5864" w:author="Steven" w:date="2022-04-18T14:06:00Z">
          <w:pPr/>
        </w:pPrChange>
      </w:pPr>
      <w:ins w:id="5865" w:author="Steven" w:date="2022-03-30T13:07:00Z">
        <w:r w:rsidRPr="00BE5A55">
          <w:rPr>
            <w:szCs w:val="20"/>
            <w:rPrChange w:id="5866" w:author="Steven" w:date="2022-04-18T14:11:00Z">
              <w:rPr/>
            </w:rPrChange>
          </w:rPr>
          <w:t xml:space="preserve">    &lt;</w:t>
        </w:r>
        <w:proofErr w:type="spellStart"/>
        <w:r w:rsidRPr="00BE5A55">
          <w:rPr>
            <w:szCs w:val="20"/>
            <w:rPrChange w:id="5867" w:author="Steven" w:date="2022-04-18T14:11:00Z">
              <w:rPr/>
            </w:rPrChange>
          </w:rPr>
          <w:t>fuse_angle</w:t>
        </w:r>
        <w:proofErr w:type="spellEnd"/>
        <w:r w:rsidRPr="00BE5A55">
          <w:rPr>
            <w:szCs w:val="20"/>
            <w:rPrChange w:id="5868" w:author="Steven" w:date="2022-04-18T14:11:00Z">
              <w:rPr/>
            </w:rPrChange>
          </w:rPr>
          <w:t>&gt;0.25&lt;/</w:t>
        </w:r>
        <w:proofErr w:type="spellStart"/>
        <w:r w:rsidRPr="00BE5A55">
          <w:rPr>
            <w:szCs w:val="20"/>
            <w:rPrChange w:id="5869" w:author="Steven" w:date="2022-04-18T14:11:00Z">
              <w:rPr/>
            </w:rPrChange>
          </w:rPr>
          <w:t>fuse_angle</w:t>
        </w:r>
        <w:proofErr w:type="spellEnd"/>
        <w:r w:rsidRPr="00BE5A55">
          <w:rPr>
            <w:szCs w:val="20"/>
            <w:rPrChange w:id="5870" w:author="Steven" w:date="2022-04-18T14:11:00Z">
              <w:rPr/>
            </w:rPrChange>
          </w:rPr>
          <w:t>&gt;</w:t>
        </w:r>
      </w:ins>
    </w:p>
    <w:p w14:paraId="28363C01" w14:textId="13E6362F" w:rsidR="00E5105E" w:rsidRPr="00BE5A55" w:rsidRDefault="00E5105E" w:rsidP="00195D31">
      <w:pPr>
        <w:pStyle w:val="Code0"/>
        <w:rPr>
          <w:ins w:id="5871" w:author="Steven" w:date="2022-03-30T16:34:00Z"/>
          <w:szCs w:val="20"/>
          <w:rPrChange w:id="5872" w:author="Steven" w:date="2022-04-18T14:11:00Z">
            <w:rPr>
              <w:ins w:id="5873" w:author="Steven" w:date="2022-03-30T16:34:00Z"/>
            </w:rPr>
          </w:rPrChange>
        </w:rPr>
        <w:pPrChange w:id="5874" w:author="Steven" w:date="2022-04-18T14:06:00Z">
          <w:pPr>
            <w:pStyle w:val="Heading2"/>
          </w:pPr>
        </w:pPrChange>
      </w:pPr>
      <w:ins w:id="5875" w:author="Steven" w:date="2022-03-30T13:07:00Z">
        <w:r w:rsidRPr="00BE5A55">
          <w:rPr>
            <w:szCs w:val="20"/>
            <w:rPrChange w:id="5876" w:author="Steven" w:date="2022-04-18T14:11:00Z">
              <w:rPr/>
            </w:rPrChange>
          </w:rPr>
          <w:t>&lt;/</w:t>
        </w:r>
        <w:proofErr w:type="spellStart"/>
        <w:r w:rsidRPr="00BE5A55">
          <w:rPr>
            <w:szCs w:val="20"/>
            <w:rPrChange w:id="5877" w:author="Steven" w:date="2022-04-18T14:11:00Z">
              <w:rPr/>
            </w:rPrChange>
          </w:rPr>
          <w:t>pdd_modifier</w:t>
        </w:r>
        <w:proofErr w:type="spellEnd"/>
        <w:r w:rsidRPr="00BE5A55">
          <w:rPr>
            <w:szCs w:val="20"/>
            <w:rPrChange w:id="5878" w:author="Steven" w:date="2022-04-18T14:11:00Z">
              <w:rPr/>
            </w:rPrChange>
          </w:rPr>
          <w:t>&gt;</w:t>
        </w:r>
      </w:ins>
    </w:p>
    <w:p w14:paraId="5BD61E05" w14:textId="22371435" w:rsidR="001F10C8" w:rsidRDefault="001F10C8" w:rsidP="001F10C8">
      <w:pPr>
        <w:pStyle w:val="Heading2"/>
        <w:rPr>
          <w:ins w:id="5879" w:author="Steven" w:date="2022-03-30T16:35:00Z"/>
        </w:rPr>
      </w:pPr>
      <w:bookmarkStart w:id="5880" w:name="_Toc99726166"/>
      <w:ins w:id="5881" w:author="Steven" w:date="2022-03-30T16:35:00Z">
        <w:r>
          <w:t>Proto Position Dependent Direction (PDD) Manager</w:t>
        </w:r>
        <w:bookmarkEnd w:id="5880"/>
      </w:ins>
    </w:p>
    <w:p w14:paraId="404A9563" w14:textId="2A84F23F" w:rsidR="001F10C8" w:rsidRDefault="001F10C8" w:rsidP="001F10C8">
      <w:pPr>
        <w:rPr>
          <w:ins w:id="5882" w:author="Steven" w:date="2022-03-30T16:35:00Z"/>
        </w:rPr>
      </w:pPr>
      <w:ins w:id="5883" w:author="Steven" w:date="2022-03-30T16:35:00Z">
        <w:r>
          <w:t xml:space="preserve">The proto position dependent direction manager manages the proto position dependent direction (PDD) modifiers. Proto PDDs control the direction vessels </w:t>
        </w:r>
      </w:ins>
      <w:ins w:id="5884" w:author="Steven" w:date="2022-03-30T16:36:00Z">
        <w:r>
          <w:t>“</w:t>
        </w:r>
      </w:ins>
      <w:ins w:id="5885" w:author="Steven" w:date="2022-03-30T16:35:00Z">
        <w:r>
          <w:t>grow</w:t>
        </w:r>
      </w:ins>
      <w:ins w:id="5886" w:author="Steven" w:date="2022-03-30T16:36:00Z">
        <w:r>
          <w:t>” during the initialization step</w:t>
        </w:r>
      </w:ins>
      <w:ins w:id="5887" w:author="Steven" w:date="2022-03-30T16:35:00Z">
        <w:r>
          <w:t xml:space="preserve"> based on local state variables</w:t>
        </w:r>
      </w:ins>
      <w:ins w:id="5888" w:author="Steven" w:date="2022-03-30T16:36:00Z">
        <w:r>
          <w:t xml:space="preserve">. These state variables </w:t>
        </w:r>
      </w:ins>
      <w:ins w:id="5889" w:author="Steven" w:date="2022-03-30T16:40:00Z">
        <w:r>
          <w:t xml:space="preserve">may differ </w:t>
        </w:r>
      </w:ins>
      <w:ins w:id="5890" w:author="Steven" w:date="2022-03-30T16:36:00Z">
        <w:r>
          <w:t xml:space="preserve">from those specified by the initial modifier manager. If they do, </w:t>
        </w:r>
      </w:ins>
      <w:ins w:id="5891" w:author="Steven" w:date="2022-03-30T16:40:00Z">
        <w:r>
          <w:t xml:space="preserve">they must </w:t>
        </w:r>
      </w:ins>
      <w:ins w:id="5892" w:author="Steven" w:date="2022-03-30T16:36:00Z">
        <w:r>
          <w:t>be specified within the declaration of the proto PDD modifiers unlike the syntax for the PDD modifiers</w:t>
        </w:r>
      </w:ins>
      <w:ins w:id="5893" w:author="Steven" w:date="2022-03-30T16:35:00Z">
        <w:r>
          <w:t xml:space="preserve">. </w:t>
        </w:r>
      </w:ins>
      <w:ins w:id="5894" w:author="Steven" w:date="2022-03-30T16:37:00Z">
        <w:r>
          <w:t xml:space="preserve">Not all of the standard PDDs are available for the proto PDD manager. </w:t>
        </w:r>
      </w:ins>
      <w:ins w:id="5895" w:author="Steven" w:date="2022-03-30T16:35:00Z">
        <w:r>
          <w:t xml:space="preserve">Each </w:t>
        </w:r>
      </w:ins>
      <w:ins w:id="5896" w:author="Steven" w:date="2022-03-30T16:37:00Z">
        <w:r>
          <w:t xml:space="preserve">proto </w:t>
        </w:r>
      </w:ins>
      <w:ins w:id="5897" w:author="Steven" w:date="2022-03-30T16:35:00Z">
        <w:r>
          <w:t xml:space="preserve">modifier is applied sequentially in the order they are specified in the input file. Each </w:t>
        </w:r>
      </w:ins>
      <w:ins w:id="5898" w:author="Steven" w:date="2022-03-30T16:37:00Z">
        <w:r>
          <w:t xml:space="preserve">proto </w:t>
        </w:r>
      </w:ins>
      <w:ins w:id="5899" w:author="Steven" w:date="2022-03-30T16:35:00Z">
        <w:r>
          <w:t xml:space="preserve">modifier is contained within the </w:t>
        </w:r>
      </w:ins>
      <w:ins w:id="5900" w:author="Steven" w:date="2022-03-30T16:37:00Z">
        <w:r>
          <w:t xml:space="preserve">proto </w:t>
        </w:r>
      </w:ins>
      <w:ins w:id="5901" w:author="Steven" w:date="2022-03-30T16:35:00Z">
        <w:r w:rsidR="00635580">
          <w:t>PDD</w:t>
        </w:r>
        <w:r>
          <w:t xml:space="preserve"> manager tag</w:t>
        </w:r>
      </w:ins>
      <w:ins w:id="5902" w:author="Steven" w:date="2022-03-30T16:45:00Z">
        <w:r w:rsidR="00635580">
          <w:t>.</w:t>
        </w:r>
      </w:ins>
    </w:p>
    <w:p w14:paraId="0851BC34" w14:textId="38509179" w:rsidR="001F10C8" w:rsidRPr="00BE5A55" w:rsidRDefault="001F10C8" w:rsidP="00195D31">
      <w:pPr>
        <w:pStyle w:val="Code0"/>
        <w:rPr>
          <w:ins w:id="5903" w:author="Steven" w:date="2022-03-30T16:35:00Z"/>
          <w:szCs w:val="20"/>
          <w:rPrChange w:id="5904" w:author="Steven" w:date="2022-04-18T14:11:00Z">
            <w:rPr>
              <w:ins w:id="5905" w:author="Steven" w:date="2022-03-30T16:35:00Z"/>
            </w:rPr>
          </w:rPrChange>
        </w:rPr>
        <w:pPrChange w:id="5906" w:author="Steven" w:date="2022-04-18T14:06:00Z">
          <w:pPr>
            <w:pStyle w:val="Code0"/>
          </w:pPr>
        </w:pPrChange>
      </w:pPr>
      <w:ins w:id="5907" w:author="Steven" w:date="2022-03-30T16:35:00Z">
        <w:r w:rsidRPr="00BE5A55">
          <w:rPr>
            <w:szCs w:val="20"/>
            <w:rPrChange w:id="5908" w:author="Steven" w:date="2022-04-18T14:11:00Z">
              <w:rPr/>
            </w:rPrChange>
          </w:rPr>
          <w:t>&lt;</w:t>
        </w:r>
      </w:ins>
      <w:proofErr w:type="spellStart"/>
      <w:ins w:id="5909" w:author="Steven" w:date="2022-03-30T16:37:00Z">
        <w:r w:rsidRPr="00BE5A55">
          <w:rPr>
            <w:szCs w:val="20"/>
            <w:rPrChange w:id="5910" w:author="Steven" w:date="2022-04-18T14:11:00Z">
              <w:rPr/>
            </w:rPrChange>
          </w:rPr>
          <w:t>proto_</w:t>
        </w:r>
      </w:ins>
      <w:ins w:id="5911" w:author="Steven" w:date="2022-03-30T16:35:00Z">
        <w:r w:rsidRPr="00BE5A55">
          <w:rPr>
            <w:szCs w:val="20"/>
            <w:rPrChange w:id="5912" w:author="Steven" w:date="2022-04-18T14:11:00Z">
              <w:rPr/>
            </w:rPrChange>
          </w:rPr>
          <w:t>pdd_manager</w:t>
        </w:r>
        <w:proofErr w:type="spellEnd"/>
        <w:r w:rsidRPr="00BE5A55">
          <w:rPr>
            <w:szCs w:val="20"/>
            <w:rPrChange w:id="5913" w:author="Steven" w:date="2022-04-18T14:11:00Z">
              <w:rPr/>
            </w:rPrChange>
          </w:rPr>
          <w:t xml:space="preserve"> type=”</w:t>
        </w:r>
      </w:ins>
      <w:proofErr w:type="spellStart"/>
      <w:ins w:id="5914" w:author="Steven" w:date="2022-03-30T16:37:00Z">
        <w:r w:rsidRPr="00BE5A55">
          <w:rPr>
            <w:szCs w:val="20"/>
            <w:rPrChange w:id="5915" w:author="Steven" w:date="2022-04-18T14:11:00Z">
              <w:rPr/>
            </w:rPrChange>
          </w:rPr>
          <w:t>proto_</w:t>
        </w:r>
      </w:ins>
      <w:ins w:id="5916" w:author="Steven" w:date="2022-03-30T16:35:00Z">
        <w:r w:rsidRPr="00BE5A55">
          <w:rPr>
            <w:szCs w:val="20"/>
            <w:rPrChange w:id="5917" w:author="Steven" w:date="2022-04-18T14:11:00Z">
              <w:rPr/>
            </w:rPrChange>
          </w:rPr>
          <w:t>position_dependent_direction_manager</w:t>
        </w:r>
        <w:proofErr w:type="spellEnd"/>
        <w:r w:rsidRPr="00BE5A55">
          <w:rPr>
            <w:szCs w:val="20"/>
            <w:rPrChange w:id="5918" w:author="Steven" w:date="2022-04-18T14:11:00Z">
              <w:rPr/>
            </w:rPrChange>
          </w:rPr>
          <w:t>”&gt;</w:t>
        </w:r>
      </w:ins>
    </w:p>
    <w:p w14:paraId="42ADC413" w14:textId="77777777" w:rsidR="001F10C8" w:rsidRPr="00BE5A55" w:rsidRDefault="001F10C8" w:rsidP="00195D31">
      <w:pPr>
        <w:pStyle w:val="Code0"/>
        <w:rPr>
          <w:ins w:id="5919" w:author="Steven" w:date="2022-03-30T16:35:00Z"/>
          <w:szCs w:val="20"/>
          <w:rPrChange w:id="5920" w:author="Steven" w:date="2022-04-18T14:11:00Z">
            <w:rPr>
              <w:ins w:id="5921" w:author="Steven" w:date="2022-03-30T16:35:00Z"/>
            </w:rPr>
          </w:rPrChange>
        </w:rPr>
        <w:pPrChange w:id="5922" w:author="Steven" w:date="2022-04-18T14:06:00Z">
          <w:pPr>
            <w:pStyle w:val="Code0"/>
          </w:pPr>
        </w:pPrChange>
      </w:pPr>
      <w:ins w:id="5923" w:author="Steven" w:date="2022-03-30T16:35:00Z">
        <w:r w:rsidRPr="00BE5A55">
          <w:rPr>
            <w:szCs w:val="20"/>
            <w:rPrChange w:id="5924" w:author="Steven" w:date="2022-04-18T14:11:00Z">
              <w:rPr/>
            </w:rPrChange>
          </w:rPr>
          <w:tab/>
          <w:t>…</w:t>
        </w:r>
      </w:ins>
    </w:p>
    <w:p w14:paraId="1F47D4B0" w14:textId="299BEA33" w:rsidR="001F10C8" w:rsidRPr="00BE5A55" w:rsidRDefault="001F10C8" w:rsidP="00195D31">
      <w:pPr>
        <w:pStyle w:val="Code0"/>
        <w:rPr>
          <w:ins w:id="5925" w:author="Steven" w:date="2022-03-30T16:35:00Z"/>
          <w:szCs w:val="20"/>
          <w:rPrChange w:id="5926" w:author="Steven" w:date="2022-04-18T14:11:00Z">
            <w:rPr>
              <w:ins w:id="5927" w:author="Steven" w:date="2022-03-30T16:35:00Z"/>
            </w:rPr>
          </w:rPrChange>
        </w:rPr>
        <w:pPrChange w:id="5928" w:author="Steven" w:date="2022-04-18T14:06:00Z">
          <w:pPr>
            <w:pStyle w:val="Code0"/>
          </w:pPr>
        </w:pPrChange>
      </w:pPr>
      <w:ins w:id="5929" w:author="Steven" w:date="2022-03-30T16:35:00Z">
        <w:r w:rsidRPr="00BE5A55">
          <w:rPr>
            <w:szCs w:val="20"/>
            <w:rPrChange w:id="5930" w:author="Steven" w:date="2022-04-18T14:11:00Z">
              <w:rPr/>
            </w:rPrChange>
          </w:rPr>
          <w:t>&lt;/</w:t>
        </w:r>
      </w:ins>
      <w:proofErr w:type="spellStart"/>
      <w:ins w:id="5931" w:author="Steven" w:date="2022-03-30T16:38:00Z">
        <w:r w:rsidRPr="00BE5A55">
          <w:rPr>
            <w:szCs w:val="20"/>
            <w:rPrChange w:id="5932" w:author="Steven" w:date="2022-04-18T14:11:00Z">
              <w:rPr/>
            </w:rPrChange>
          </w:rPr>
          <w:t>proto_</w:t>
        </w:r>
      </w:ins>
      <w:ins w:id="5933" w:author="Steven" w:date="2022-03-30T16:35:00Z">
        <w:r w:rsidRPr="00BE5A55">
          <w:rPr>
            <w:szCs w:val="20"/>
            <w:rPrChange w:id="5934" w:author="Steven" w:date="2022-04-18T14:11:00Z">
              <w:rPr/>
            </w:rPrChange>
          </w:rPr>
          <w:t>pdd_manager</w:t>
        </w:r>
        <w:proofErr w:type="spellEnd"/>
        <w:r w:rsidRPr="00BE5A55">
          <w:rPr>
            <w:szCs w:val="20"/>
            <w:rPrChange w:id="5935" w:author="Steven" w:date="2022-04-18T14:11:00Z">
              <w:rPr/>
            </w:rPrChange>
          </w:rPr>
          <w:t>&gt;</w:t>
        </w:r>
      </w:ins>
    </w:p>
    <w:p w14:paraId="21B717DD" w14:textId="53C7A946" w:rsidR="001F10C8" w:rsidRDefault="001F10C8" w:rsidP="001F10C8">
      <w:pPr>
        <w:pStyle w:val="Heading3"/>
        <w:rPr>
          <w:ins w:id="5936" w:author="Steven" w:date="2022-03-30T16:35:00Z"/>
        </w:rPr>
      </w:pPr>
      <w:bookmarkStart w:id="5937" w:name="_Toc99726167"/>
      <w:ins w:id="5938" w:author="Steven" w:date="2022-03-30T16:38:00Z">
        <w:r>
          <w:lastRenderedPageBreak/>
          <w:t xml:space="preserve">Proto </w:t>
        </w:r>
      </w:ins>
      <w:ins w:id="5939" w:author="Steven" w:date="2022-03-30T16:35:00Z">
        <w:r>
          <w:t>Fiber PDD</w:t>
        </w:r>
        <w:bookmarkEnd w:id="5937"/>
      </w:ins>
    </w:p>
    <w:p w14:paraId="081B4E68" w14:textId="18F1E3FF" w:rsidR="001F10C8" w:rsidRDefault="001F10C8" w:rsidP="001F10C8">
      <w:pPr>
        <w:rPr>
          <w:ins w:id="5940" w:author="Steven" w:date="2022-03-30T16:35:00Z"/>
        </w:rPr>
      </w:pPr>
      <w:ins w:id="5941" w:author="Steven" w:date="2022-03-30T16:35:00Z">
        <w:r>
          <w:t xml:space="preserve">The </w:t>
        </w:r>
      </w:ins>
      <w:ins w:id="5942" w:author="Steven" w:date="2022-03-30T16:38:00Z">
        <w:r>
          <w:t xml:space="preserve">proto </w:t>
        </w:r>
      </w:ins>
      <w:ins w:id="5943" w:author="Steven" w:date="2022-03-30T16:35:00Z">
        <w:r>
          <w:t>fiber PDD guides vessels based on the local fibril orientation</w:t>
        </w:r>
      </w:ins>
      <w:ins w:id="5944" w:author="Steven" w:date="2022-03-30T16:40:00Z">
        <w:r>
          <w:t xml:space="preserve"> as defined by the initial modifier manager</w:t>
        </w:r>
      </w:ins>
      <w:ins w:id="5945" w:author="Steven" w:date="2022-03-30T16:35:00Z">
        <w:r>
          <w:t xml:space="preserve">. The local fibril orientation for this </w:t>
        </w:r>
      </w:ins>
      <w:ins w:id="5946" w:author="Steven" w:date="2022-03-30T16:40:00Z">
        <w:r>
          <w:t xml:space="preserve">proto </w:t>
        </w:r>
      </w:ins>
      <w:proofErr w:type="spellStart"/>
      <w:ins w:id="5947" w:author="Steven" w:date="2022-03-30T16:35:00Z">
        <w:r>
          <w:t>pdd</w:t>
        </w:r>
        <w:proofErr w:type="spellEnd"/>
        <w:r>
          <w:t xml:space="preserve"> is determined from the vector field of fibril orientation vectors stored at element nodes. </w:t>
        </w:r>
      </w:ins>
      <w:ins w:id="5948" w:author="Steven" w:date="2022-03-30T16:45:00Z">
        <w:r w:rsidR="00635580">
          <w:t xml:space="preserve">The interpolation property must be defined for this </w:t>
        </w:r>
      </w:ins>
      <w:ins w:id="5949" w:author="Steven" w:date="2022-03-30T16:46:00Z">
        <w:r w:rsidR="00635580">
          <w:t xml:space="preserve">proto </w:t>
        </w:r>
      </w:ins>
      <w:ins w:id="5950" w:author="Steven" w:date="2022-03-30T16:45:00Z">
        <w:r w:rsidR="00635580">
          <w:t>PDD.</w:t>
        </w:r>
      </w:ins>
    </w:p>
    <w:p w14:paraId="1A9BAC72" w14:textId="52169D32" w:rsidR="001F10C8" w:rsidRPr="00BE5A55" w:rsidRDefault="001F10C8" w:rsidP="00195D31">
      <w:pPr>
        <w:pStyle w:val="Code0"/>
        <w:rPr>
          <w:ins w:id="5951" w:author="Steven" w:date="2022-03-30T16:46:00Z"/>
          <w:szCs w:val="20"/>
          <w:rPrChange w:id="5952" w:author="Steven" w:date="2022-04-18T14:11:00Z">
            <w:rPr>
              <w:ins w:id="5953" w:author="Steven" w:date="2022-03-30T16:46:00Z"/>
            </w:rPr>
          </w:rPrChange>
        </w:rPr>
        <w:pPrChange w:id="5954" w:author="Steven" w:date="2022-04-18T14:06:00Z">
          <w:pPr>
            <w:pStyle w:val="Code0"/>
          </w:pPr>
        </w:pPrChange>
      </w:pPr>
      <w:ins w:id="5955" w:author="Steven" w:date="2022-03-30T16:35:00Z">
        <w:r w:rsidRPr="00BE5A55">
          <w:rPr>
            <w:szCs w:val="20"/>
            <w:rPrChange w:id="5956" w:author="Steven" w:date="2022-04-18T14:11:00Z">
              <w:rPr/>
            </w:rPrChange>
          </w:rPr>
          <w:t>&lt;</w:t>
        </w:r>
      </w:ins>
      <w:proofErr w:type="spellStart"/>
      <w:ins w:id="5957" w:author="Steven" w:date="2022-03-30T16:40:00Z">
        <w:r w:rsidRPr="00BE5A55">
          <w:rPr>
            <w:szCs w:val="20"/>
            <w:rPrChange w:id="5958" w:author="Steven" w:date="2022-04-18T14:11:00Z">
              <w:rPr/>
            </w:rPrChange>
          </w:rPr>
          <w:t>proto_</w:t>
        </w:r>
      </w:ins>
      <w:ins w:id="5959" w:author="Steven" w:date="2022-03-30T16:35:00Z">
        <w:r w:rsidRPr="00BE5A55">
          <w:rPr>
            <w:szCs w:val="20"/>
            <w:rPrChange w:id="5960" w:author="Steven" w:date="2022-04-18T14:11:00Z">
              <w:rPr/>
            </w:rPrChange>
          </w:rPr>
          <w:t>pdd_modifier</w:t>
        </w:r>
        <w:proofErr w:type="spellEnd"/>
        <w:r w:rsidRPr="00BE5A55">
          <w:rPr>
            <w:szCs w:val="20"/>
            <w:rPrChange w:id="5961" w:author="Steven" w:date="2022-04-18T14:11:00Z">
              <w:rPr/>
            </w:rPrChange>
          </w:rPr>
          <w:t xml:space="preserve"> type=”</w:t>
        </w:r>
      </w:ins>
      <w:proofErr w:type="spellStart"/>
      <w:ins w:id="5962" w:author="Steven" w:date="2022-03-30T16:41:00Z">
        <w:r w:rsidRPr="00BE5A55">
          <w:rPr>
            <w:szCs w:val="20"/>
            <w:rPrChange w:id="5963" w:author="Steven" w:date="2022-04-18T14:11:00Z">
              <w:rPr/>
            </w:rPrChange>
          </w:rPr>
          <w:t>proto_</w:t>
        </w:r>
      </w:ins>
      <w:ins w:id="5964" w:author="Steven" w:date="2022-03-30T16:35:00Z">
        <w:r w:rsidR="00635580" w:rsidRPr="00BE5A55">
          <w:rPr>
            <w:szCs w:val="20"/>
            <w:rPrChange w:id="5965" w:author="Steven" w:date="2022-04-18T14:11:00Z">
              <w:rPr/>
            </w:rPrChange>
          </w:rPr>
          <w:t>fiber_pdd</w:t>
        </w:r>
        <w:proofErr w:type="spellEnd"/>
        <w:r w:rsidR="00635580" w:rsidRPr="00BE5A55">
          <w:rPr>
            <w:szCs w:val="20"/>
            <w:rPrChange w:id="5966" w:author="Steven" w:date="2022-04-18T14:11:00Z">
              <w:rPr/>
            </w:rPrChange>
          </w:rPr>
          <w:t>”</w:t>
        </w:r>
        <w:r w:rsidRPr="00BE5A55">
          <w:rPr>
            <w:szCs w:val="20"/>
            <w:rPrChange w:id="5967" w:author="Steven" w:date="2022-04-18T14:11:00Z">
              <w:rPr/>
            </w:rPrChange>
          </w:rPr>
          <w:t>&gt;</w:t>
        </w:r>
      </w:ins>
    </w:p>
    <w:p w14:paraId="489964E6" w14:textId="584BC89C" w:rsidR="00635580" w:rsidRPr="00BE5A55" w:rsidRDefault="00635580" w:rsidP="00195D31">
      <w:pPr>
        <w:pStyle w:val="Code0"/>
        <w:rPr>
          <w:ins w:id="5968" w:author="Steven" w:date="2022-03-30T16:46:00Z"/>
          <w:szCs w:val="20"/>
          <w:rPrChange w:id="5969" w:author="Steven" w:date="2022-04-18T14:11:00Z">
            <w:rPr>
              <w:ins w:id="5970" w:author="Steven" w:date="2022-03-30T16:46:00Z"/>
            </w:rPr>
          </w:rPrChange>
        </w:rPr>
        <w:pPrChange w:id="5971" w:author="Steven" w:date="2022-04-18T14:06:00Z">
          <w:pPr>
            <w:pStyle w:val="Code0"/>
          </w:pPr>
        </w:pPrChange>
      </w:pPr>
      <w:ins w:id="5972" w:author="Steven" w:date="2022-03-30T16:46:00Z">
        <w:r w:rsidRPr="00BE5A55">
          <w:rPr>
            <w:szCs w:val="20"/>
            <w:rPrChange w:id="5973" w:author="Steven" w:date="2022-04-18T14:11:00Z">
              <w:rPr/>
            </w:rPrChange>
          </w:rPr>
          <w:tab/>
          <w:t>&lt;</w:t>
        </w:r>
        <w:proofErr w:type="spellStart"/>
        <w:r w:rsidRPr="00BE5A55">
          <w:rPr>
            <w:szCs w:val="20"/>
            <w:rPrChange w:id="5974" w:author="Steven" w:date="2022-04-18T14:11:00Z">
              <w:rPr/>
            </w:rPrChange>
          </w:rPr>
          <w:t>interpolation_proptype</w:t>
        </w:r>
        <w:proofErr w:type="spellEnd"/>
        <w:r w:rsidRPr="00BE5A55">
          <w:rPr>
            <w:szCs w:val="20"/>
            <w:rPrChange w:id="5975" w:author="Steven" w:date="2022-04-18T14:11:00Z">
              <w:rPr/>
            </w:rPrChange>
          </w:rPr>
          <w:t>=”</w:t>
        </w:r>
        <w:proofErr w:type="spellStart"/>
        <w:r w:rsidRPr="00BE5A55">
          <w:rPr>
            <w:szCs w:val="20"/>
            <w:rPrChange w:id="5976" w:author="Steven" w:date="2022-04-18T14:11:00Z">
              <w:rPr/>
            </w:rPrChange>
          </w:rPr>
          <w:t>per_element_vi</w:t>
        </w:r>
        <w:proofErr w:type="spellEnd"/>
        <w:r w:rsidRPr="00BE5A55">
          <w:rPr>
            <w:szCs w:val="20"/>
            <w:rPrChange w:id="5977" w:author="Steven" w:date="2022-04-18T14:11:00Z">
              <w:rPr/>
            </w:rPrChange>
          </w:rPr>
          <w:t>”/&gt;</w:t>
        </w:r>
      </w:ins>
    </w:p>
    <w:p w14:paraId="6E5BE31C" w14:textId="746CC315" w:rsidR="00635580" w:rsidRPr="00BE5A55" w:rsidRDefault="00635580" w:rsidP="00195D31">
      <w:pPr>
        <w:pStyle w:val="Code0"/>
        <w:rPr>
          <w:ins w:id="5978" w:author="Steven" w:date="2022-03-30T16:35:00Z"/>
          <w:szCs w:val="20"/>
          <w:rPrChange w:id="5979" w:author="Steven" w:date="2022-04-18T14:11:00Z">
            <w:rPr>
              <w:ins w:id="5980" w:author="Steven" w:date="2022-03-30T16:35:00Z"/>
            </w:rPr>
          </w:rPrChange>
        </w:rPr>
        <w:pPrChange w:id="5981" w:author="Steven" w:date="2022-04-18T14:06:00Z">
          <w:pPr>
            <w:pStyle w:val="Code0"/>
          </w:pPr>
        </w:pPrChange>
      </w:pPr>
      <w:ins w:id="5982" w:author="Steven" w:date="2022-03-30T16:46:00Z">
        <w:r w:rsidRPr="00BE5A55">
          <w:rPr>
            <w:szCs w:val="20"/>
            <w:rPrChange w:id="5983" w:author="Steven" w:date="2022-04-18T14:11:00Z">
              <w:rPr/>
            </w:rPrChange>
          </w:rPr>
          <w:t>&lt;/</w:t>
        </w:r>
        <w:proofErr w:type="spellStart"/>
        <w:r w:rsidRPr="00BE5A55">
          <w:rPr>
            <w:szCs w:val="20"/>
            <w:rPrChange w:id="5984" w:author="Steven" w:date="2022-04-18T14:11:00Z">
              <w:rPr/>
            </w:rPrChange>
          </w:rPr>
          <w:t>proto_pdd_modifier</w:t>
        </w:r>
        <w:proofErr w:type="spellEnd"/>
        <w:r w:rsidRPr="00BE5A55">
          <w:rPr>
            <w:szCs w:val="20"/>
            <w:rPrChange w:id="5985" w:author="Steven" w:date="2022-04-18T14:11:00Z">
              <w:rPr/>
            </w:rPrChange>
          </w:rPr>
          <w:t>&gt;</w:t>
        </w:r>
      </w:ins>
    </w:p>
    <w:p w14:paraId="613361E3" w14:textId="480A0C8F" w:rsidR="001F10C8" w:rsidRDefault="00123201" w:rsidP="001F10C8">
      <w:pPr>
        <w:pStyle w:val="Heading3"/>
        <w:rPr>
          <w:ins w:id="5986" w:author="Steven" w:date="2022-03-30T16:35:00Z"/>
        </w:rPr>
      </w:pPr>
      <w:bookmarkStart w:id="5987" w:name="_Toc99726168"/>
      <w:ins w:id="5988" w:author="Steven" w:date="2022-03-30T16:47:00Z">
        <w:r>
          <w:t xml:space="preserve">Proto </w:t>
        </w:r>
      </w:ins>
      <w:ins w:id="5989" w:author="Steven" w:date="2022-03-30T16:35:00Z">
        <w:r w:rsidR="001F10C8">
          <w:t>Fractional Anisotropy PDD</w:t>
        </w:r>
        <w:bookmarkEnd w:id="5987"/>
      </w:ins>
    </w:p>
    <w:p w14:paraId="0B3F1E74" w14:textId="7205AFEB" w:rsidR="001F10C8" w:rsidRDefault="001F10C8" w:rsidP="001F10C8">
      <w:pPr>
        <w:rPr>
          <w:ins w:id="5990" w:author="Steven" w:date="2022-03-30T16:35:00Z"/>
        </w:rPr>
      </w:pPr>
      <w:ins w:id="5991" w:author="Steven" w:date="2022-03-30T16:35:00Z">
        <w:r>
          <w:t xml:space="preserve">The </w:t>
        </w:r>
      </w:ins>
      <w:ins w:id="5992" w:author="Steven" w:date="2022-03-30T16:47:00Z">
        <w:r w:rsidR="00123201">
          <w:t xml:space="preserve">proto </w:t>
        </w:r>
      </w:ins>
      <w:ins w:id="5993" w:author="Steven" w:date="2022-03-30T16:35:00Z">
        <w:r>
          <w:t xml:space="preserve">fractional anisotropy PDD guides vessels based on the local collagen orientation EFD. At each </w:t>
        </w:r>
      </w:ins>
      <w:ins w:id="5994" w:author="Steven" w:date="2022-03-30T16:47:00Z">
        <w:r w:rsidR="00123201">
          <w:t xml:space="preserve">proto </w:t>
        </w:r>
      </w:ins>
      <w:ins w:id="5995" w:author="Steven" w:date="2022-03-30T16:35:00Z">
        <w:r>
          <w:t xml:space="preserve">time </w:t>
        </w:r>
      </w:ins>
      <w:ins w:id="5996" w:author="Steven" w:date="2022-03-30T16:46:00Z">
        <w:r w:rsidR="00123201">
          <w:t>step,</w:t>
        </w:r>
      </w:ins>
      <w:ins w:id="5997" w:author="Steven" w:date="2022-03-30T16:35:00Z">
        <w:r>
          <w:t xml:space="preserve"> a direction is randomly sampled from the EFD.</w:t>
        </w:r>
      </w:ins>
      <w:ins w:id="5998" w:author="Steven" w:date="2022-03-30T16:47:00Z">
        <w:r w:rsidR="00123201">
          <w:t xml:space="preserve"> The proto fractional anisotropy PDD must have the SPD defining the EFD included. This is done since the initial orientation of the parent microvessel network may differ from the orientation of the collagen matrix containing the vessels.</w:t>
        </w:r>
      </w:ins>
    </w:p>
    <w:p w14:paraId="0F800B94" w14:textId="62DB5DEE" w:rsidR="001F10C8" w:rsidRPr="00BE5A55" w:rsidRDefault="001F10C8" w:rsidP="00195D31">
      <w:pPr>
        <w:pStyle w:val="Code0"/>
        <w:rPr>
          <w:ins w:id="5999" w:author="Steven" w:date="2022-03-30T16:49:00Z"/>
          <w:szCs w:val="20"/>
          <w:rPrChange w:id="6000" w:author="Steven" w:date="2022-04-18T14:11:00Z">
            <w:rPr>
              <w:ins w:id="6001" w:author="Steven" w:date="2022-03-30T16:49:00Z"/>
            </w:rPr>
          </w:rPrChange>
        </w:rPr>
        <w:pPrChange w:id="6002" w:author="Steven" w:date="2022-04-18T14:06:00Z">
          <w:pPr>
            <w:pStyle w:val="Code0"/>
          </w:pPr>
        </w:pPrChange>
      </w:pPr>
      <w:ins w:id="6003" w:author="Steven" w:date="2022-03-30T16:35:00Z">
        <w:r w:rsidRPr="00BE5A55">
          <w:rPr>
            <w:szCs w:val="20"/>
            <w:rPrChange w:id="6004" w:author="Steven" w:date="2022-04-18T14:11:00Z">
              <w:rPr/>
            </w:rPrChange>
          </w:rPr>
          <w:t>&lt;</w:t>
        </w:r>
      </w:ins>
      <w:proofErr w:type="spellStart"/>
      <w:ins w:id="6005" w:author="Steven" w:date="2022-03-30T16:47:00Z">
        <w:r w:rsidR="00123201" w:rsidRPr="00BE5A55">
          <w:rPr>
            <w:szCs w:val="20"/>
            <w:rPrChange w:id="6006" w:author="Steven" w:date="2022-04-18T14:11:00Z">
              <w:rPr/>
            </w:rPrChange>
          </w:rPr>
          <w:t>proto_</w:t>
        </w:r>
      </w:ins>
      <w:ins w:id="6007" w:author="Steven" w:date="2022-03-30T16:35:00Z">
        <w:r w:rsidRPr="00BE5A55">
          <w:rPr>
            <w:szCs w:val="20"/>
            <w:rPrChange w:id="6008" w:author="Steven" w:date="2022-04-18T14:11:00Z">
              <w:rPr/>
            </w:rPrChange>
          </w:rPr>
          <w:t>pdd_modifier</w:t>
        </w:r>
        <w:proofErr w:type="spellEnd"/>
        <w:r w:rsidRPr="00BE5A55">
          <w:rPr>
            <w:szCs w:val="20"/>
            <w:rPrChange w:id="6009" w:author="Steven" w:date="2022-04-18T14:11:00Z">
              <w:rPr/>
            </w:rPrChange>
          </w:rPr>
          <w:t xml:space="preserve"> type=”</w:t>
        </w:r>
      </w:ins>
      <w:proofErr w:type="spellStart"/>
      <w:ins w:id="6010" w:author="Steven" w:date="2022-03-30T16:47:00Z">
        <w:r w:rsidR="00123201" w:rsidRPr="00BE5A55">
          <w:rPr>
            <w:szCs w:val="20"/>
            <w:rPrChange w:id="6011" w:author="Steven" w:date="2022-04-18T14:11:00Z">
              <w:rPr/>
            </w:rPrChange>
          </w:rPr>
          <w:t>proto_</w:t>
        </w:r>
      </w:ins>
      <w:ins w:id="6012" w:author="Steven" w:date="2022-03-30T16:35:00Z">
        <w:r w:rsidR="00123201" w:rsidRPr="00BE5A55">
          <w:rPr>
            <w:szCs w:val="20"/>
            <w:rPrChange w:id="6013" w:author="Steven" w:date="2022-04-18T14:11:00Z">
              <w:rPr/>
            </w:rPrChange>
          </w:rPr>
          <w:t>fractional_anisotropy_pdd</w:t>
        </w:r>
        <w:proofErr w:type="spellEnd"/>
        <w:r w:rsidR="00123201" w:rsidRPr="00BE5A55">
          <w:rPr>
            <w:szCs w:val="20"/>
            <w:rPrChange w:id="6014" w:author="Steven" w:date="2022-04-18T14:11:00Z">
              <w:rPr/>
            </w:rPrChange>
          </w:rPr>
          <w:t>”</w:t>
        </w:r>
        <w:r w:rsidRPr="00BE5A55">
          <w:rPr>
            <w:szCs w:val="20"/>
            <w:rPrChange w:id="6015" w:author="Steven" w:date="2022-04-18T14:11:00Z">
              <w:rPr/>
            </w:rPrChange>
          </w:rPr>
          <w:t>&gt;</w:t>
        </w:r>
      </w:ins>
    </w:p>
    <w:p w14:paraId="14AF6A13" w14:textId="611AFAF1" w:rsidR="00123201" w:rsidRPr="00BE5A55" w:rsidRDefault="00123201" w:rsidP="00195D31">
      <w:pPr>
        <w:pStyle w:val="Code0"/>
        <w:rPr>
          <w:ins w:id="6016" w:author="Steven" w:date="2022-03-30T16:53:00Z"/>
          <w:szCs w:val="20"/>
          <w:rPrChange w:id="6017" w:author="Steven" w:date="2022-04-18T14:11:00Z">
            <w:rPr>
              <w:ins w:id="6018" w:author="Steven" w:date="2022-03-30T16:53:00Z"/>
            </w:rPr>
          </w:rPrChange>
        </w:rPr>
        <w:pPrChange w:id="6019" w:author="Steven" w:date="2022-04-18T14:06:00Z">
          <w:pPr>
            <w:pStyle w:val="Code0"/>
          </w:pPr>
        </w:pPrChange>
      </w:pPr>
      <w:ins w:id="6020" w:author="Steven" w:date="2022-03-30T16:49:00Z">
        <w:r w:rsidRPr="00BE5A55">
          <w:rPr>
            <w:szCs w:val="20"/>
            <w:rPrChange w:id="6021" w:author="Steven" w:date="2022-04-18T14:11:00Z">
              <w:rPr/>
            </w:rPrChange>
          </w:rPr>
          <w:tab/>
          <w:t>&lt;</w:t>
        </w:r>
        <w:proofErr w:type="spellStart"/>
        <w:r w:rsidRPr="00BE5A55">
          <w:rPr>
            <w:szCs w:val="20"/>
            <w:rPrChange w:id="6022" w:author="Steven" w:date="2022-04-18T14:11:00Z">
              <w:rPr/>
            </w:rPrChange>
          </w:rPr>
          <w:t>proto_efd</w:t>
        </w:r>
        <w:proofErr w:type="spellEnd"/>
        <w:r w:rsidRPr="00BE5A55">
          <w:rPr>
            <w:szCs w:val="20"/>
            <w:rPrChange w:id="6023" w:author="Steven" w:date="2022-04-18T14:11:00Z">
              <w:rPr/>
            </w:rPrChange>
          </w:rPr>
          <w:t>&gt;</w:t>
        </w:r>
        <w:proofErr w:type="spellStart"/>
        <w:r w:rsidRPr="00BE5A55">
          <w:rPr>
            <w:szCs w:val="20"/>
            <w:rPrChange w:id="6024" w:author="Steven" w:date="2022-04-18T14:11:00Z">
              <w:rPr/>
            </w:rPrChange>
          </w:rPr>
          <w:t>xx</w:t>
        </w:r>
        <w:proofErr w:type="gramStart"/>
        <w:r w:rsidRPr="00BE5A55">
          <w:rPr>
            <w:szCs w:val="20"/>
            <w:rPrChange w:id="6025" w:author="Steven" w:date="2022-04-18T14:11:00Z">
              <w:rPr/>
            </w:rPrChange>
          </w:rPr>
          <w:t>,yy,zz,xy,yz,xz</w:t>
        </w:r>
        <w:proofErr w:type="spellEnd"/>
        <w:proofErr w:type="gramEnd"/>
        <w:r w:rsidRPr="00BE5A55">
          <w:rPr>
            <w:szCs w:val="20"/>
            <w:rPrChange w:id="6026" w:author="Steven" w:date="2022-04-18T14:11:00Z">
              <w:rPr/>
            </w:rPrChange>
          </w:rPr>
          <w:t>&lt;/</w:t>
        </w:r>
        <w:proofErr w:type="spellStart"/>
        <w:r w:rsidRPr="00BE5A55">
          <w:rPr>
            <w:szCs w:val="20"/>
            <w:rPrChange w:id="6027" w:author="Steven" w:date="2022-04-18T14:11:00Z">
              <w:rPr/>
            </w:rPrChange>
          </w:rPr>
          <w:t>proto_efd</w:t>
        </w:r>
        <w:proofErr w:type="spellEnd"/>
        <w:r w:rsidRPr="00BE5A55">
          <w:rPr>
            <w:szCs w:val="20"/>
            <w:rPrChange w:id="6028" w:author="Steven" w:date="2022-04-18T14:11:00Z">
              <w:rPr/>
            </w:rPrChange>
          </w:rPr>
          <w:t>&gt;</w:t>
        </w:r>
      </w:ins>
    </w:p>
    <w:p w14:paraId="6319CD22" w14:textId="79B99D3C" w:rsidR="00123201" w:rsidRPr="00BE5A55" w:rsidRDefault="00123201" w:rsidP="00195D31">
      <w:pPr>
        <w:pStyle w:val="Code0"/>
        <w:rPr>
          <w:ins w:id="6029" w:author="Steven" w:date="2022-03-30T16:49:00Z"/>
          <w:szCs w:val="20"/>
          <w:rPrChange w:id="6030" w:author="Steven" w:date="2022-04-18T14:11:00Z">
            <w:rPr>
              <w:ins w:id="6031" w:author="Steven" w:date="2022-03-30T16:49:00Z"/>
            </w:rPr>
          </w:rPrChange>
        </w:rPr>
        <w:pPrChange w:id="6032" w:author="Steven" w:date="2022-04-18T14:06:00Z">
          <w:pPr>
            <w:pStyle w:val="Code0"/>
          </w:pPr>
        </w:pPrChange>
      </w:pPr>
      <w:ins w:id="6033" w:author="Steven" w:date="2022-03-30T16:53:00Z">
        <w:r w:rsidRPr="00BE5A55">
          <w:rPr>
            <w:szCs w:val="20"/>
            <w:rPrChange w:id="6034" w:author="Steven" w:date="2022-04-18T14:11:00Z">
              <w:rPr/>
            </w:rPrChange>
          </w:rPr>
          <w:t>&lt;/</w:t>
        </w:r>
        <w:proofErr w:type="spellStart"/>
        <w:r w:rsidRPr="00BE5A55">
          <w:rPr>
            <w:szCs w:val="20"/>
            <w:rPrChange w:id="6035" w:author="Steven" w:date="2022-04-18T14:11:00Z">
              <w:rPr/>
            </w:rPrChange>
          </w:rPr>
          <w:t>proto_pdd_modifier</w:t>
        </w:r>
        <w:proofErr w:type="spellEnd"/>
        <w:r w:rsidRPr="00BE5A55">
          <w:rPr>
            <w:szCs w:val="20"/>
            <w:rPrChange w:id="6036" w:author="Steven" w:date="2022-04-18T14:11:00Z">
              <w:rPr/>
            </w:rPrChange>
          </w:rPr>
          <w:t>&gt;</w:t>
        </w:r>
      </w:ins>
    </w:p>
    <w:p w14:paraId="3E48F286" w14:textId="630E8202" w:rsidR="001F10C8" w:rsidRDefault="001F10C8" w:rsidP="001F10C8">
      <w:pPr>
        <w:pStyle w:val="Heading3"/>
        <w:rPr>
          <w:ins w:id="6037" w:author="Steven" w:date="2022-03-30T16:35:00Z"/>
        </w:rPr>
      </w:pPr>
      <w:bookmarkStart w:id="6038" w:name="_Toc99726169"/>
      <w:ins w:id="6039" w:author="Steven" w:date="2022-03-30T16:35:00Z">
        <w:r>
          <w:t>Lagrange Principal PDD</w:t>
        </w:r>
        <w:bookmarkEnd w:id="6038"/>
      </w:ins>
    </w:p>
    <w:p w14:paraId="0F8CDCA5" w14:textId="77777777" w:rsidR="001F10C8" w:rsidRDefault="001F10C8" w:rsidP="001F10C8">
      <w:pPr>
        <w:rPr>
          <w:ins w:id="6040" w:author="Steven" w:date="2022-03-30T16:35:00Z"/>
        </w:rPr>
      </w:pPr>
      <w:ins w:id="6041" w:author="Steven" w:date="2022-03-30T16:35:00Z">
        <w:r>
          <w:t xml:space="preserve">The Lagrange principal PDD guides vessels based on the SPD defining the Lagrange strain tensor. This biases growth along the direction of the </w:t>
        </w:r>
        <w:proofErr w:type="gramStart"/>
        <w:r>
          <w:t>1</w:t>
        </w:r>
        <w:r w:rsidRPr="003056BA">
          <w:rPr>
            <w:vertAlign w:val="superscript"/>
          </w:rPr>
          <w:t>st</w:t>
        </w:r>
        <w:proofErr w:type="gramEnd"/>
        <w:r>
          <w:t xml:space="preserve"> principal Lagrange strain. </w:t>
        </w:r>
      </w:ins>
    </w:p>
    <w:p w14:paraId="29F950E1" w14:textId="77777777" w:rsidR="001F10C8" w:rsidRPr="00BE5A55" w:rsidRDefault="001F10C8" w:rsidP="00195D31">
      <w:pPr>
        <w:pStyle w:val="Code0"/>
        <w:rPr>
          <w:ins w:id="6042" w:author="Steven" w:date="2022-03-30T16:35:00Z"/>
          <w:szCs w:val="20"/>
          <w:rPrChange w:id="6043" w:author="Steven" w:date="2022-04-18T14:11:00Z">
            <w:rPr>
              <w:ins w:id="6044" w:author="Steven" w:date="2022-03-30T16:35:00Z"/>
            </w:rPr>
          </w:rPrChange>
        </w:rPr>
        <w:pPrChange w:id="6045" w:author="Steven" w:date="2022-04-18T14:06:00Z">
          <w:pPr>
            <w:pStyle w:val="Code0"/>
          </w:pPr>
        </w:pPrChange>
      </w:pPr>
      <w:ins w:id="6046" w:author="Steven" w:date="2022-03-30T16:35:00Z">
        <w:r w:rsidRPr="00BE5A55">
          <w:rPr>
            <w:szCs w:val="20"/>
            <w:rPrChange w:id="6047" w:author="Steven" w:date="2022-04-18T14:11:00Z">
              <w:rPr/>
            </w:rPrChange>
          </w:rPr>
          <w:t>&lt;</w:t>
        </w:r>
        <w:proofErr w:type="spellStart"/>
        <w:r w:rsidRPr="00BE5A55">
          <w:rPr>
            <w:szCs w:val="20"/>
            <w:rPrChange w:id="6048" w:author="Steven" w:date="2022-04-18T14:11:00Z">
              <w:rPr/>
            </w:rPrChange>
          </w:rPr>
          <w:t>pdd_modifier</w:t>
        </w:r>
        <w:proofErr w:type="spellEnd"/>
        <w:r w:rsidRPr="00BE5A55">
          <w:rPr>
            <w:szCs w:val="20"/>
            <w:rPrChange w:id="6049" w:author="Steven" w:date="2022-04-18T14:11:00Z">
              <w:rPr/>
            </w:rPrChange>
          </w:rPr>
          <w:t xml:space="preserve"> type=”</w:t>
        </w:r>
        <w:proofErr w:type="spellStart"/>
        <w:r w:rsidRPr="00BE5A55">
          <w:rPr>
            <w:szCs w:val="20"/>
            <w:rPrChange w:id="6050" w:author="Steven" w:date="2022-04-18T14:11:00Z">
              <w:rPr/>
            </w:rPrChange>
          </w:rPr>
          <w:t>lagrange_principal_pdd</w:t>
        </w:r>
        <w:proofErr w:type="spellEnd"/>
        <w:r w:rsidRPr="00BE5A55">
          <w:rPr>
            <w:szCs w:val="20"/>
            <w:rPrChange w:id="6051" w:author="Steven" w:date="2022-04-18T14:11:00Z">
              <w:rPr/>
            </w:rPrChange>
          </w:rPr>
          <w:t>”/&gt;</w:t>
        </w:r>
      </w:ins>
    </w:p>
    <w:p w14:paraId="5CA07E49" w14:textId="45FB3446" w:rsidR="001F10C8" w:rsidRDefault="00123201" w:rsidP="001F10C8">
      <w:pPr>
        <w:pStyle w:val="Heading3"/>
        <w:rPr>
          <w:ins w:id="6052" w:author="Steven" w:date="2022-03-30T16:35:00Z"/>
        </w:rPr>
      </w:pPr>
      <w:bookmarkStart w:id="6053" w:name="_Toc99726170"/>
      <w:ins w:id="6054" w:author="Steven" w:date="2022-03-30T16:54:00Z">
        <w:r>
          <w:t xml:space="preserve">Proto </w:t>
        </w:r>
      </w:ins>
      <w:ins w:id="6055" w:author="Steven" w:date="2022-03-30T16:35:00Z">
        <w:r w:rsidR="001F10C8">
          <w:t>Anastomosis PDD</w:t>
        </w:r>
        <w:bookmarkEnd w:id="6053"/>
      </w:ins>
    </w:p>
    <w:p w14:paraId="1419995A" w14:textId="77777777" w:rsidR="001F10C8" w:rsidRDefault="001F10C8" w:rsidP="001F10C8">
      <w:pPr>
        <w:rPr>
          <w:ins w:id="6056" w:author="Steven" w:date="2022-03-30T16:35:00Z"/>
        </w:rPr>
      </w:pPr>
      <w:proofErr w:type="spellStart"/>
      <w:ins w:id="6057" w:author="Steven" w:date="2022-03-30T16:35:00Z">
        <w:r>
          <w:t>Anastamoses</w:t>
        </w:r>
        <w:proofErr w:type="spellEnd"/>
        <w:r>
          <w:t xml:space="preserve"> occur when two vessel tips grow towards each other </w:t>
        </w:r>
        <w:proofErr w:type="spellStart"/>
        <w:r>
          <w:t>then</w:t>
        </w:r>
        <w:proofErr w:type="spellEnd"/>
        <w:r>
          <w:t xml:space="preserve"> fuse into a single vessel. </w:t>
        </w:r>
      </w:ins>
    </w:p>
    <w:p w14:paraId="351CDB93" w14:textId="62E195C1" w:rsidR="001F10C8" w:rsidRDefault="001F10C8" w:rsidP="001F10C8">
      <w:pPr>
        <w:rPr>
          <w:ins w:id="6058" w:author="Steven" w:date="2022-03-30T16:35:00Z"/>
        </w:rPr>
      </w:pPr>
      <w:ins w:id="6059" w:author="Steven" w:date="2022-03-30T16:35:00Z">
        <w:r>
          <w:t xml:space="preserve">Tips will not anastomose with segments that have grown from the same initial parent microvessel fragment. The </w:t>
        </w:r>
      </w:ins>
      <w:ins w:id="6060" w:author="Steven" w:date="2022-03-30T16:54:00Z">
        <w:r w:rsidR="00123201">
          <w:t xml:space="preserve">proto </w:t>
        </w:r>
      </w:ins>
      <w:ins w:id="6061" w:author="Steven" w:date="2022-03-30T16:35:00Z">
        <w:r>
          <w:t xml:space="preserve">anastomosis PDD parameters include 1) the </w:t>
        </w:r>
        <w:proofErr w:type="spellStart"/>
        <w:r>
          <w:t>anastamosis</w:t>
        </w:r>
        <w:proofErr w:type="spellEnd"/>
        <w:r>
          <w:t xml:space="preserve"> radius that affects the radius at which the tip will start growing towards a segment, 2) the fuse radius that determines </w:t>
        </w:r>
        <w:proofErr w:type="gramStart"/>
        <w:r>
          <w:t>how close vessels must be before the anastomosis occurs, and 3) the fuse angle</w:t>
        </w:r>
        <w:proofErr w:type="gramEnd"/>
        <w:r>
          <w:t>. The cosine of the fuse angle is required as an input. This prevents vessels from anastomosing at right angles.</w:t>
        </w:r>
      </w:ins>
    </w:p>
    <w:p w14:paraId="2F2073FD" w14:textId="7D6D8380" w:rsidR="001F10C8" w:rsidRPr="00BE5A55" w:rsidRDefault="001F10C8" w:rsidP="00195D31">
      <w:pPr>
        <w:pStyle w:val="Code0"/>
        <w:rPr>
          <w:ins w:id="6062" w:author="Steven" w:date="2022-03-30T16:35:00Z"/>
          <w:szCs w:val="20"/>
          <w:rPrChange w:id="6063" w:author="Steven" w:date="2022-04-18T14:11:00Z">
            <w:rPr>
              <w:ins w:id="6064" w:author="Steven" w:date="2022-03-30T16:35:00Z"/>
            </w:rPr>
          </w:rPrChange>
        </w:rPr>
        <w:pPrChange w:id="6065" w:author="Steven" w:date="2022-04-18T14:06:00Z">
          <w:pPr>
            <w:pStyle w:val="Code0"/>
          </w:pPr>
        </w:pPrChange>
      </w:pPr>
      <w:ins w:id="6066" w:author="Steven" w:date="2022-03-30T16:35:00Z">
        <w:r w:rsidRPr="00BE5A55">
          <w:rPr>
            <w:szCs w:val="20"/>
            <w:rPrChange w:id="6067" w:author="Steven" w:date="2022-04-18T14:11:00Z">
              <w:rPr/>
            </w:rPrChange>
          </w:rPr>
          <w:t>&lt;</w:t>
        </w:r>
      </w:ins>
      <w:proofErr w:type="spellStart"/>
      <w:ins w:id="6068" w:author="Steven" w:date="2022-03-30T16:54:00Z">
        <w:r w:rsidR="00123201" w:rsidRPr="00BE5A55">
          <w:rPr>
            <w:szCs w:val="20"/>
            <w:rPrChange w:id="6069" w:author="Steven" w:date="2022-04-18T14:11:00Z">
              <w:rPr/>
            </w:rPrChange>
          </w:rPr>
          <w:t>proto_</w:t>
        </w:r>
      </w:ins>
      <w:ins w:id="6070" w:author="Steven" w:date="2022-03-30T16:35:00Z">
        <w:r w:rsidRPr="00BE5A55">
          <w:rPr>
            <w:szCs w:val="20"/>
            <w:rPrChange w:id="6071" w:author="Steven" w:date="2022-04-18T14:11:00Z">
              <w:rPr/>
            </w:rPrChange>
          </w:rPr>
          <w:t>pdd_modifier</w:t>
        </w:r>
        <w:proofErr w:type="spellEnd"/>
        <w:r w:rsidRPr="00BE5A55">
          <w:rPr>
            <w:szCs w:val="20"/>
            <w:rPrChange w:id="6072" w:author="Steven" w:date="2022-04-18T14:11:00Z">
              <w:rPr/>
            </w:rPrChange>
          </w:rPr>
          <w:t xml:space="preserve"> type="</w:t>
        </w:r>
      </w:ins>
      <w:proofErr w:type="spellStart"/>
      <w:ins w:id="6073" w:author="Steven" w:date="2022-03-30T16:54:00Z">
        <w:r w:rsidR="00123201" w:rsidRPr="00BE5A55">
          <w:rPr>
            <w:szCs w:val="20"/>
            <w:rPrChange w:id="6074" w:author="Steven" w:date="2022-04-18T14:11:00Z">
              <w:rPr/>
            </w:rPrChange>
          </w:rPr>
          <w:t>proto_</w:t>
        </w:r>
      </w:ins>
      <w:ins w:id="6075" w:author="Steven" w:date="2022-03-30T16:35:00Z">
        <w:r w:rsidRPr="00BE5A55">
          <w:rPr>
            <w:szCs w:val="20"/>
            <w:rPrChange w:id="6076" w:author="Steven" w:date="2022-04-18T14:11:00Z">
              <w:rPr/>
            </w:rPrChange>
          </w:rPr>
          <w:t>anastamosis_pdd</w:t>
        </w:r>
        <w:proofErr w:type="spellEnd"/>
        <w:r w:rsidRPr="00BE5A55">
          <w:rPr>
            <w:szCs w:val="20"/>
            <w:rPrChange w:id="6077" w:author="Steven" w:date="2022-04-18T14:11:00Z">
              <w:rPr/>
            </w:rPrChange>
          </w:rPr>
          <w:t>"&gt;</w:t>
        </w:r>
      </w:ins>
    </w:p>
    <w:p w14:paraId="0B0E85BC" w14:textId="77777777" w:rsidR="001F10C8" w:rsidRPr="00BE5A55" w:rsidRDefault="001F10C8" w:rsidP="00195D31">
      <w:pPr>
        <w:pStyle w:val="Code0"/>
        <w:rPr>
          <w:ins w:id="6078" w:author="Steven" w:date="2022-03-30T16:35:00Z"/>
          <w:szCs w:val="20"/>
          <w:rPrChange w:id="6079" w:author="Steven" w:date="2022-04-18T14:11:00Z">
            <w:rPr>
              <w:ins w:id="6080" w:author="Steven" w:date="2022-03-30T16:35:00Z"/>
            </w:rPr>
          </w:rPrChange>
        </w:rPr>
        <w:pPrChange w:id="6081" w:author="Steven" w:date="2022-04-18T14:06:00Z">
          <w:pPr>
            <w:pStyle w:val="Code0"/>
          </w:pPr>
        </w:pPrChange>
      </w:pPr>
      <w:ins w:id="6082" w:author="Steven" w:date="2022-03-30T16:35:00Z">
        <w:r w:rsidRPr="00BE5A55">
          <w:rPr>
            <w:szCs w:val="20"/>
            <w:rPrChange w:id="6083" w:author="Steven" w:date="2022-04-18T14:11:00Z">
              <w:rPr/>
            </w:rPrChange>
          </w:rPr>
          <w:t xml:space="preserve">    &lt;</w:t>
        </w:r>
        <w:proofErr w:type="spellStart"/>
        <w:r w:rsidRPr="00BE5A55">
          <w:rPr>
            <w:szCs w:val="20"/>
            <w:rPrChange w:id="6084" w:author="Steven" w:date="2022-04-18T14:11:00Z">
              <w:rPr/>
            </w:rPrChange>
          </w:rPr>
          <w:t>anastamosis_radius</w:t>
        </w:r>
        <w:proofErr w:type="spellEnd"/>
        <w:r w:rsidRPr="00BE5A55">
          <w:rPr>
            <w:szCs w:val="20"/>
            <w:rPrChange w:id="6085" w:author="Steven" w:date="2022-04-18T14:11:00Z">
              <w:rPr/>
            </w:rPrChange>
          </w:rPr>
          <w:t>&gt;200&lt;/</w:t>
        </w:r>
        <w:proofErr w:type="spellStart"/>
        <w:r w:rsidRPr="00BE5A55">
          <w:rPr>
            <w:szCs w:val="20"/>
            <w:rPrChange w:id="6086" w:author="Steven" w:date="2022-04-18T14:11:00Z">
              <w:rPr/>
            </w:rPrChange>
          </w:rPr>
          <w:t>anastamosis_radius</w:t>
        </w:r>
        <w:proofErr w:type="spellEnd"/>
        <w:r w:rsidRPr="00BE5A55">
          <w:rPr>
            <w:szCs w:val="20"/>
            <w:rPrChange w:id="6087" w:author="Steven" w:date="2022-04-18T14:11:00Z">
              <w:rPr/>
            </w:rPrChange>
          </w:rPr>
          <w:t>&gt;</w:t>
        </w:r>
      </w:ins>
    </w:p>
    <w:p w14:paraId="472D2216" w14:textId="77777777" w:rsidR="001F10C8" w:rsidRPr="00BE5A55" w:rsidRDefault="001F10C8" w:rsidP="00195D31">
      <w:pPr>
        <w:pStyle w:val="Code0"/>
        <w:rPr>
          <w:ins w:id="6088" w:author="Steven" w:date="2022-03-30T16:35:00Z"/>
          <w:szCs w:val="20"/>
          <w:rPrChange w:id="6089" w:author="Steven" w:date="2022-04-18T14:11:00Z">
            <w:rPr>
              <w:ins w:id="6090" w:author="Steven" w:date="2022-03-30T16:35:00Z"/>
            </w:rPr>
          </w:rPrChange>
        </w:rPr>
        <w:pPrChange w:id="6091" w:author="Steven" w:date="2022-04-18T14:06:00Z">
          <w:pPr>
            <w:pStyle w:val="Code0"/>
          </w:pPr>
        </w:pPrChange>
      </w:pPr>
      <w:ins w:id="6092" w:author="Steven" w:date="2022-03-30T16:35:00Z">
        <w:r w:rsidRPr="00BE5A55">
          <w:rPr>
            <w:szCs w:val="20"/>
            <w:rPrChange w:id="6093" w:author="Steven" w:date="2022-04-18T14:11:00Z">
              <w:rPr/>
            </w:rPrChange>
          </w:rPr>
          <w:t xml:space="preserve">    &lt;</w:t>
        </w:r>
        <w:proofErr w:type="spellStart"/>
        <w:r w:rsidRPr="00BE5A55">
          <w:rPr>
            <w:szCs w:val="20"/>
            <w:rPrChange w:id="6094" w:author="Steven" w:date="2022-04-18T14:11:00Z">
              <w:rPr/>
            </w:rPrChange>
          </w:rPr>
          <w:t>fuse_radius</w:t>
        </w:r>
        <w:proofErr w:type="spellEnd"/>
        <w:r w:rsidRPr="00BE5A55">
          <w:rPr>
            <w:szCs w:val="20"/>
            <w:rPrChange w:id="6095" w:author="Steven" w:date="2022-04-18T14:11:00Z">
              <w:rPr/>
            </w:rPrChange>
          </w:rPr>
          <w:t>&gt;30&lt;/</w:t>
        </w:r>
        <w:proofErr w:type="spellStart"/>
        <w:r w:rsidRPr="00BE5A55">
          <w:rPr>
            <w:szCs w:val="20"/>
            <w:rPrChange w:id="6096" w:author="Steven" w:date="2022-04-18T14:11:00Z">
              <w:rPr/>
            </w:rPrChange>
          </w:rPr>
          <w:t>fuse_radius</w:t>
        </w:r>
        <w:proofErr w:type="spellEnd"/>
        <w:r w:rsidRPr="00BE5A55">
          <w:rPr>
            <w:szCs w:val="20"/>
            <w:rPrChange w:id="6097" w:author="Steven" w:date="2022-04-18T14:11:00Z">
              <w:rPr/>
            </w:rPrChange>
          </w:rPr>
          <w:t>&gt;</w:t>
        </w:r>
      </w:ins>
    </w:p>
    <w:p w14:paraId="298186F3" w14:textId="77777777" w:rsidR="001F10C8" w:rsidRPr="00BE5A55" w:rsidRDefault="001F10C8" w:rsidP="00195D31">
      <w:pPr>
        <w:pStyle w:val="Code0"/>
        <w:rPr>
          <w:ins w:id="6098" w:author="Steven" w:date="2022-03-30T16:35:00Z"/>
          <w:szCs w:val="20"/>
          <w:rPrChange w:id="6099" w:author="Steven" w:date="2022-04-18T14:11:00Z">
            <w:rPr>
              <w:ins w:id="6100" w:author="Steven" w:date="2022-03-30T16:35:00Z"/>
            </w:rPr>
          </w:rPrChange>
        </w:rPr>
        <w:pPrChange w:id="6101" w:author="Steven" w:date="2022-04-18T14:06:00Z">
          <w:pPr>
            <w:pStyle w:val="Code0"/>
          </w:pPr>
        </w:pPrChange>
      </w:pPr>
      <w:ins w:id="6102" w:author="Steven" w:date="2022-03-30T16:35:00Z">
        <w:r w:rsidRPr="00BE5A55">
          <w:rPr>
            <w:szCs w:val="20"/>
            <w:rPrChange w:id="6103" w:author="Steven" w:date="2022-04-18T14:11:00Z">
              <w:rPr/>
            </w:rPrChange>
          </w:rPr>
          <w:t xml:space="preserve">    &lt;</w:t>
        </w:r>
        <w:proofErr w:type="spellStart"/>
        <w:r w:rsidRPr="00BE5A55">
          <w:rPr>
            <w:szCs w:val="20"/>
            <w:rPrChange w:id="6104" w:author="Steven" w:date="2022-04-18T14:11:00Z">
              <w:rPr/>
            </w:rPrChange>
          </w:rPr>
          <w:t>fuse_angle</w:t>
        </w:r>
        <w:proofErr w:type="spellEnd"/>
        <w:r w:rsidRPr="00BE5A55">
          <w:rPr>
            <w:szCs w:val="20"/>
            <w:rPrChange w:id="6105" w:author="Steven" w:date="2022-04-18T14:11:00Z">
              <w:rPr/>
            </w:rPrChange>
          </w:rPr>
          <w:t>&gt;0.25&lt;/</w:t>
        </w:r>
        <w:proofErr w:type="spellStart"/>
        <w:r w:rsidRPr="00BE5A55">
          <w:rPr>
            <w:szCs w:val="20"/>
            <w:rPrChange w:id="6106" w:author="Steven" w:date="2022-04-18T14:11:00Z">
              <w:rPr/>
            </w:rPrChange>
          </w:rPr>
          <w:t>fuse_angle</w:t>
        </w:r>
        <w:proofErr w:type="spellEnd"/>
        <w:r w:rsidRPr="00BE5A55">
          <w:rPr>
            <w:szCs w:val="20"/>
            <w:rPrChange w:id="6107" w:author="Steven" w:date="2022-04-18T14:11:00Z">
              <w:rPr/>
            </w:rPrChange>
          </w:rPr>
          <w:t>&gt;</w:t>
        </w:r>
      </w:ins>
    </w:p>
    <w:p w14:paraId="01B95643" w14:textId="3B9007C9" w:rsidR="001F10C8" w:rsidRPr="00BE5A55" w:rsidRDefault="001F10C8" w:rsidP="00195D31">
      <w:pPr>
        <w:pStyle w:val="Code0"/>
        <w:rPr>
          <w:ins w:id="6108" w:author="Steven" w:date="2022-03-30T16:55:00Z"/>
          <w:szCs w:val="20"/>
          <w:rPrChange w:id="6109" w:author="Steven" w:date="2022-04-18T14:11:00Z">
            <w:rPr>
              <w:ins w:id="6110" w:author="Steven" w:date="2022-03-30T16:55:00Z"/>
            </w:rPr>
          </w:rPrChange>
        </w:rPr>
        <w:pPrChange w:id="6111" w:author="Steven" w:date="2022-04-18T14:06:00Z">
          <w:pPr>
            <w:pStyle w:val="Heading2"/>
          </w:pPr>
        </w:pPrChange>
      </w:pPr>
      <w:ins w:id="6112" w:author="Steven" w:date="2022-03-30T16:35:00Z">
        <w:r w:rsidRPr="00BE5A55">
          <w:rPr>
            <w:szCs w:val="20"/>
            <w:rPrChange w:id="6113" w:author="Steven" w:date="2022-04-18T14:11:00Z">
              <w:rPr/>
            </w:rPrChange>
          </w:rPr>
          <w:t>&lt;/</w:t>
        </w:r>
      </w:ins>
      <w:proofErr w:type="spellStart"/>
      <w:ins w:id="6114" w:author="Steven" w:date="2022-03-30T16:54:00Z">
        <w:r w:rsidR="00123201" w:rsidRPr="00BE5A55">
          <w:rPr>
            <w:szCs w:val="20"/>
            <w:rPrChange w:id="6115" w:author="Steven" w:date="2022-04-18T14:11:00Z">
              <w:rPr/>
            </w:rPrChange>
          </w:rPr>
          <w:t>proto_</w:t>
        </w:r>
      </w:ins>
      <w:ins w:id="6116" w:author="Steven" w:date="2022-03-30T16:35:00Z">
        <w:r w:rsidRPr="00BE5A55">
          <w:rPr>
            <w:szCs w:val="20"/>
            <w:rPrChange w:id="6117" w:author="Steven" w:date="2022-04-18T14:11:00Z">
              <w:rPr/>
            </w:rPrChange>
          </w:rPr>
          <w:t>pdd_modifier</w:t>
        </w:r>
        <w:proofErr w:type="spellEnd"/>
        <w:r w:rsidRPr="00BE5A55">
          <w:rPr>
            <w:szCs w:val="20"/>
            <w:rPrChange w:id="6118" w:author="Steven" w:date="2022-04-18T14:11:00Z">
              <w:rPr/>
            </w:rPrChange>
          </w:rPr>
          <w:t>&gt;</w:t>
        </w:r>
      </w:ins>
    </w:p>
    <w:p w14:paraId="1F878FED" w14:textId="0E67BE12" w:rsidR="006649AE" w:rsidRDefault="006649AE">
      <w:pPr>
        <w:pStyle w:val="Heading2"/>
        <w:rPr>
          <w:ins w:id="6119" w:author="Steven" w:date="2022-03-30T16:55:00Z"/>
        </w:rPr>
      </w:pPr>
      <w:bookmarkStart w:id="6120" w:name="_Toc99726171"/>
      <w:ins w:id="6121" w:author="Steven" w:date="2022-03-30T16:55:00Z">
        <w:r>
          <w:lastRenderedPageBreak/>
          <w:t>Contribution Mix Manager</w:t>
        </w:r>
        <w:bookmarkEnd w:id="6120"/>
      </w:ins>
    </w:p>
    <w:p w14:paraId="531AB0AC" w14:textId="23977DE9" w:rsidR="006649AE" w:rsidRDefault="006649AE">
      <w:pPr>
        <w:rPr>
          <w:ins w:id="6122" w:author="Steven" w:date="2022-03-30T16:59:00Z"/>
        </w:rPr>
        <w:pPrChange w:id="6123" w:author="Steven" w:date="2022-03-30T16:55:00Z">
          <w:pPr>
            <w:pStyle w:val="Heading2"/>
          </w:pPr>
        </w:pPrChange>
      </w:pPr>
      <w:ins w:id="6124" w:author="Steven" w:date="2022-03-30T16:55:00Z">
        <w:r>
          <w:t xml:space="preserve">The contribution mix manager handles how the parameter </w:t>
        </w:r>
        <w:r>
          <w:rPr>
            <w:i/>
          </w:rPr>
          <w:t xml:space="preserve">α </w:t>
        </w:r>
        <w:r>
          <w:t xml:space="preserve">is set when calculating the mixture between two directions such as </w:t>
        </w:r>
      </w:ins>
      <w:ins w:id="6125" w:author="Steven" w:date="2022-03-30T16:56:00Z">
        <w:r w:rsidRPr="006649AE">
          <w:rPr>
            <w:b/>
            <w:i/>
            <w:rPrChange w:id="6126" w:author="Steven" w:date="2022-03-30T16:56:00Z">
              <w:rPr/>
            </w:rPrChange>
          </w:rPr>
          <w:t>ψ</w:t>
        </w:r>
      </w:ins>
      <w:ins w:id="6127" w:author="Steven" w:date="2022-03-30T16:55:00Z">
        <w:r>
          <w:t xml:space="preserve"> </w:t>
        </w:r>
      </w:ins>
      <w:ins w:id="6128" w:author="Steven" w:date="2022-03-30T16:56:00Z">
        <w:r>
          <w:t xml:space="preserve">and </w:t>
        </w:r>
        <w:r w:rsidRPr="006649AE">
          <w:rPr>
            <w:b/>
            <w:i/>
            <w:rPrChange w:id="6129" w:author="Steven" w:date="2022-03-30T16:56:00Z">
              <w:rPr/>
            </w:rPrChange>
          </w:rPr>
          <w:t>θ</w:t>
        </w:r>
        <w:r>
          <w:t xml:space="preserve">. </w:t>
        </w:r>
      </w:ins>
      <w:ins w:id="6130" w:author="Steven" w:date="2022-03-30T16:57:00Z">
        <w:r>
          <w:t xml:space="preserve">The contribution mix manager takes a couple of </w:t>
        </w:r>
      </w:ins>
      <w:ins w:id="6131" w:author="Steven" w:date="2022-03-30T16:58:00Z">
        <w:r>
          <w:t xml:space="preserve">PSC </w:t>
        </w:r>
      </w:ins>
      <w:ins w:id="6132" w:author="Steven" w:date="2022-03-30T16:57:00Z">
        <w:r>
          <w:t xml:space="preserve">modifiers </w:t>
        </w:r>
      </w:ins>
      <w:ins w:id="6133" w:author="Steven" w:date="2022-03-30T16:58:00Z">
        <w:r>
          <w:t xml:space="preserve">as </w:t>
        </w:r>
        <w:proofErr w:type="gramStart"/>
        <w:r>
          <w:t>children which</w:t>
        </w:r>
        <w:proofErr w:type="gramEnd"/>
        <w:r>
          <w:t xml:space="preserve"> are not supported by the PSC manager. This is done since the PSC manager keeps track of the direction of the previous direction while the contribution mix manager keeps track of </w:t>
        </w:r>
        <w:r>
          <w:rPr>
            <w:i/>
          </w:rPr>
          <w:t>α.</w:t>
        </w:r>
      </w:ins>
      <w:ins w:id="6134" w:author="Steven" w:date="2022-03-30T16:59:00Z">
        <w:r>
          <w:t xml:space="preserve"> </w:t>
        </w:r>
      </w:ins>
    </w:p>
    <w:p w14:paraId="05C6235F" w14:textId="50D40262" w:rsidR="006649AE" w:rsidRDefault="006649AE">
      <w:pPr>
        <w:rPr>
          <w:ins w:id="6135" w:author="Steven" w:date="2022-03-30T16:59:00Z"/>
        </w:rPr>
        <w:pPrChange w:id="6136" w:author="Steven" w:date="2022-03-30T16:55:00Z">
          <w:pPr>
            <w:pStyle w:val="Heading2"/>
          </w:pPr>
        </w:pPrChange>
      </w:pPr>
    </w:p>
    <w:p w14:paraId="706C4084" w14:textId="7C1210E4" w:rsidR="006649AE" w:rsidRDefault="006649AE">
      <w:pPr>
        <w:pStyle w:val="Heading3"/>
        <w:rPr>
          <w:ins w:id="6137" w:author="Steven" w:date="2022-03-30T16:59:00Z"/>
        </w:rPr>
        <w:pPrChange w:id="6138" w:author="Steven" w:date="2022-03-30T16:59:00Z">
          <w:pPr>
            <w:pStyle w:val="Heading2"/>
          </w:pPr>
        </w:pPrChange>
      </w:pPr>
      <w:bookmarkStart w:id="6139" w:name="_Toc99726172"/>
      <w:ins w:id="6140" w:author="Steven" w:date="2022-03-30T16:59:00Z">
        <w:r>
          <w:t xml:space="preserve">PSC-PDD </w:t>
        </w:r>
      </w:ins>
      <w:ins w:id="6141" w:author="Steven" w:date="2022-03-30T17:00:00Z">
        <w:r>
          <w:t>Contribution Mix</w:t>
        </w:r>
      </w:ins>
      <w:bookmarkEnd w:id="6139"/>
    </w:p>
    <w:p w14:paraId="70F6C988" w14:textId="68A0577C" w:rsidR="006649AE" w:rsidRDefault="006649AE">
      <w:pPr>
        <w:rPr>
          <w:ins w:id="6142" w:author="Steven" w:date="2022-03-30T17:01:00Z"/>
        </w:rPr>
        <w:pPrChange w:id="6143" w:author="Steven" w:date="2022-03-30T16:59:00Z">
          <w:pPr>
            <w:pStyle w:val="Heading2"/>
          </w:pPr>
        </w:pPrChange>
      </w:pPr>
      <w:ins w:id="6144" w:author="Steven" w:date="2022-03-30T16:59:00Z">
        <w:r>
          <w:t xml:space="preserve">The PSC-PDD contribution mix modifier allows the user to specify the value of </w:t>
        </w:r>
      </w:ins>
      <w:ins w:id="6145" w:author="Steven" w:date="2022-03-30T17:01:00Z">
        <w:r w:rsidRPr="006649AE">
          <w:rPr>
            <w:i/>
            <w:rPrChange w:id="6146" w:author="Steven" w:date="2022-03-30T17:01:00Z">
              <w:rPr/>
            </w:rPrChange>
          </w:rPr>
          <w:t>α</w:t>
        </w:r>
      </w:ins>
      <w:ins w:id="6147" w:author="Steven" w:date="2022-03-30T16:59:00Z">
        <w:r>
          <w:t>.</w:t>
        </w:r>
      </w:ins>
    </w:p>
    <w:p w14:paraId="6A49253C" w14:textId="7AC6D1B4" w:rsidR="006649AE" w:rsidRPr="00BE5A55" w:rsidRDefault="006649AE" w:rsidP="00195D31">
      <w:pPr>
        <w:pStyle w:val="Code0"/>
        <w:rPr>
          <w:ins w:id="6148" w:author="Steven" w:date="2022-03-30T17:02:00Z"/>
          <w:szCs w:val="20"/>
          <w:rPrChange w:id="6149" w:author="Steven" w:date="2022-04-18T14:11:00Z">
            <w:rPr>
              <w:ins w:id="6150" w:author="Steven" w:date="2022-03-30T17:02:00Z"/>
            </w:rPr>
          </w:rPrChange>
        </w:rPr>
        <w:pPrChange w:id="6151" w:author="Steven" w:date="2022-04-18T14:06:00Z">
          <w:pPr>
            <w:pStyle w:val="Heading2"/>
          </w:pPr>
        </w:pPrChange>
      </w:pPr>
      <w:ins w:id="6152" w:author="Steven" w:date="2022-03-30T17:01:00Z">
        <w:r w:rsidRPr="00BE5A55">
          <w:rPr>
            <w:szCs w:val="20"/>
            <w:rPrChange w:id="6153" w:author="Steven" w:date="2022-04-18T14:11:00Z">
              <w:rPr/>
            </w:rPrChange>
          </w:rPr>
          <w:t>&lt;</w:t>
        </w:r>
        <w:proofErr w:type="spellStart"/>
        <w:r w:rsidRPr="00BE5A55">
          <w:rPr>
            <w:szCs w:val="20"/>
            <w:rPrChange w:id="6154" w:author="Steven" w:date="2022-04-18T14:11:00Z">
              <w:rPr/>
            </w:rPrChange>
          </w:rPr>
          <w:t>cm_manager</w:t>
        </w:r>
        <w:proofErr w:type="spellEnd"/>
        <w:r w:rsidRPr="00BE5A55">
          <w:rPr>
            <w:szCs w:val="20"/>
            <w:rPrChange w:id="6155" w:author="Steven" w:date="2022-04-18T14:11:00Z">
              <w:rPr/>
            </w:rPrChange>
          </w:rPr>
          <w:t xml:space="preserve"> type=”</w:t>
        </w:r>
        <w:proofErr w:type="spellStart"/>
        <w:r w:rsidRPr="00BE5A55">
          <w:rPr>
            <w:szCs w:val="20"/>
            <w:rPrChange w:id="6156" w:author="Steven" w:date="2022-04-18T14:11:00Z">
              <w:rPr/>
            </w:rPrChange>
          </w:rPr>
          <w:t>contribution_mix_manager</w:t>
        </w:r>
        <w:proofErr w:type="spellEnd"/>
        <w:r w:rsidRPr="00BE5A55">
          <w:rPr>
            <w:szCs w:val="20"/>
            <w:rPrChange w:id="6157" w:author="Steven" w:date="2022-04-18T14:11:00Z">
              <w:rPr/>
            </w:rPrChange>
          </w:rPr>
          <w:t>&gt;</w:t>
        </w:r>
      </w:ins>
    </w:p>
    <w:p w14:paraId="3867EE63" w14:textId="2F29FB9D" w:rsidR="006649AE" w:rsidRPr="00BE5A55" w:rsidRDefault="006649AE" w:rsidP="00195D31">
      <w:pPr>
        <w:pStyle w:val="Code0"/>
        <w:rPr>
          <w:ins w:id="6158" w:author="Steven" w:date="2022-03-30T17:02:00Z"/>
          <w:szCs w:val="20"/>
          <w:rPrChange w:id="6159" w:author="Steven" w:date="2022-04-18T14:11:00Z">
            <w:rPr>
              <w:ins w:id="6160" w:author="Steven" w:date="2022-03-30T17:02:00Z"/>
            </w:rPr>
          </w:rPrChange>
        </w:rPr>
        <w:pPrChange w:id="6161" w:author="Steven" w:date="2022-04-18T14:06:00Z">
          <w:pPr>
            <w:pStyle w:val="Heading2"/>
          </w:pPr>
        </w:pPrChange>
      </w:pPr>
      <w:ins w:id="6162" w:author="Steven" w:date="2022-03-30T17:02:00Z">
        <w:r w:rsidRPr="00BE5A55">
          <w:rPr>
            <w:szCs w:val="20"/>
            <w:rPrChange w:id="6163" w:author="Steven" w:date="2022-04-18T14:11:00Z">
              <w:rPr/>
            </w:rPrChange>
          </w:rPr>
          <w:tab/>
          <w:t>&lt;</w:t>
        </w:r>
        <w:proofErr w:type="spellStart"/>
        <w:r w:rsidRPr="00BE5A55">
          <w:rPr>
            <w:szCs w:val="20"/>
            <w:rPrChange w:id="6164" w:author="Steven" w:date="2022-04-18T14:11:00Z">
              <w:rPr/>
            </w:rPrChange>
          </w:rPr>
          <w:t>psc_modifier</w:t>
        </w:r>
        <w:proofErr w:type="spellEnd"/>
        <w:r w:rsidRPr="00BE5A55">
          <w:rPr>
            <w:szCs w:val="20"/>
            <w:rPrChange w:id="6165" w:author="Steven" w:date="2022-04-18T14:11:00Z">
              <w:rPr/>
            </w:rPrChange>
          </w:rPr>
          <w:t xml:space="preserve"> type=”</w:t>
        </w:r>
        <w:proofErr w:type="spellStart"/>
        <w:r w:rsidRPr="00BE5A55">
          <w:rPr>
            <w:szCs w:val="20"/>
            <w:rPrChange w:id="6166" w:author="Steven" w:date="2022-04-18T14:11:00Z">
              <w:rPr/>
            </w:rPrChange>
          </w:rPr>
          <w:t>psc_pdd_contribution_mix</w:t>
        </w:r>
        <w:proofErr w:type="spellEnd"/>
        <w:r w:rsidRPr="00BE5A55">
          <w:rPr>
            <w:szCs w:val="20"/>
            <w:rPrChange w:id="6167" w:author="Steven" w:date="2022-04-18T14:11:00Z">
              <w:rPr/>
            </w:rPrChange>
          </w:rPr>
          <w:t>”&gt;</w:t>
        </w:r>
      </w:ins>
    </w:p>
    <w:p w14:paraId="78A68C0D" w14:textId="5E996BF9" w:rsidR="006649AE" w:rsidRPr="00BE5A55" w:rsidRDefault="006649AE" w:rsidP="00195D31">
      <w:pPr>
        <w:pStyle w:val="Code0"/>
        <w:rPr>
          <w:ins w:id="6168" w:author="Steven" w:date="2022-03-30T17:02:00Z"/>
          <w:szCs w:val="20"/>
          <w:rPrChange w:id="6169" w:author="Steven" w:date="2022-04-18T14:11:00Z">
            <w:rPr>
              <w:ins w:id="6170" w:author="Steven" w:date="2022-03-30T17:02:00Z"/>
            </w:rPr>
          </w:rPrChange>
        </w:rPr>
        <w:pPrChange w:id="6171" w:author="Steven" w:date="2022-04-18T14:06:00Z">
          <w:pPr>
            <w:pStyle w:val="Heading2"/>
          </w:pPr>
        </w:pPrChange>
      </w:pPr>
      <w:ins w:id="6172" w:author="Steven" w:date="2022-03-30T17:02:00Z">
        <w:r w:rsidRPr="00BE5A55">
          <w:rPr>
            <w:szCs w:val="20"/>
            <w:rPrChange w:id="6173" w:author="Steven" w:date="2022-04-18T14:11:00Z">
              <w:rPr/>
            </w:rPrChange>
          </w:rPr>
          <w:tab/>
        </w:r>
        <w:r w:rsidRPr="00BE5A55">
          <w:rPr>
            <w:szCs w:val="20"/>
            <w:rPrChange w:id="6174" w:author="Steven" w:date="2022-04-18T14:11:00Z">
              <w:rPr/>
            </w:rPrChange>
          </w:rPr>
          <w:tab/>
          <w:t>&lt;</w:t>
        </w:r>
        <w:proofErr w:type="spellStart"/>
        <w:r w:rsidRPr="00BE5A55">
          <w:rPr>
            <w:szCs w:val="20"/>
            <w:rPrChange w:id="6175" w:author="Steven" w:date="2022-04-18T14:11:00Z">
              <w:rPr/>
            </w:rPrChange>
          </w:rPr>
          <w:t>psc_weight</w:t>
        </w:r>
        <w:proofErr w:type="spellEnd"/>
        <w:r w:rsidRPr="00BE5A55">
          <w:rPr>
            <w:szCs w:val="20"/>
            <w:rPrChange w:id="6176" w:author="Steven" w:date="2022-04-18T14:11:00Z">
              <w:rPr/>
            </w:rPrChange>
          </w:rPr>
          <w:t>&gt;</w:t>
        </w:r>
        <w:r w:rsidRPr="00BE5A55">
          <w:rPr>
            <w:i/>
            <w:szCs w:val="20"/>
            <w:rPrChange w:id="6177" w:author="Steven" w:date="2022-04-18T14:11:00Z">
              <w:rPr/>
            </w:rPrChange>
          </w:rPr>
          <w:t>α</w:t>
        </w:r>
        <w:r w:rsidRPr="00BE5A55">
          <w:rPr>
            <w:szCs w:val="20"/>
            <w:rPrChange w:id="6178" w:author="Steven" w:date="2022-04-18T14:11:00Z">
              <w:rPr/>
            </w:rPrChange>
          </w:rPr>
          <w:t>&lt;/</w:t>
        </w:r>
        <w:proofErr w:type="spellStart"/>
        <w:r w:rsidRPr="00BE5A55">
          <w:rPr>
            <w:szCs w:val="20"/>
            <w:rPrChange w:id="6179" w:author="Steven" w:date="2022-04-18T14:11:00Z">
              <w:rPr/>
            </w:rPrChange>
          </w:rPr>
          <w:t>psc_weight</w:t>
        </w:r>
        <w:proofErr w:type="spellEnd"/>
        <w:r w:rsidRPr="00BE5A55">
          <w:rPr>
            <w:szCs w:val="20"/>
            <w:rPrChange w:id="6180" w:author="Steven" w:date="2022-04-18T14:11:00Z">
              <w:rPr/>
            </w:rPrChange>
          </w:rPr>
          <w:t>&gt;</w:t>
        </w:r>
      </w:ins>
    </w:p>
    <w:p w14:paraId="3ED02625" w14:textId="23FF346A" w:rsidR="006649AE" w:rsidRPr="00BE5A55" w:rsidRDefault="006649AE" w:rsidP="00195D31">
      <w:pPr>
        <w:pStyle w:val="Code0"/>
        <w:rPr>
          <w:ins w:id="6181" w:author="Steven" w:date="2022-03-30T17:03:00Z"/>
          <w:szCs w:val="20"/>
          <w:rPrChange w:id="6182" w:author="Steven" w:date="2022-04-18T14:11:00Z">
            <w:rPr>
              <w:ins w:id="6183" w:author="Steven" w:date="2022-03-30T17:03:00Z"/>
            </w:rPr>
          </w:rPrChange>
        </w:rPr>
        <w:pPrChange w:id="6184" w:author="Steven" w:date="2022-04-18T14:06:00Z">
          <w:pPr>
            <w:pStyle w:val="Heading2"/>
          </w:pPr>
        </w:pPrChange>
      </w:pPr>
      <w:ins w:id="6185" w:author="Steven" w:date="2022-03-30T17:02:00Z">
        <w:r w:rsidRPr="00BE5A55">
          <w:rPr>
            <w:szCs w:val="20"/>
            <w:rPrChange w:id="6186" w:author="Steven" w:date="2022-04-18T14:11:00Z">
              <w:rPr/>
            </w:rPrChange>
          </w:rPr>
          <w:tab/>
          <w:t>&lt;/</w:t>
        </w:r>
        <w:proofErr w:type="spellStart"/>
        <w:r w:rsidRPr="00BE5A55">
          <w:rPr>
            <w:szCs w:val="20"/>
            <w:rPrChange w:id="6187" w:author="Steven" w:date="2022-04-18T14:11:00Z">
              <w:rPr/>
            </w:rPrChange>
          </w:rPr>
          <w:t>psc_modifier</w:t>
        </w:r>
        <w:proofErr w:type="spellEnd"/>
        <w:r w:rsidRPr="00BE5A55">
          <w:rPr>
            <w:szCs w:val="20"/>
            <w:rPrChange w:id="6188" w:author="Steven" w:date="2022-04-18T14:11:00Z">
              <w:rPr/>
            </w:rPrChange>
          </w:rPr>
          <w:t>&gt;</w:t>
        </w:r>
      </w:ins>
    </w:p>
    <w:p w14:paraId="108A89CC" w14:textId="5C5BB6F8" w:rsidR="006649AE" w:rsidRPr="00BE5A55" w:rsidRDefault="006649AE" w:rsidP="00195D31">
      <w:pPr>
        <w:pStyle w:val="Code0"/>
        <w:rPr>
          <w:ins w:id="6189" w:author="Steven" w:date="2022-03-30T17:03:00Z"/>
          <w:szCs w:val="20"/>
          <w:rPrChange w:id="6190" w:author="Steven" w:date="2022-04-18T14:11:00Z">
            <w:rPr>
              <w:ins w:id="6191" w:author="Steven" w:date="2022-03-30T17:03:00Z"/>
            </w:rPr>
          </w:rPrChange>
        </w:rPr>
        <w:pPrChange w:id="6192" w:author="Steven" w:date="2022-04-18T14:06:00Z">
          <w:pPr>
            <w:pStyle w:val="Heading2"/>
          </w:pPr>
        </w:pPrChange>
      </w:pPr>
      <w:ins w:id="6193" w:author="Steven" w:date="2022-03-30T17:03:00Z">
        <w:r w:rsidRPr="00BE5A55">
          <w:rPr>
            <w:szCs w:val="20"/>
            <w:rPrChange w:id="6194" w:author="Steven" w:date="2022-04-18T14:11:00Z">
              <w:rPr/>
            </w:rPrChange>
          </w:rPr>
          <w:t>&lt;/</w:t>
        </w:r>
        <w:proofErr w:type="spellStart"/>
        <w:r w:rsidRPr="00BE5A55">
          <w:rPr>
            <w:szCs w:val="20"/>
            <w:rPrChange w:id="6195" w:author="Steven" w:date="2022-04-18T14:11:00Z">
              <w:rPr/>
            </w:rPrChange>
          </w:rPr>
          <w:t>cm_manager</w:t>
        </w:r>
        <w:proofErr w:type="spellEnd"/>
        <w:r w:rsidRPr="00BE5A55">
          <w:rPr>
            <w:szCs w:val="20"/>
            <w:rPrChange w:id="6196" w:author="Steven" w:date="2022-04-18T14:11:00Z">
              <w:rPr/>
            </w:rPrChange>
          </w:rPr>
          <w:t>&gt;</w:t>
        </w:r>
      </w:ins>
    </w:p>
    <w:p w14:paraId="4587394F" w14:textId="1341AC89" w:rsidR="006649AE" w:rsidRDefault="006649AE">
      <w:pPr>
        <w:pStyle w:val="Heading3"/>
        <w:rPr>
          <w:ins w:id="6197" w:author="Steven" w:date="2022-03-30T17:03:00Z"/>
        </w:rPr>
        <w:pPrChange w:id="6198" w:author="Steven" w:date="2022-03-30T17:03:00Z">
          <w:pPr>
            <w:pStyle w:val="Heading2"/>
          </w:pPr>
        </w:pPrChange>
      </w:pPr>
      <w:bookmarkStart w:id="6199" w:name="_Toc99726173"/>
      <w:ins w:id="6200" w:author="Steven" w:date="2022-03-30T17:03:00Z">
        <w:r>
          <w:t>Density-Fractional Anisotropy Contribution Mix</w:t>
        </w:r>
        <w:bookmarkEnd w:id="6199"/>
      </w:ins>
    </w:p>
    <w:p w14:paraId="363A73D1" w14:textId="0713D5F2" w:rsidR="006649AE" w:rsidRDefault="006649AE">
      <w:pPr>
        <w:rPr>
          <w:ins w:id="6201" w:author="Steven" w:date="2022-03-30T17:06:00Z"/>
        </w:rPr>
        <w:pPrChange w:id="6202" w:author="Steven" w:date="2022-03-30T17:04:00Z">
          <w:pPr>
            <w:pStyle w:val="Heading2"/>
          </w:pPr>
        </w:pPrChange>
      </w:pPr>
      <w:ins w:id="6203" w:author="Steven" w:date="2022-03-30T17:04:00Z">
        <w:r>
          <w:t xml:space="preserve">The density-fractional anisotropy contribution mix directly sets the value of </w:t>
        </w:r>
        <w:r w:rsidRPr="006649AE">
          <w:rPr>
            <w:i/>
            <w:rPrChange w:id="6204" w:author="Steven" w:date="2022-03-30T17:05:00Z">
              <w:rPr/>
            </w:rPrChange>
          </w:rPr>
          <w:t>α</w:t>
        </w:r>
        <w:r>
          <w:t xml:space="preserve"> based on the local matrix density and the fractional anisotropy calculated from the primary and secondary semiprincipal axes.</w:t>
        </w:r>
      </w:ins>
      <w:ins w:id="6205" w:author="Steven" w:date="2022-03-30T17:05:00Z">
        <w:r w:rsidR="00472583">
          <w:t xml:space="preserve"> </w:t>
        </w:r>
      </w:ins>
      <w:ins w:id="6206" w:author="Steven" w:date="2022-03-30T17:06:00Z">
        <w:r w:rsidR="00472583">
          <w:t xml:space="preserve">The parameter </w:t>
        </w:r>
        <w:proofErr w:type="gramStart"/>
        <w:r w:rsidR="00472583" w:rsidRPr="00472583">
          <w:rPr>
            <w:i/>
            <w:rPrChange w:id="6207" w:author="Steven" w:date="2022-03-30T17:08:00Z">
              <w:rPr/>
            </w:rPrChange>
          </w:rPr>
          <w:t>α</w:t>
        </w:r>
      </w:ins>
      <w:ins w:id="6208" w:author="Steven" w:date="2022-03-30T17:08:00Z">
        <w:r w:rsidR="00472583">
          <w:t>(</w:t>
        </w:r>
        <w:proofErr w:type="gramEnd"/>
        <w:r w:rsidR="00472583">
          <w:t>FA)</w:t>
        </w:r>
      </w:ins>
      <w:ins w:id="6209" w:author="Steven" w:date="2022-03-30T17:06:00Z">
        <w:r w:rsidR="00472583">
          <w:t xml:space="preserve"> is defined </w:t>
        </w:r>
      </w:ins>
      <w:ins w:id="6210" w:author="Steven" w:date="2022-03-30T17:07:00Z">
        <w:r w:rsidR="00472583">
          <w:t>by the sigmoidal curve</w:t>
        </w:r>
      </w:ins>
    </w:p>
    <w:p w14:paraId="381AAC3C" w14:textId="0EF6C086" w:rsidR="00472583" w:rsidRDefault="00472583">
      <w:pPr>
        <w:rPr>
          <w:ins w:id="6211" w:author="Steven" w:date="2022-03-30T17:06:00Z"/>
        </w:rPr>
        <w:pPrChange w:id="6212" w:author="Steven" w:date="2022-03-30T17:04:00Z">
          <w:pPr>
            <w:pStyle w:val="Heading2"/>
          </w:pPr>
        </w:pPrChange>
      </w:pPr>
    </w:p>
    <w:p w14:paraId="2B448A8E" w14:textId="785589A3" w:rsidR="00472583" w:rsidRPr="006649AE" w:rsidRDefault="00472583">
      <w:pPr>
        <w:pStyle w:val="MTDisplayEquation"/>
        <w:rPr>
          <w:ins w:id="6213" w:author="Steven" w:date="2022-03-30T16:58:00Z"/>
          <w:rPrChange w:id="6214" w:author="Steven" w:date="2022-03-30T17:04:00Z">
            <w:rPr>
              <w:ins w:id="6215" w:author="Steven" w:date="2022-03-30T16:58:00Z"/>
              <w:i/>
            </w:rPr>
          </w:rPrChange>
        </w:rPr>
        <w:pPrChange w:id="6216" w:author="Steven" w:date="2022-03-30T17:06:00Z">
          <w:pPr>
            <w:pStyle w:val="Heading2"/>
          </w:pPr>
        </w:pPrChange>
      </w:pPr>
      <w:ins w:id="6217" w:author="Steven" w:date="2022-03-30T17:06:00Z">
        <w:r>
          <w:tab/>
        </w:r>
      </w:ins>
      <w:ins w:id="6218" w:author="Steven" w:date="2022-03-30T17:06:00Z">
        <w:r w:rsidRPr="00472583">
          <w:rPr>
            <w:position w:val="-26"/>
            <w:rPrChange w:id="6219" w:author="Steven" w:date="2022-03-30T17:06:00Z">
              <w:rPr>
                <w:position w:val="-26"/>
              </w:rPr>
            </w:rPrChange>
          </w:rPr>
          <w:object w:dxaOrig="2380" w:dyaOrig="639" w14:anchorId="0A7C6ADE">
            <v:shape id="_x0000_i5205" type="#_x0000_t75" style="width:119pt;height:32pt" o:ole="">
              <v:imagedata r:id="rId54" o:title=""/>
            </v:shape>
            <o:OLEObject Type="Embed" ProgID="Equation.DSMT4" ShapeID="_x0000_i5205" DrawAspect="Content" ObjectID="_1711801314" r:id="rId55"/>
          </w:object>
        </w:r>
      </w:ins>
      <w:ins w:id="6220" w:author="Steven" w:date="2022-03-30T17:07:00Z">
        <w:r>
          <w:t>.</w:t>
        </w:r>
      </w:ins>
      <w:ins w:id="6221" w:author="Steven" w:date="2022-03-30T17:06: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ins>
      <w:r>
        <w:fldChar w:fldCharType="separate"/>
      </w:r>
      <w:ins w:id="6222" w:author="Steven" w:date="2022-04-01T17:21:00Z">
        <w:r w:rsidR="007C576C">
          <w:rPr>
            <w:noProof/>
          </w:rPr>
          <w:instrText>4</w:instrText>
        </w:r>
      </w:ins>
      <w:ins w:id="6223" w:author="Steven" w:date="2022-03-30T17:06:00Z">
        <w:r>
          <w:fldChar w:fldCharType="end"/>
        </w:r>
        <w:r>
          <w:instrText>.</w:instrText>
        </w:r>
        <w:r>
          <w:fldChar w:fldCharType="begin"/>
        </w:r>
        <w:r>
          <w:instrText xml:space="preserve"> SEQ MTEqn \c \* Arabic \* MERGEFORMAT </w:instrText>
        </w:r>
      </w:ins>
      <w:r>
        <w:fldChar w:fldCharType="separate"/>
      </w:r>
      <w:ins w:id="6224" w:author="Steven" w:date="2022-04-01T17:21:00Z">
        <w:r w:rsidR="007C576C">
          <w:rPr>
            <w:noProof/>
          </w:rPr>
          <w:instrText>17</w:instrText>
        </w:r>
      </w:ins>
      <w:ins w:id="6225" w:author="Steven" w:date="2022-03-30T17:06:00Z">
        <w:r>
          <w:fldChar w:fldCharType="end"/>
        </w:r>
        <w:r>
          <w:instrText>)</w:instrText>
        </w:r>
        <w:r>
          <w:fldChar w:fldCharType="end"/>
        </w:r>
      </w:ins>
    </w:p>
    <w:p w14:paraId="4C7569B3" w14:textId="77777777" w:rsidR="00472583" w:rsidRDefault="00472583">
      <w:pPr>
        <w:rPr>
          <w:ins w:id="6226" w:author="Steven" w:date="2022-03-30T17:07:00Z"/>
        </w:rPr>
        <w:pPrChange w:id="6227" w:author="Steven" w:date="2022-03-30T16:55:00Z">
          <w:pPr>
            <w:pStyle w:val="Heading2"/>
          </w:pPr>
        </w:pPrChange>
      </w:pPr>
    </w:p>
    <w:p w14:paraId="10CF5CA2" w14:textId="5A707092" w:rsidR="006649AE" w:rsidRDefault="00472583">
      <w:pPr>
        <w:rPr>
          <w:ins w:id="6228" w:author="Steven" w:date="2022-03-30T17:10:00Z"/>
        </w:rPr>
        <w:pPrChange w:id="6229" w:author="Steven" w:date="2022-03-30T16:55:00Z">
          <w:pPr>
            <w:pStyle w:val="Heading2"/>
          </w:pPr>
        </w:pPrChange>
      </w:pPr>
      <w:ins w:id="6230" w:author="Steven" w:date="2022-03-30T17:07:00Z">
        <w:r>
          <w:t xml:space="preserve">In the above equation, </w:t>
        </w:r>
        <w:r>
          <w:rPr>
            <w:i/>
          </w:rPr>
          <w:t>α</w:t>
        </w:r>
        <w:r w:rsidRPr="00472583">
          <w:rPr>
            <w:vertAlign w:val="subscript"/>
            <w:rPrChange w:id="6231" w:author="Steven" w:date="2022-03-30T17:07:00Z">
              <w:rPr/>
            </w:rPrChange>
          </w:rPr>
          <w:t>0</w:t>
        </w:r>
        <w:r>
          <w:t xml:space="preserve"> is the </w:t>
        </w:r>
        <w:proofErr w:type="spellStart"/>
        <w:r>
          <w:t>minmum</w:t>
        </w:r>
        <w:proofErr w:type="spellEnd"/>
        <w:r>
          <w:t xml:space="preserve"> value of </w:t>
        </w:r>
        <w:r w:rsidRPr="00472583">
          <w:rPr>
            <w:i/>
            <w:rPrChange w:id="6232" w:author="Steven" w:date="2022-03-30T17:07:00Z">
              <w:rPr/>
            </w:rPrChange>
          </w:rPr>
          <w:t>α</w:t>
        </w:r>
        <w:r>
          <w:t xml:space="preserve">, </w:t>
        </w:r>
        <w:proofErr w:type="gramStart"/>
        <w:r>
          <w:rPr>
            <w:i/>
          </w:rPr>
          <w:t xml:space="preserve">a </w:t>
        </w:r>
        <w:r>
          <w:t>is</w:t>
        </w:r>
        <w:proofErr w:type="gramEnd"/>
        <w:r>
          <w:t xml:space="preserve"> the amplitude of the curve, </w:t>
        </w:r>
      </w:ins>
      <w:ins w:id="6233" w:author="Steven" w:date="2022-03-30T17:08:00Z">
        <w:r>
          <w:rPr>
            <w:i/>
          </w:rPr>
          <w:t xml:space="preserve">b </w:t>
        </w:r>
        <w:r>
          <w:t xml:space="preserve">is the spread of the curve, and </w:t>
        </w:r>
        <w:r w:rsidRPr="00472583">
          <w:rPr>
            <w:i/>
            <w:rPrChange w:id="6234" w:author="Steven" w:date="2022-03-30T17:10:00Z">
              <w:rPr/>
            </w:rPrChange>
          </w:rPr>
          <w:t>c</w:t>
        </w:r>
        <w:r>
          <w:t xml:space="preserve"> is the center.</w:t>
        </w:r>
      </w:ins>
    </w:p>
    <w:p w14:paraId="269B7BF7" w14:textId="56B6CB86" w:rsidR="00472583" w:rsidRPr="00BE5A55" w:rsidRDefault="00472583" w:rsidP="00195D31">
      <w:pPr>
        <w:pStyle w:val="Code0"/>
        <w:rPr>
          <w:ins w:id="6235" w:author="Steven" w:date="2022-03-30T17:10:00Z"/>
          <w:szCs w:val="20"/>
          <w:rPrChange w:id="6236" w:author="Steven" w:date="2022-04-18T14:11:00Z">
            <w:rPr>
              <w:ins w:id="6237" w:author="Steven" w:date="2022-03-30T17:10:00Z"/>
            </w:rPr>
          </w:rPrChange>
        </w:rPr>
        <w:pPrChange w:id="6238" w:author="Steven" w:date="2022-04-18T14:06:00Z">
          <w:pPr>
            <w:pStyle w:val="Heading2"/>
          </w:pPr>
        </w:pPrChange>
      </w:pPr>
      <w:ins w:id="6239" w:author="Steven" w:date="2022-03-30T17:10:00Z">
        <w:r w:rsidRPr="00BE5A55">
          <w:rPr>
            <w:szCs w:val="20"/>
            <w:rPrChange w:id="6240" w:author="Steven" w:date="2022-04-18T14:11:00Z">
              <w:rPr/>
            </w:rPrChange>
          </w:rPr>
          <w:t>&lt;</w:t>
        </w:r>
        <w:proofErr w:type="spellStart"/>
        <w:r w:rsidRPr="00BE5A55">
          <w:rPr>
            <w:szCs w:val="20"/>
            <w:rPrChange w:id="6241" w:author="Steven" w:date="2022-04-18T14:11:00Z">
              <w:rPr/>
            </w:rPrChange>
          </w:rPr>
          <w:t>cm_manager</w:t>
        </w:r>
        <w:proofErr w:type="spellEnd"/>
        <w:r w:rsidRPr="00BE5A55">
          <w:rPr>
            <w:szCs w:val="20"/>
            <w:rPrChange w:id="6242" w:author="Steven" w:date="2022-04-18T14:11:00Z">
              <w:rPr/>
            </w:rPrChange>
          </w:rPr>
          <w:t xml:space="preserve"> type=”</w:t>
        </w:r>
        <w:proofErr w:type="spellStart"/>
        <w:r w:rsidRPr="00BE5A55">
          <w:rPr>
            <w:szCs w:val="20"/>
            <w:rPrChange w:id="6243" w:author="Steven" w:date="2022-04-18T14:11:00Z">
              <w:rPr/>
            </w:rPrChange>
          </w:rPr>
          <w:t>contribution_mix_manager</w:t>
        </w:r>
        <w:proofErr w:type="spellEnd"/>
        <w:r w:rsidRPr="00BE5A55">
          <w:rPr>
            <w:szCs w:val="20"/>
            <w:rPrChange w:id="6244" w:author="Steven" w:date="2022-04-18T14:11:00Z">
              <w:rPr/>
            </w:rPrChange>
          </w:rPr>
          <w:t>”&gt;</w:t>
        </w:r>
      </w:ins>
    </w:p>
    <w:p w14:paraId="50575A5E" w14:textId="66C9703C" w:rsidR="00472583" w:rsidRPr="00BE5A55" w:rsidRDefault="00472583" w:rsidP="00195D31">
      <w:pPr>
        <w:pStyle w:val="Code0"/>
        <w:rPr>
          <w:ins w:id="6245" w:author="Steven" w:date="2022-03-30T17:10:00Z"/>
          <w:szCs w:val="20"/>
          <w:rPrChange w:id="6246" w:author="Steven" w:date="2022-04-18T14:11:00Z">
            <w:rPr>
              <w:ins w:id="6247" w:author="Steven" w:date="2022-03-30T17:10:00Z"/>
            </w:rPr>
          </w:rPrChange>
        </w:rPr>
        <w:pPrChange w:id="6248" w:author="Steven" w:date="2022-04-18T14:06:00Z">
          <w:pPr>
            <w:pStyle w:val="Heading2"/>
          </w:pPr>
        </w:pPrChange>
      </w:pPr>
      <w:ins w:id="6249" w:author="Steven" w:date="2022-03-30T17:10:00Z">
        <w:r w:rsidRPr="00BE5A55">
          <w:rPr>
            <w:szCs w:val="20"/>
            <w:rPrChange w:id="6250" w:author="Steven" w:date="2022-04-18T14:11:00Z">
              <w:rPr/>
            </w:rPrChange>
          </w:rPr>
          <w:tab/>
          <w:t>&lt;</w:t>
        </w:r>
        <w:proofErr w:type="spellStart"/>
        <w:r w:rsidRPr="00BE5A55">
          <w:rPr>
            <w:szCs w:val="20"/>
            <w:rPrChange w:id="6251" w:author="Steven" w:date="2022-04-18T14:11:00Z">
              <w:rPr/>
            </w:rPrChange>
          </w:rPr>
          <w:t>psc_modifier</w:t>
        </w:r>
        <w:proofErr w:type="spellEnd"/>
        <w:r w:rsidRPr="00BE5A55">
          <w:rPr>
            <w:szCs w:val="20"/>
            <w:rPrChange w:id="6252" w:author="Steven" w:date="2022-04-18T14:11:00Z">
              <w:rPr/>
            </w:rPrChange>
          </w:rPr>
          <w:t xml:space="preserve"> type=”</w:t>
        </w:r>
        <w:proofErr w:type="spellStart"/>
        <w:r w:rsidRPr="00BE5A55">
          <w:rPr>
            <w:szCs w:val="20"/>
            <w:rPrChange w:id="6253" w:author="Steven" w:date="2022-04-18T14:11:00Z">
              <w:rPr/>
            </w:rPrChange>
          </w:rPr>
          <w:t>density_FA_contribution_mix</w:t>
        </w:r>
        <w:proofErr w:type="spellEnd"/>
        <w:r w:rsidRPr="00BE5A55">
          <w:rPr>
            <w:szCs w:val="20"/>
            <w:rPrChange w:id="6254" w:author="Steven" w:date="2022-04-18T14:11:00Z">
              <w:rPr/>
            </w:rPrChange>
          </w:rPr>
          <w:t>”/&gt;</w:t>
        </w:r>
      </w:ins>
    </w:p>
    <w:p w14:paraId="58E38AB5" w14:textId="361F8591" w:rsidR="00472583" w:rsidRPr="00BE5A55" w:rsidRDefault="00472583" w:rsidP="00195D31">
      <w:pPr>
        <w:pStyle w:val="Code0"/>
        <w:rPr>
          <w:ins w:id="6255" w:author="Steven" w:date="2022-03-30T17:10:00Z"/>
          <w:szCs w:val="20"/>
          <w:rPrChange w:id="6256" w:author="Steven" w:date="2022-04-18T14:11:00Z">
            <w:rPr>
              <w:ins w:id="6257" w:author="Steven" w:date="2022-03-30T17:10:00Z"/>
            </w:rPr>
          </w:rPrChange>
        </w:rPr>
        <w:pPrChange w:id="6258" w:author="Steven" w:date="2022-04-18T14:06:00Z">
          <w:pPr>
            <w:pStyle w:val="Heading2"/>
          </w:pPr>
        </w:pPrChange>
      </w:pPr>
      <w:ins w:id="6259" w:author="Steven" w:date="2022-03-30T17:10:00Z">
        <w:r w:rsidRPr="00BE5A55">
          <w:rPr>
            <w:szCs w:val="20"/>
            <w:rPrChange w:id="6260" w:author="Steven" w:date="2022-04-18T14:11:00Z">
              <w:rPr/>
            </w:rPrChange>
          </w:rPr>
          <w:t>&lt;/</w:t>
        </w:r>
        <w:proofErr w:type="spellStart"/>
        <w:r w:rsidRPr="00BE5A55">
          <w:rPr>
            <w:szCs w:val="20"/>
            <w:rPrChange w:id="6261" w:author="Steven" w:date="2022-04-18T14:11:00Z">
              <w:rPr/>
            </w:rPrChange>
          </w:rPr>
          <w:t>cm_manager</w:t>
        </w:r>
        <w:proofErr w:type="spellEnd"/>
        <w:r w:rsidRPr="00BE5A55">
          <w:rPr>
            <w:szCs w:val="20"/>
            <w:rPrChange w:id="6262" w:author="Steven" w:date="2022-04-18T14:11:00Z">
              <w:rPr/>
            </w:rPrChange>
          </w:rPr>
          <w:t>&gt;</w:t>
        </w:r>
      </w:ins>
    </w:p>
    <w:p w14:paraId="51BF3857" w14:textId="1A19F4DC" w:rsidR="00F2756E" w:rsidRDefault="00F2756E" w:rsidP="00F2756E">
      <w:pPr>
        <w:pStyle w:val="Heading2"/>
        <w:rPr>
          <w:ins w:id="6263" w:author="Steven" w:date="2022-03-30T17:11:00Z"/>
        </w:rPr>
      </w:pPr>
      <w:bookmarkStart w:id="6264" w:name="_Toc99726174"/>
      <w:ins w:id="6265" w:author="Steven" w:date="2022-03-30T17:11:00Z">
        <w:r>
          <w:t>Proto Contribution Mix Manager</w:t>
        </w:r>
        <w:bookmarkEnd w:id="6264"/>
      </w:ins>
    </w:p>
    <w:p w14:paraId="7C5385F5" w14:textId="6E2F7947" w:rsidR="00F2756E" w:rsidRDefault="00F2756E" w:rsidP="00F2756E">
      <w:pPr>
        <w:rPr>
          <w:ins w:id="6266" w:author="Steven" w:date="2022-03-30T17:11:00Z"/>
        </w:rPr>
      </w:pPr>
      <w:ins w:id="6267" w:author="Steven" w:date="2022-03-30T17:11:00Z">
        <w:r>
          <w:t xml:space="preserve">The proto contribution mix manager handles how the parameter </w:t>
        </w:r>
        <w:r>
          <w:rPr>
            <w:i/>
          </w:rPr>
          <w:t xml:space="preserve">α </w:t>
        </w:r>
        <w:r>
          <w:t xml:space="preserve">is set during the initialization step when calculating the mixture between two directions such as </w:t>
        </w:r>
        <w:r w:rsidRPr="003056BA">
          <w:rPr>
            <w:b/>
            <w:i/>
          </w:rPr>
          <w:t>ψ</w:t>
        </w:r>
        <w:r>
          <w:t xml:space="preserve"> and </w:t>
        </w:r>
        <w:r w:rsidRPr="003056BA">
          <w:rPr>
            <w:b/>
            <w:i/>
          </w:rPr>
          <w:t>θ</w:t>
        </w:r>
        <w:r>
          <w:t xml:space="preserve">. The proto contribution mix manager takes </w:t>
        </w:r>
      </w:ins>
      <w:ins w:id="6268" w:author="Steven" w:date="2022-03-30T17:12:00Z">
        <w:r>
          <w:t xml:space="preserve">one proto </w:t>
        </w:r>
      </w:ins>
      <w:ins w:id="6269" w:author="Steven" w:date="2022-03-30T17:11:00Z">
        <w:r>
          <w:t xml:space="preserve">PSC modifier as </w:t>
        </w:r>
      </w:ins>
      <w:ins w:id="6270" w:author="Steven" w:date="2022-03-30T17:12:00Z">
        <w:r>
          <w:t xml:space="preserve">a </w:t>
        </w:r>
      </w:ins>
      <w:proofErr w:type="gramStart"/>
      <w:ins w:id="6271" w:author="Steven" w:date="2022-03-30T17:11:00Z">
        <w:r>
          <w:t>child which</w:t>
        </w:r>
        <w:proofErr w:type="gramEnd"/>
        <w:r>
          <w:t xml:space="preserve"> </w:t>
        </w:r>
      </w:ins>
      <w:ins w:id="6272" w:author="Steven" w:date="2022-03-30T17:12:00Z">
        <w:r>
          <w:t xml:space="preserve">is </w:t>
        </w:r>
      </w:ins>
      <w:ins w:id="6273" w:author="Steven" w:date="2022-03-30T17:11:00Z">
        <w:r>
          <w:t xml:space="preserve">not supported by the </w:t>
        </w:r>
      </w:ins>
      <w:ins w:id="6274" w:author="Steven" w:date="2022-03-30T17:12:00Z">
        <w:r>
          <w:t xml:space="preserve">proto </w:t>
        </w:r>
      </w:ins>
      <w:ins w:id="6275" w:author="Steven" w:date="2022-03-30T17:11:00Z">
        <w:r>
          <w:t xml:space="preserve">PSC manager. This is done since the </w:t>
        </w:r>
      </w:ins>
      <w:ins w:id="6276" w:author="Steven" w:date="2022-03-30T17:12:00Z">
        <w:r>
          <w:t xml:space="preserve">proto </w:t>
        </w:r>
      </w:ins>
      <w:ins w:id="6277" w:author="Steven" w:date="2022-03-30T17:11:00Z">
        <w:r>
          <w:t xml:space="preserve">PSC manager keeps track of the direction of the previous direction while the </w:t>
        </w:r>
      </w:ins>
      <w:proofErr w:type="gramStart"/>
      <w:ins w:id="6278" w:author="Steven" w:date="2022-03-30T17:12:00Z">
        <w:r>
          <w:t xml:space="preserve">proto </w:t>
        </w:r>
      </w:ins>
      <w:ins w:id="6279" w:author="Steven" w:date="2022-03-30T17:11:00Z">
        <w:r>
          <w:t>contribution mix manager</w:t>
        </w:r>
        <w:proofErr w:type="gramEnd"/>
        <w:r>
          <w:t xml:space="preserve"> keeps track of </w:t>
        </w:r>
        <w:r>
          <w:rPr>
            <w:i/>
          </w:rPr>
          <w:t>α.</w:t>
        </w:r>
        <w:r>
          <w:t xml:space="preserve"> </w:t>
        </w:r>
      </w:ins>
      <w:ins w:id="6280" w:author="Steven" w:date="2022-03-30T17:12:00Z">
        <w:r>
          <w:t>This also allows the value of α to differ during the initialization step used to generate the initial microvessel fragments.</w:t>
        </w:r>
      </w:ins>
    </w:p>
    <w:p w14:paraId="6EC6752E" w14:textId="77777777" w:rsidR="00F2756E" w:rsidRDefault="00F2756E" w:rsidP="00F2756E">
      <w:pPr>
        <w:rPr>
          <w:ins w:id="6281" w:author="Steven" w:date="2022-03-30T17:11:00Z"/>
        </w:rPr>
      </w:pPr>
    </w:p>
    <w:p w14:paraId="4E8A489E" w14:textId="7443D175" w:rsidR="00F2756E" w:rsidRDefault="00F2756E" w:rsidP="00F2756E">
      <w:pPr>
        <w:pStyle w:val="Heading3"/>
        <w:rPr>
          <w:ins w:id="6282" w:author="Steven" w:date="2022-03-30T17:11:00Z"/>
        </w:rPr>
      </w:pPr>
      <w:bookmarkStart w:id="6283" w:name="_Toc99726175"/>
      <w:ins w:id="6284" w:author="Steven" w:date="2022-03-30T17:13:00Z">
        <w:r>
          <w:lastRenderedPageBreak/>
          <w:t xml:space="preserve">Proto </w:t>
        </w:r>
      </w:ins>
      <w:ins w:id="6285" w:author="Steven" w:date="2022-03-30T17:11:00Z">
        <w:r>
          <w:t>PSC-PDD Contribution Mix</w:t>
        </w:r>
        <w:bookmarkEnd w:id="6283"/>
      </w:ins>
    </w:p>
    <w:p w14:paraId="2A10A63F" w14:textId="28511DCE" w:rsidR="00F2756E" w:rsidRDefault="00F2756E" w:rsidP="00F2756E">
      <w:pPr>
        <w:rPr>
          <w:ins w:id="6286" w:author="Steven" w:date="2022-03-30T17:11:00Z"/>
        </w:rPr>
      </w:pPr>
      <w:ins w:id="6287" w:author="Steven" w:date="2022-03-30T17:11:00Z">
        <w:r>
          <w:t xml:space="preserve">The </w:t>
        </w:r>
      </w:ins>
      <w:ins w:id="6288" w:author="Steven" w:date="2022-03-30T17:13:00Z">
        <w:r>
          <w:t xml:space="preserve">proto </w:t>
        </w:r>
      </w:ins>
      <w:ins w:id="6289" w:author="Steven" w:date="2022-03-30T17:11:00Z">
        <w:r>
          <w:t xml:space="preserve">PSC-PDD contribution mix modifier allows the user to specify the value of </w:t>
        </w:r>
        <w:r w:rsidRPr="003056BA">
          <w:rPr>
            <w:i/>
          </w:rPr>
          <w:t>α</w:t>
        </w:r>
      </w:ins>
      <w:ins w:id="6290" w:author="Steven" w:date="2022-03-30T17:13:00Z">
        <w:r>
          <w:t xml:space="preserve"> during the initialization step</w:t>
        </w:r>
      </w:ins>
      <w:ins w:id="6291" w:author="Steven" w:date="2022-03-30T17:11:00Z">
        <w:r>
          <w:t>.</w:t>
        </w:r>
      </w:ins>
    </w:p>
    <w:p w14:paraId="5BC6985A" w14:textId="3FCD35F8" w:rsidR="00F2756E" w:rsidRPr="00BE5A55" w:rsidRDefault="00F2756E" w:rsidP="00195D31">
      <w:pPr>
        <w:pStyle w:val="Code0"/>
        <w:rPr>
          <w:ins w:id="6292" w:author="Steven" w:date="2022-03-30T17:11:00Z"/>
          <w:szCs w:val="20"/>
          <w:rPrChange w:id="6293" w:author="Steven" w:date="2022-04-18T14:11:00Z">
            <w:rPr>
              <w:ins w:id="6294" w:author="Steven" w:date="2022-03-30T17:11:00Z"/>
            </w:rPr>
          </w:rPrChange>
        </w:rPr>
        <w:pPrChange w:id="6295" w:author="Steven" w:date="2022-04-18T14:06:00Z">
          <w:pPr>
            <w:pStyle w:val="Code0"/>
          </w:pPr>
        </w:pPrChange>
      </w:pPr>
      <w:ins w:id="6296" w:author="Steven" w:date="2022-03-30T17:11:00Z">
        <w:r w:rsidRPr="00BE5A55">
          <w:rPr>
            <w:szCs w:val="20"/>
            <w:rPrChange w:id="6297" w:author="Steven" w:date="2022-04-18T14:11:00Z">
              <w:rPr/>
            </w:rPrChange>
          </w:rPr>
          <w:t>&lt;</w:t>
        </w:r>
      </w:ins>
      <w:proofErr w:type="spellStart"/>
      <w:ins w:id="6298" w:author="Steven" w:date="2022-03-30T17:13:00Z">
        <w:r w:rsidRPr="00BE5A55">
          <w:rPr>
            <w:szCs w:val="20"/>
            <w:rPrChange w:id="6299" w:author="Steven" w:date="2022-04-18T14:11:00Z">
              <w:rPr/>
            </w:rPrChange>
          </w:rPr>
          <w:t>proto_</w:t>
        </w:r>
      </w:ins>
      <w:ins w:id="6300" w:author="Steven" w:date="2022-03-30T17:11:00Z">
        <w:r w:rsidRPr="00BE5A55">
          <w:rPr>
            <w:szCs w:val="20"/>
            <w:rPrChange w:id="6301" w:author="Steven" w:date="2022-04-18T14:11:00Z">
              <w:rPr/>
            </w:rPrChange>
          </w:rPr>
          <w:t>cm_manager</w:t>
        </w:r>
        <w:proofErr w:type="spellEnd"/>
        <w:r w:rsidRPr="00BE5A55">
          <w:rPr>
            <w:szCs w:val="20"/>
            <w:rPrChange w:id="6302" w:author="Steven" w:date="2022-04-18T14:11:00Z">
              <w:rPr/>
            </w:rPrChange>
          </w:rPr>
          <w:t xml:space="preserve"> type=”</w:t>
        </w:r>
      </w:ins>
      <w:proofErr w:type="spellStart"/>
      <w:ins w:id="6303" w:author="Steven" w:date="2022-03-30T17:13:00Z">
        <w:r w:rsidRPr="00BE5A55">
          <w:rPr>
            <w:szCs w:val="20"/>
            <w:rPrChange w:id="6304" w:author="Steven" w:date="2022-04-18T14:11:00Z">
              <w:rPr/>
            </w:rPrChange>
          </w:rPr>
          <w:t>proto_</w:t>
        </w:r>
      </w:ins>
      <w:ins w:id="6305" w:author="Steven" w:date="2022-03-30T17:11:00Z">
        <w:r w:rsidRPr="00BE5A55">
          <w:rPr>
            <w:szCs w:val="20"/>
            <w:rPrChange w:id="6306" w:author="Steven" w:date="2022-04-18T14:11:00Z">
              <w:rPr/>
            </w:rPrChange>
          </w:rPr>
          <w:t>contribution_mix_manager</w:t>
        </w:r>
        <w:proofErr w:type="spellEnd"/>
        <w:r w:rsidRPr="00BE5A55">
          <w:rPr>
            <w:szCs w:val="20"/>
            <w:rPrChange w:id="6307" w:author="Steven" w:date="2022-04-18T14:11:00Z">
              <w:rPr/>
            </w:rPrChange>
          </w:rPr>
          <w:t>&gt;</w:t>
        </w:r>
      </w:ins>
    </w:p>
    <w:p w14:paraId="6CCF89E3" w14:textId="37175CDE" w:rsidR="00F2756E" w:rsidRPr="00BE5A55" w:rsidRDefault="00F2756E" w:rsidP="00195D31">
      <w:pPr>
        <w:pStyle w:val="Code0"/>
        <w:rPr>
          <w:ins w:id="6308" w:author="Steven" w:date="2022-03-30T17:11:00Z"/>
          <w:szCs w:val="20"/>
          <w:rPrChange w:id="6309" w:author="Steven" w:date="2022-04-18T14:11:00Z">
            <w:rPr>
              <w:ins w:id="6310" w:author="Steven" w:date="2022-03-30T17:11:00Z"/>
            </w:rPr>
          </w:rPrChange>
        </w:rPr>
        <w:pPrChange w:id="6311" w:author="Steven" w:date="2022-04-18T14:06:00Z">
          <w:pPr>
            <w:pStyle w:val="Code0"/>
          </w:pPr>
        </w:pPrChange>
      </w:pPr>
      <w:ins w:id="6312" w:author="Steven" w:date="2022-03-30T17:11:00Z">
        <w:r w:rsidRPr="00BE5A55">
          <w:rPr>
            <w:szCs w:val="20"/>
            <w:rPrChange w:id="6313" w:author="Steven" w:date="2022-04-18T14:11:00Z">
              <w:rPr/>
            </w:rPrChange>
          </w:rPr>
          <w:tab/>
          <w:t>&lt;</w:t>
        </w:r>
      </w:ins>
      <w:proofErr w:type="spellStart"/>
      <w:ins w:id="6314" w:author="Steven" w:date="2022-03-30T17:13:00Z">
        <w:r w:rsidRPr="00BE5A55">
          <w:rPr>
            <w:szCs w:val="20"/>
            <w:rPrChange w:id="6315" w:author="Steven" w:date="2022-04-18T14:11:00Z">
              <w:rPr/>
            </w:rPrChange>
          </w:rPr>
          <w:t>proto_</w:t>
        </w:r>
      </w:ins>
      <w:ins w:id="6316" w:author="Steven" w:date="2022-03-30T17:11:00Z">
        <w:r w:rsidRPr="00BE5A55">
          <w:rPr>
            <w:szCs w:val="20"/>
            <w:rPrChange w:id="6317" w:author="Steven" w:date="2022-04-18T14:11:00Z">
              <w:rPr/>
            </w:rPrChange>
          </w:rPr>
          <w:t>psc_modifier</w:t>
        </w:r>
        <w:proofErr w:type="spellEnd"/>
        <w:r w:rsidRPr="00BE5A55">
          <w:rPr>
            <w:szCs w:val="20"/>
            <w:rPrChange w:id="6318" w:author="Steven" w:date="2022-04-18T14:11:00Z">
              <w:rPr/>
            </w:rPrChange>
          </w:rPr>
          <w:t xml:space="preserve"> type=”</w:t>
        </w:r>
      </w:ins>
      <w:proofErr w:type="spellStart"/>
      <w:ins w:id="6319" w:author="Steven" w:date="2022-03-30T17:13:00Z">
        <w:r w:rsidRPr="00BE5A55">
          <w:rPr>
            <w:szCs w:val="20"/>
            <w:rPrChange w:id="6320" w:author="Steven" w:date="2022-04-18T14:11:00Z">
              <w:rPr/>
            </w:rPrChange>
          </w:rPr>
          <w:t>proto_</w:t>
        </w:r>
      </w:ins>
      <w:ins w:id="6321" w:author="Steven" w:date="2022-03-30T17:11:00Z">
        <w:r w:rsidRPr="00BE5A55">
          <w:rPr>
            <w:szCs w:val="20"/>
            <w:rPrChange w:id="6322" w:author="Steven" w:date="2022-04-18T14:11:00Z">
              <w:rPr/>
            </w:rPrChange>
          </w:rPr>
          <w:t>psc_pdd_contribution_mix</w:t>
        </w:r>
        <w:proofErr w:type="spellEnd"/>
        <w:r w:rsidRPr="00BE5A55">
          <w:rPr>
            <w:szCs w:val="20"/>
            <w:rPrChange w:id="6323" w:author="Steven" w:date="2022-04-18T14:11:00Z">
              <w:rPr/>
            </w:rPrChange>
          </w:rPr>
          <w:t>”&gt;</w:t>
        </w:r>
      </w:ins>
    </w:p>
    <w:p w14:paraId="70E9B775" w14:textId="04F85047" w:rsidR="00F2756E" w:rsidRPr="00BE5A55" w:rsidRDefault="00F2756E" w:rsidP="00195D31">
      <w:pPr>
        <w:pStyle w:val="Code0"/>
        <w:rPr>
          <w:ins w:id="6324" w:author="Steven" w:date="2022-03-30T17:11:00Z"/>
          <w:szCs w:val="20"/>
          <w:rPrChange w:id="6325" w:author="Steven" w:date="2022-04-18T14:11:00Z">
            <w:rPr>
              <w:ins w:id="6326" w:author="Steven" w:date="2022-03-30T17:11:00Z"/>
            </w:rPr>
          </w:rPrChange>
        </w:rPr>
        <w:pPrChange w:id="6327" w:author="Steven" w:date="2022-04-18T14:06:00Z">
          <w:pPr>
            <w:pStyle w:val="Code0"/>
          </w:pPr>
        </w:pPrChange>
      </w:pPr>
      <w:ins w:id="6328" w:author="Steven" w:date="2022-03-30T17:11:00Z">
        <w:r w:rsidRPr="00BE5A55">
          <w:rPr>
            <w:szCs w:val="20"/>
            <w:rPrChange w:id="6329" w:author="Steven" w:date="2022-04-18T14:11:00Z">
              <w:rPr/>
            </w:rPrChange>
          </w:rPr>
          <w:tab/>
        </w:r>
        <w:r w:rsidRPr="00BE5A55">
          <w:rPr>
            <w:szCs w:val="20"/>
            <w:rPrChange w:id="6330" w:author="Steven" w:date="2022-04-18T14:11:00Z">
              <w:rPr/>
            </w:rPrChange>
          </w:rPr>
          <w:tab/>
          <w:t>&lt;</w:t>
        </w:r>
      </w:ins>
      <w:proofErr w:type="spellStart"/>
      <w:ins w:id="6331" w:author="Steven" w:date="2022-03-30T17:13:00Z">
        <w:r w:rsidRPr="00BE5A55">
          <w:rPr>
            <w:szCs w:val="20"/>
            <w:rPrChange w:id="6332" w:author="Steven" w:date="2022-04-18T14:11:00Z">
              <w:rPr/>
            </w:rPrChange>
          </w:rPr>
          <w:t>proto_</w:t>
        </w:r>
      </w:ins>
      <w:ins w:id="6333" w:author="Steven" w:date="2022-03-30T17:11:00Z">
        <w:r w:rsidRPr="00BE5A55">
          <w:rPr>
            <w:szCs w:val="20"/>
            <w:rPrChange w:id="6334" w:author="Steven" w:date="2022-04-18T14:11:00Z">
              <w:rPr/>
            </w:rPrChange>
          </w:rPr>
          <w:t>psc_weight</w:t>
        </w:r>
        <w:proofErr w:type="spellEnd"/>
        <w:r w:rsidRPr="00BE5A55">
          <w:rPr>
            <w:szCs w:val="20"/>
            <w:rPrChange w:id="6335" w:author="Steven" w:date="2022-04-18T14:11:00Z">
              <w:rPr/>
            </w:rPrChange>
          </w:rPr>
          <w:t>&gt;</w:t>
        </w:r>
        <w:r w:rsidRPr="00BE5A55">
          <w:rPr>
            <w:i/>
            <w:szCs w:val="20"/>
            <w:rPrChange w:id="6336" w:author="Steven" w:date="2022-04-18T14:11:00Z">
              <w:rPr>
                <w:i/>
              </w:rPr>
            </w:rPrChange>
          </w:rPr>
          <w:t>α</w:t>
        </w:r>
        <w:r w:rsidRPr="00BE5A55">
          <w:rPr>
            <w:szCs w:val="20"/>
            <w:rPrChange w:id="6337" w:author="Steven" w:date="2022-04-18T14:11:00Z">
              <w:rPr/>
            </w:rPrChange>
          </w:rPr>
          <w:t>&lt;/</w:t>
        </w:r>
      </w:ins>
      <w:proofErr w:type="spellStart"/>
      <w:ins w:id="6338" w:author="Steven" w:date="2022-03-30T17:13:00Z">
        <w:r w:rsidRPr="00BE5A55">
          <w:rPr>
            <w:szCs w:val="20"/>
            <w:rPrChange w:id="6339" w:author="Steven" w:date="2022-04-18T14:11:00Z">
              <w:rPr/>
            </w:rPrChange>
          </w:rPr>
          <w:t>proto_</w:t>
        </w:r>
      </w:ins>
      <w:ins w:id="6340" w:author="Steven" w:date="2022-03-30T17:11:00Z">
        <w:r w:rsidRPr="00BE5A55">
          <w:rPr>
            <w:szCs w:val="20"/>
            <w:rPrChange w:id="6341" w:author="Steven" w:date="2022-04-18T14:11:00Z">
              <w:rPr/>
            </w:rPrChange>
          </w:rPr>
          <w:t>psc_weight</w:t>
        </w:r>
        <w:proofErr w:type="spellEnd"/>
        <w:r w:rsidRPr="00BE5A55">
          <w:rPr>
            <w:szCs w:val="20"/>
            <w:rPrChange w:id="6342" w:author="Steven" w:date="2022-04-18T14:11:00Z">
              <w:rPr/>
            </w:rPrChange>
          </w:rPr>
          <w:t>&gt;</w:t>
        </w:r>
      </w:ins>
    </w:p>
    <w:p w14:paraId="512FF638" w14:textId="2175A686" w:rsidR="00F2756E" w:rsidRPr="00BE5A55" w:rsidRDefault="00F2756E" w:rsidP="00195D31">
      <w:pPr>
        <w:pStyle w:val="Code0"/>
        <w:rPr>
          <w:ins w:id="6343" w:author="Steven" w:date="2022-03-30T17:11:00Z"/>
          <w:szCs w:val="20"/>
          <w:rPrChange w:id="6344" w:author="Steven" w:date="2022-04-18T14:11:00Z">
            <w:rPr>
              <w:ins w:id="6345" w:author="Steven" w:date="2022-03-30T17:11:00Z"/>
            </w:rPr>
          </w:rPrChange>
        </w:rPr>
        <w:pPrChange w:id="6346" w:author="Steven" w:date="2022-04-18T14:06:00Z">
          <w:pPr>
            <w:pStyle w:val="Code0"/>
          </w:pPr>
        </w:pPrChange>
      </w:pPr>
      <w:ins w:id="6347" w:author="Steven" w:date="2022-03-30T17:11:00Z">
        <w:r w:rsidRPr="00BE5A55">
          <w:rPr>
            <w:szCs w:val="20"/>
            <w:rPrChange w:id="6348" w:author="Steven" w:date="2022-04-18T14:11:00Z">
              <w:rPr/>
            </w:rPrChange>
          </w:rPr>
          <w:tab/>
          <w:t>&lt;/</w:t>
        </w:r>
      </w:ins>
      <w:proofErr w:type="spellStart"/>
      <w:ins w:id="6349" w:author="Steven" w:date="2022-03-30T17:13:00Z">
        <w:r w:rsidRPr="00BE5A55">
          <w:rPr>
            <w:szCs w:val="20"/>
            <w:rPrChange w:id="6350" w:author="Steven" w:date="2022-04-18T14:11:00Z">
              <w:rPr/>
            </w:rPrChange>
          </w:rPr>
          <w:t>proto_</w:t>
        </w:r>
      </w:ins>
      <w:ins w:id="6351" w:author="Steven" w:date="2022-03-30T17:11:00Z">
        <w:r w:rsidRPr="00BE5A55">
          <w:rPr>
            <w:szCs w:val="20"/>
            <w:rPrChange w:id="6352" w:author="Steven" w:date="2022-04-18T14:11:00Z">
              <w:rPr/>
            </w:rPrChange>
          </w:rPr>
          <w:t>psc_modifier</w:t>
        </w:r>
        <w:proofErr w:type="spellEnd"/>
        <w:r w:rsidRPr="00BE5A55">
          <w:rPr>
            <w:szCs w:val="20"/>
            <w:rPrChange w:id="6353" w:author="Steven" w:date="2022-04-18T14:11:00Z">
              <w:rPr/>
            </w:rPrChange>
          </w:rPr>
          <w:t>&gt;</w:t>
        </w:r>
      </w:ins>
    </w:p>
    <w:p w14:paraId="38059FC8" w14:textId="41398908" w:rsidR="00F2756E" w:rsidRPr="00BE5A55" w:rsidRDefault="00F2756E" w:rsidP="00195D31">
      <w:pPr>
        <w:pStyle w:val="Code0"/>
        <w:rPr>
          <w:ins w:id="6354" w:author="Steven" w:date="2022-03-30T17:11:00Z"/>
          <w:szCs w:val="20"/>
          <w:rPrChange w:id="6355" w:author="Steven" w:date="2022-04-18T14:11:00Z">
            <w:rPr>
              <w:ins w:id="6356" w:author="Steven" w:date="2022-03-30T17:11:00Z"/>
            </w:rPr>
          </w:rPrChange>
        </w:rPr>
        <w:pPrChange w:id="6357" w:author="Steven" w:date="2022-04-18T14:06:00Z">
          <w:pPr>
            <w:pStyle w:val="Code0"/>
          </w:pPr>
        </w:pPrChange>
      </w:pPr>
      <w:ins w:id="6358" w:author="Steven" w:date="2022-03-30T17:11:00Z">
        <w:r w:rsidRPr="00BE5A55">
          <w:rPr>
            <w:szCs w:val="20"/>
            <w:rPrChange w:id="6359" w:author="Steven" w:date="2022-04-18T14:11:00Z">
              <w:rPr/>
            </w:rPrChange>
          </w:rPr>
          <w:t>&lt;/</w:t>
        </w:r>
      </w:ins>
      <w:proofErr w:type="spellStart"/>
      <w:ins w:id="6360" w:author="Steven" w:date="2022-03-30T17:13:00Z">
        <w:r w:rsidRPr="00BE5A55">
          <w:rPr>
            <w:szCs w:val="20"/>
            <w:rPrChange w:id="6361" w:author="Steven" w:date="2022-04-18T14:11:00Z">
              <w:rPr/>
            </w:rPrChange>
          </w:rPr>
          <w:t>proto_</w:t>
        </w:r>
      </w:ins>
      <w:ins w:id="6362" w:author="Steven" w:date="2022-03-30T17:11:00Z">
        <w:r w:rsidRPr="00BE5A55">
          <w:rPr>
            <w:szCs w:val="20"/>
            <w:rPrChange w:id="6363" w:author="Steven" w:date="2022-04-18T14:11:00Z">
              <w:rPr/>
            </w:rPrChange>
          </w:rPr>
          <w:t>cm_manager</w:t>
        </w:r>
        <w:proofErr w:type="spellEnd"/>
        <w:r w:rsidRPr="00BE5A55">
          <w:rPr>
            <w:szCs w:val="20"/>
            <w:rPrChange w:id="6364" w:author="Steven" w:date="2022-04-18T14:11:00Z">
              <w:rPr/>
            </w:rPrChange>
          </w:rPr>
          <w:t>&gt;</w:t>
        </w:r>
      </w:ins>
    </w:p>
    <w:p w14:paraId="73EF9B2E" w14:textId="2518823A" w:rsidR="002D1764" w:rsidRDefault="002D1764">
      <w:pPr>
        <w:pStyle w:val="Heading2"/>
        <w:rPr>
          <w:ins w:id="6365" w:author="Steven" w:date="2022-04-01T15:26:00Z"/>
        </w:rPr>
      </w:pPr>
      <w:bookmarkStart w:id="6366" w:name="_Toc99726176"/>
      <w:ins w:id="6367" w:author="Steven" w:date="2022-04-01T15:26:00Z">
        <w:r>
          <w:t>Common Properties</w:t>
        </w:r>
        <w:bookmarkEnd w:id="6366"/>
      </w:ins>
    </w:p>
    <w:p w14:paraId="021FD03C" w14:textId="552F1038" w:rsidR="002D1764" w:rsidRDefault="002D1764">
      <w:pPr>
        <w:rPr>
          <w:ins w:id="6368" w:author="Steven" w:date="2022-04-01T16:01:00Z"/>
        </w:rPr>
        <w:pPrChange w:id="6369" w:author="Steven" w:date="2022-04-01T15:26:00Z">
          <w:pPr>
            <w:pStyle w:val="Heading2"/>
          </w:pPr>
        </w:pPrChange>
      </w:pPr>
      <w:ins w:id="6370" w:author="Steven" w:date="2022-04-01T15:26:00Z">
        <w:r>
          <w:t xml:space="preserve">The common properties tag is used to assign mechanical properties to the vessels as well as to specify how the fragment seeder generates the initial vessels. </w:t>
        </w:r>
      </w:ins>
    </w:p>
    <w:p w14:paraId="098E0B6A" w14:textId="73E27A3B" w:rsidR="005A2F67" w:rsidRPr="00BE5A55" w:rsidRDefault="005A2F67" w:rsidP="00195D31">
      <w:pPr>
        <w:pStyle w:val="Code0"/>
        <w:rPr>
          <w:ins w:id="6371" w:author="Steven" w:date="2022-04-01T16:01:00Z"/>
          <w:szCs w:val="20"/>
          <w:rPrChange w:id="6372" w:author="Steven" w:date="2022-04-18T14:11:00Z">
            <w:rPr>
              <w:ins w:id="6373" w:author="Steven" w:date="2022-04-01T16:01:00Z"/>
            </w:rPr>
          </w:rPrChange>
        </w:rPr>
        <w:pPrChange w:id="6374" w:author="Steven" w:date="2022-04-18T14:06:00Z">
          <w:pPr>
            <w:pStyle w:val="Heading2"/>
          </w:pPr>
        </w:pPrChange>
      </w:pPr>
      <w:ins w:id="6375" w:author="Steven" w:date="2022-04-01T16:01:00Z">
        <w:r w:rsidRPr="00BE5A55">
          <w:rPr>
            <w:szCs w:val="20"/>
            <w:rPrChange w:id="6376" w:author="Steven" w:date="2022-04-18T14:11:00Z">
              <w:rPr/>
            </w:rPrChange>
          </w:rPr>
          <w:t>&lt;</w:t>
        </w:r>
        <w:proofErr w:type="spellStart"/>
        <w:r w:rsidRPr="00BE5A55">
          <w:rPr>
            <w:szCs w:val="20"/>
            <w:rPrChange w:id="6377" w:author="Steven" w:date="2022-04-18T14:11:00Z">
              <w:rPr/>
            </w:rPrChange>
          </w:rPr>
          <w:t>common_properties</w:t>
        </w:r>
        <w:proofErr w:type="spellEnd"/>
        <w:r w:rsidRPr="00BE5A55">
          <w:rPr>
            <w:szCs w:val="20"/>
            <w:rPrChange w:id="6378" w:author="Steven" w:date="2022-04-18T14:11:00Z">
              <w:rPr/>
            </w:rPrChange>
          </w:rPr>
          <w:t xml:space="preserve"> type=”</w:t>
        </w:r>
        <w:proofErr w:type="spellStart"/>
        <w:r w:rsidRPr="00BE5A55">
          <w:rPr>
            <w:szCs w:val="20"/>
            <w:rPrChange w:id="6379" w:author="Steven" w:date="2022-04-18T14:11:00Z">
              <w:rPr/>
            </w:rPrChange>
          </w:rPr>
          <w:t>angio_properties</w:t>
        </w:r>
        <w:proofErr w:type="spellEnd"/>
        <w:r w:rsidRPr="00BE5A55">
          <w:rPr>
            <w:szCs w:val="20"/>
            <w:rPrChange w:id="6380" w:author="Steven" w:date="2022-04-18T14:11:00Z">
              <w:rPr/>
            </w:rPrChange>
          </w:rPr>
          <w:t>”&gt;</w:t>
        </w:r>
      </w:ins>
    </w:p>
    <w:p w14:paraId="52781302" w14:textId="3E0A2346" w:rsidR="005A2F67" w:rsidRPr="00BE5A55" w:rsidRDefault="005A2F67" w:rsidP="00195D31">
      <w:pPr>
        <w:pStyle w:val="Code0"/>
        <w:rPr>
          <w:ins w:id="6381" w:author="Steven" w:date="2022-04-01T16:01:00Z"/>
          <w:szCs w:val="20"/>
          <w:rPrChange w:id="6382" w:author="Steven" w:date="2022-04-18T14:11:00Z">
            <w:rPr>
              <w:ins w:id="6383" w:author="Steven" w:date="2022-04-01T16:01:00Z"/>
            </w:rPr>
          </w:rPrChange>
        </w:rPr>
        <w:pPrChange w:id="6384" w:author="Steven" w:date="2022-04-18T14:06:00Z">
          <w:pPr>
            <w:pStyle w:val="Heading2"/>
          </w:pPr>
        </w:pPrChange>
      </w:pPr>
      <w:ins w:id="6385" w:author="Steven" w:date="2022-04-01T16:01:00Z">
        <w:r w:rsidRPr="00BE5A55">
          <w:rPr>
            <w:szCs w:val="20"/>
            <w:rPrChange w:id="6386" w:author="Steven" w:date="2022-04-18T14:11:00Z">
              <w:rPr/>
            </w:rPrChange>
          </w:rPr>
          <w:tab/>
          <w:t>…</w:t>
        </w:r>
      </w:ins>
    </w:p>
    <w:p w14:paraId="25F81397" w14:textId="0AFE7B59" w:rsidR="005A2F67" w:rsidRPr="00BE5A55" w:rsidRDefault="005A2F67" w:rsidP="00195D31">
      <w:pPr>
        <w:pStyle w:val="Code0"/>
        <w:rPr>
          <w:ins w:id="6387" w:author="Steven" w:date="2022-04-01T15:26:00Z"/>
          <w:szCs w:val="20"/>
          <w:rPrChange w:id="6388" w:author="Steven" w:date="2022-04-18T14:11:00Z">
            <w:rPr>
              <w:ins w:id="6389" w:author="Steven" w:date="2022-04-01T15:26:00Z"/>
            </w:rPr>
          </w:rPrChange>
        </w:rPr>
        <w:pPrChange w:id="6390" w:author="Steven" w:date="2022-04-18T14:06:00Z">
          <w:pPr>
            <w:pStyle w:val="Heading2"/>
          </w:pPr>
        </w:pPrChange>
      </w:pPr>
      <w:ins w:id="6391" w:author="Steven" w:date="2022-04-01T16:01:00Z">
        <w:r w:rsidRPr="00BE5A55">
          <w:rPr>
            <w:szCs w:val="20"/>
            <w:rPrChange w:id="6392" w:author="Steven" w:date="2022-04-18T14:11:00Z">
              <w:rPr/>
            </w:rPrChange>
          </w:rPr>
          <w:t>&lt;/</w:t>
        </w:r>
        <w:proofErr w:type="spellStart"/>
        <w:r w:rsidRPr="00BE5A55">
          <w:rPr>
            <w:szCs w:val="20"/>
            <w:rPrChange w:id="6393" w:author="Steven" w:date="2022-04-18T14:11:00Z">
              <w:rPr/>
            </w:rPrChange>
          </w:rPr>
          <w:t>common_properties</w:t>
        </w:r>
        <w:proofErr w:type="spellEnd"/>
        <w:r w:rsidRPr="00BE5A55">
          <w:rPr>
            <w:szCs w:val="20"/>
            <w:rPrChange w:id="6394" w:author="Steven" w:date="2022-04-18T14:11:00Z">
              <w:rPr/>
            </w:rPrChange>
          </w:rPr>
          <w:t>&gt;</w:t>
        </w:r>
      </w:ins>
    </w:p>
    <w:p w14:paraId="042E4ECA" w14:textId="20F1CBB0" w:rsidR="002D1764" w:rsidRDefault="002D1764">
      <w:pPr>
        <w:pStyle w:val="Heading3"/>
        <w:rPr>
          <w:ins w:id="6395" w:author="Steven" w:date="2022-04-01T15:27:00Z"/>
        </w:rPr>
        <w:pPrChange w:id="6396" w:author="Steven" w:date="2022-04-01T15:26:00Z">
          <w:pPr>
            <w:pStyle w:val="Heading2"/>
          </w:pPr>
        </w:pPrChange>
      </w:pPr>
      <w:bookmarkStart w:id="6397" w:name="_Toc99726177"/>
      <w:ins w:id="6398" w:author="Steven" w:date="2022-04-01T15:27:00Z">
        <w:r>
          <w:t>Vessel Material Properties</w:t>
        </w:r>
        <w:bookmarkEnd w:id="6397"/>
      </w:ins>
    </w:p>
    <w:p w14:paraId="1120073C" w14:textId="15759072" w:rsidR="002D1764" w:rsidRDefault="002D1764">
      <w:pPr>
        <w:rPr>
          <w:ins w:id="6399" w:author="Steven" w:date="2022-04-01T16:00:00Z"/>
        </w:rPr>
        <w:pPrChange w:id="6400" w:author="Steven" w:date="2022-04-01T15:27:00Z">
          <w:pPr>
            <w:pStyle w:val="Heading2"/>
          </w:pPr>
        </w:pPrChange>
      </w:pPr>
      <w:ins w:id="6401" w:author="Steven" w:date="2022-04-01T15:27:00Z">
        <w:r>
          <w:t xml:space="preserve">The simulation domain in AngioFE assumes that the solid portion of the domain is a mixture of collagen fibrils and microvessel fragments. This mixture is weighted by the volume fraction of each solid component. While the collagen fibril properties are specified in the matrix section, vessel properties are </w:t>
        </w:r>
      </w:ins>
      <w:ins w:id="6402" w:author="Steven" w:date="2022-04-01T16:00:00Z">
        <w:r w:rsidR="005A2F67">
          <w:t>specified within the common properties tag.</w:t>
        </w:r>
      </w:ins>
    </w:p>
    <w:p w14:paraId="6E80C6AA" w14:textId="77777777" w:rsidR="005A2F67" w:rsidRPr="00BE5A55" w:rsidRDefault="005A2F67" w:rsidP="00195D31">
      <w:pPr>
        <w:pStyle w:val="Code0"/>
        <w:rPr>
          <w:ins w:id="6403" w:author="Steven" w:date="2022-04-01T16:01:00Z"/>
          <w:szCs w:val="20"/>
          <w:rPrChange w:id="6404" w:author="Steven" w:date="2022-04-18T14:11:00Z">
            <w:rPr>
              <w:ins w:id="6405" w:author="Steven" w:date="2022-04-01T16:01:00Z"/>
            </w:rPr>
          </w:rPrChange>
        </w:rPr>
        <w:pPrChange w:id="6406" w:author="Steven" w:date="2022-04-18T14:06:00Z">
          <w:pPr/>
        </w:pPrChange>
      </w:pPr>
      <w:ins w:id="6407" w:author="Steven" w:date="2022-04-01T16:01:00Z">
        <w:r w:rsidRPr="00BE5A55">
          <w:rPr>
            <w:szCs w:val="20"/>
            <w:rPrChange w:id="6408" w:author="Steven" w:date="2022-04-18T14:11:00Z">
              <w:rPr/>
            </w:rPrChange>
          </w:rPr>
          <w:tab/>
          <w:t xml:space="preserve">  &lt;vessel type="viscoelastic"&gt;</w:t>
        </w:r>
      </w:ins>
    </w:p>
    <w:p w14:paraId="5D524976" w14:textId="77777777" w:rsidR="005A2F67" w:rsidRPr="00BE5A55" w:rsidRDefault="005A2F67" w:rsidP="00195D31">
      <w:pPr>
        <w:pStyle w:val="Code0"/>
        <w:rPr>
          <w:ins w:id="6409" w:author="Steven" w:date="2022-04-01T16:01:00Z"/>
          <w:szCs w:val="20"/>
          <w:rPrChange w:id="6410" w:author="Steven" w:date="2022-04-18T14:11:00Z">
            <w:rPr>
              <w:ins w:id="6411" w:author="Steven" w:date="2022-04-01T16:01:00Z"/>
            </w:rPr>
          </w:rPrChange>
        </w:rPr>
        <w:pPrChange w:id="6412" w:author="Steven" w:date="2022-04-18T14:06:00Z">
          <w:pPr>
            <w:pStyle w:val="Code0"/>
          </w:pPr>
        </w:pPrChange>
      </w:pPr>
      <w:ins w:id="6413" w:author="Steven" w:date="2022-04-01T16:01:00Z">
        <w:r w:rsidRPr="00BE5A55">
          <w:rPr>
            <w:szCs w:val="20"/>
            <w:rPrChange w:id="6414" w:author="Steven" w:date="2022-04-18T14:11:00Z">
              <w:rPr/>
            </w:rPrChange>
          </w:rPr>
          <w:tab/>
          <w:t xml:space="preserve">    &lt;t1&gt;1.25e-5&lt;/t1&gt;</w:t>
        </w:r>
      </w:ins>
    </w:p>
    <w:p w14:paraId="38D92EAD" w14:textId="77777777" w:rsidR="005A2F67" w:rsidRPr="00BE5A55" w:rsidRDefault="005A2F67" w:rsidP="00195D31">
      <w:pPr>
        <w:pStyle w:val="Code0"/>
        <w:rPr>
          <w:ins w:id="6415" w:author="Steven" w:date="2022-04-01T16:01:00Z"/>
          <w:szCs w:val="20"/>
          <w:rPrChange w:id="6416" w:author="Steven" w:date="2022-04-18T14:11:00Z">
            <w:rPr>
              <w:ins w:id="6417" w:author="Steven" w:date="2022-04-01T16:01:00Z"/>
            </w:rPr>
          </w:rPrChange>
        </w:rPr>
        <w:pPrChange w:id="6418" w:author="Steven" w:date="2022-04-18T14:06:00Z">
          <w:pPr>
            <w:pStyle w:val="Code0"/>
          </w:pPr>
        </w:pPrChange>
      </w:pPr>
      <w:ins w:id="6419" w:author="Steven" w:date="2022-04-01T16:01:00Z">
        <w:r w:rsidRPr="00BE5A55">
          <w:rPr>
            <w:szCs w:val="20"/>
            <w:rPrChange w:id="6420" w:author="Steven" w:date="2022-04-18T14:11:00Z">
              <w:rPr/>
            </w:rPrChange>
          </w:rPr>
          <w:tab/>
          <w:t xml:space="preserve">    &lt;g0&gt;0.0&lt;/g0&gt;</w:t>
        </w:r>
      </w:ins>
    </w:p>
    <w:p w14:paraId="7EE07185" w14:textId="77777777" w:rsidR="005A2F67" w:rsidRPr="00BE5A55" w:rsidRDefault="005A2F67" w:rsidP="00195D31">
      <w:pPr>
        <w:pStyle w:val="Code0"/>
        <w:rPr>
          <w:ins w:id="6421" w:author="Steven" w:date="2022-04-01T16:01:00Z"/>
          <w:szCs w:val="20"/>
          <w:rPrChange w:id="6422" w:author="Steven" w:date="2022-04-18T14:11:00Z">
            <w:rPr>
              <w:ins w:id="6423" w:author="Steven" w:date="2022-04-01T16:01:00Z"/>
            </w:rPr>
          </w:rPrChange>
        </w:rPr>
        <w:pPrChange w:id="6424" w:author="Steven" w:date="2022-04-18T14:06:00Z">
          <w:pPr>
            <w:pStyle w:val="Code0"/>
          </w:pPr>
        </w:pPrChange>
      </w:pPr>
      <w:ins w:id="6425" w:author="Steven" w:date="2022-04-01T16:01:00Z">
        <w:r w:rsidRPr="00BE5A55">
          <w:rPr>
            <w:szCs w:val="20"/>
            <w:rPrChange w:id="6426" w:author="Steven" w:date="2022-04-18T14:11:00Z">
              <w:rPr/>
            </w:rPrChange>
          </w:rPr>
          <w:tab/>
          <w:t xml:space="preserve">    &lt;g1&gt;1.0&lt;/g1&gt;</w:t>
        </w:r>
      </w:ins>
    </w:p>
    <w:p w14:paraId="036FF0E2" w14:textId="77777777" w:rsidR="005A2F67" w:rsidRPr="00BE5A55" w:rsidRDefault="005A2F67" w:rsidP="00195D31">
      <w:pPr>
        <w:pStyle w:val="Code0"/>
        <w:rPr>
          <w:ins w:id="6427" w:author="Steven" w:date="2022-04-01T16:01:00Z"/>
          <w:szCs w:val="20"/>
          <w:rPrChange w:id="6428" w:author="Steven" w:date="2022-04-18T14:11:00Z">
            <w:rPr>
              <w:ins w:id="6429" w:author="Steven" w:date="2022-04-01T16:01:00Z"/>
            </w:rPr>
          </w:rPrChange>
        </w:rPr>
        <w:pPrChange w:id="6430" w:author="Steven" w:date="2022-04-18T14:06:00Z">
          <w:pPr>
            <w:pStyle w:val="Code0"/>
          </w:pPr>
        </w:pPrChange>
      </w:pPr>
      <w:ins w:id="6431" w:author="Steven" w:date="2022-04-01T16:01:00Z">
        <w:r w:rsidRPr="00BE5A55">
          <w:rPr>
            <w:szCs w:val="20"/>
            <w:rPrChange w:id="6432" w:author="Steven" w:date="2022-04-18T14:11:00Z">
              <w:rPr/>
            </w:rPrChange>
          </w:rPr>
          <w:tab/>
          <w:t xml:space="preserve">    &lt;elastic type="neo-Hookean"&gt;</w:t>
        </w:r>
      </w:ins>
    </w:p>
    <w:p w14:paraId="7878C16D" w14:textId="77777777" w:rsidR="005A2F67" w:rsidRPr="00BE5A55" w:rsidRDefault="005A2F67" w:rsidP="00195D31">
      <w:pPr>
        <w:pStyle w:val="Code0"/>
        <w:rPr>
          <w:ins w:id="6433" w:author="Steven" w:date="2022-04-01T16:01:00Z"/>
          <w:szCs w:val="20"/>
          <w:rPrChange w:id="6434" w:author="Steven" w:date="2022-04-18T14:11:00Z">
            <w:rPr>
              <w:ins w:id="6435" w:author="Steven" w:date="2022-04-01T16:01:00Z"/>
            </w:rPr>
          </w:rPrChange>
        </w:rPr>
        <w:pPrChange w:id="6436" w:author="Steven" w:date="2022-04-18T14:06:00Z">
          <w:pPr>
            <w:pStyle w:val="Code0"/>
          </w:pPr>
        </w:pPrChange>
      </w:pPr>
      <w:ins w:id="6437" w:author="Steven" w:date="2022-04-01T16:01:00Z">
        <w:r w:rsidRPr="00BE5A55">
          <w:rPr>
            <w:szCs w:val="20"/>
            <w:rPrChange w:id="6438" w:author="Steven" w:date="2022-04-18T14:11:00Z">
              <w:rPr/>
            </w:rPrChange>
          </w:rPr>
          <w:tab/>
          <w:t xml:space="preserve">      &lt;E&gt;2.38e6&lt;/E&gt;</w:t>
        </w:r>
      </w:ins>
    </w:p>
    <w:p w14:paraId="4BA15CB2" w14:textId="77777777" w:rsidR="005A2F67" w:rsidRPr="00BE5A55" w:rsidRDefault="005A2F67" w:rsidP="00195D31">
      <w:pPr>
        <w:pStyle w:val="Code0"/>
        <w:rPr>
          <w:ins w:id="6439" w:author="Steven" w:date="2022-04-01T16:01:00Z"/>
          <w:szCs w:val="20"/>
          <w:rPrChange w:id="6440" w:author="Steven" w:date="2022-04-18T14:11:00Z">
            <w:rPr>
              <w:ins w:id="6441" w:author="Steven" w:date="2022-04-01T16:01:00Z"/>
            </w:rPr>
          </w:rPrChange>
        </w:rPr>
        <w:pPrChange w:id="6442" w:author="Steven" w:date="2022-04-18T14:06:00Z">
          <w:pPr>
            <w:pStyle w:val="Code0"/>
          </w:pPr>
        </w:pPrChange>
      </w:pPr>
      <w:ins w:id="6443" w:author="Steven" w:date="2022-04-01T16:01:00Z">
        <w:r w:rsidRPr="00BE5A55">
          <w:rPr>
            <w:szCs w:val="20"/>
            <w:rPrChange w:id="6444" w:author="Steven" w:date="2022-04-18T14:11:00Z">
              <w:rPr/>
            </w:rPrChange>
          </w:rPr>
          <w:tab/>
          <w:t xml:space="preserve">      &lt;v&gt;0.0&lt;/v&gt;</w:t>
        </w:r>
      </w:ins>
    </w:p>
    <w:p w14:paraId="086DFA4D" w14:textId="77777777" w:rsidR="005A2F67" w:rsidRPr="00BE5A55" w:rsidRDefault="005A2F67" w:rsidP="00195D31">
      <w:pPr>
        <w:pStyle w:val="Code0"/>
        <w:rPr>
          <w:ins w:id="6445" w:author="Steven" w:date="2022-04-01T16:01:00Z"/>
          <w:szCs w:val="20"/>
          <w:rPrChange w:id="6446" w:author="Steven" w:date="2022-04-18T14:11:00Z">
            <w:rPr>
              <w:ins w:id="6447" w:author="Steven" w:date="2022-04-01T16:01:00Z"/>
            </w:rPr>
          </w:rPrChange>
        </w:rPr>
        <w:pPrChange w:id="6448" w:author="Steven" w:date="2022-04-18T14:06:00Z">
          <w:pPr>
            <w:pStyle w:val="Code0"/>
          </w:pPr>
        </w:pPrChange>
      </w:pPr>
      <w:ins w:id="6449" w:author="Steven" w:date="2022-04-01T16:01:00Z">
        <w:r w:rsidRPr="00BE5A55">
          <w:rPr>
            <w:szCs w:val="20"/>
            <w:rPrChange w:id="6450" w:author="Steven" w:date="2022-04-18T14:11:00Z">
              <w:rPr/>
            </w:rPrChange>
          </w:rPr>
          <w:tab/>
          <w:t xml:space="preserve">    &lt;/elastic&gt;</w:t>
        </w:r>
      </w:ins>
    </w:p>
    <w:p w14:paraId="5A333330" w14:textId="6D5653B1" w:rsidR="005A2F67" w:rsidRPr="00BE5A55" w:rsidRDefault="005A2F67" w:rsidP="00195D31">
      <w:pPr>
        <w:pStyle w:val="Code0"/>
        <w:rPr>
          <w:ins w:id="6451" w:author="Steven" w:date="2022-04-01T16:01:00Z"/>
          <w:szCs w:val="20"/>
          <w:rPrChange w:id="6452" w:author="Steven" w:date="2022-04-18T14:11:00Z">
            <w:rPr>
              <w:ins w:id="6453" w:author="Steven" w:date="2022-04-01T16:01:00Z"/>
            </w:rPr>
          </w:rPrChange>
        </w:rPr>
        <w:pPrChange w:id="6454" w:author="Steven" w:date="2022-04-18T14:06:00Z">
          <w:pPr>
            <w:pStyle w:val="Heading2"/>
          </w:pPr>
        </w:pPrChange>
      </w:pPr>
      <w:ins w:id="6455" w:author="Steven" w:date="2022-04-01T16:01:00Z">
        <w:r w:rsidRPr="00BE5A55">
          <w:rPr>
            <w:szCs w:val="20"/>
            <w:rPrChange w:id="6456" w:author="Steven" w:date="2022-04-18T14:11:00Z">
              <w:rPr/>
            </w:rPrChange>
          </w:rPr>
          <w:tab/>
          <w:t xml:space="preserve">  &lt;/vessel&gt;</w:t>
        </w:r>
      </w:ins>
    </w:p>
    <w:p w14:paraId="23D58DBC" w14:textId="1DBA58AE" w:rsidR="007D3388" w:rsidRDefault="007D3388">
      <w:pPr>
        <w:pStyle w:val="Heading3"/>
        <w:rPr>
          <w:ins w:id="6457" w:author="Steven" w:date="2022-04-01T16:01:00Z"/>
        </w:rPr>
        <w:pPrChange w:id="6458" w:author="Steven" w:date="2022-04-01T16:01:00Z">
          <w:pPr>
            <w:pStyle w:val="Heading2"/>
          </w:pPr>
        </w:pPrChange>
      </w:pPr>
      <w:bookmarkStart w:id="6459" w:name="_Toc99726178"/>
      <w:ins w:id="6460" w:author="Steven" w:date="2022-04-01T16:01:00Z">
        <w:r>
          <w:t>Fragment Seeder</w:t>
        </w:r>
        <w:bookmarkEnd w:id="6459"/>
      </w:ins>
    </w:p>
    <w:p w14:paraId="22E7FDD8" w14:textId="6DD9807E" w:rsidR="007D3388" w:rsidRDefault="007D3388">
      <w:pPr>
        <w:rPr>
          <w:ins w:id="6461" w:author="Steven" w:date="2022-04-01T16:11:00Z"/>
        </w:rPr>
        <w:pPrChange w:id="6462" w:author="Steven" w:date="2022-04-01T16:10:00Z">
          <w:pPr>
            <w:pStyle w:val="Heading2"/>
          </w:pPr>
        </w:pPrChange>
      </w:pPr>
      <w:ins w:id="6463" w:author="Steven" w:date="2022-04-01T16:01:00Z">
        <w:r>
          <w:t xml:space="preserve">The fragment seeder dictates how the initial vessel fragments are created as well as how many are generated per material. There are a few options for specifying this. Each type of fragment seeder </w:t>
        </w:r>
      </w:ins>
      <w:ins w:id="6464" w:author="Steven" w:date="2022-04-01T16:03:00Z">
        <w:r>
          <w:t xml:space="preserve">requires </w:t>
        </w:r>
      </w:ins>
      <w:ins w:id="6465" w:author="Steven" w:date="2022-04-01T16:11:00Z">
        <w:r w:rsidR="00BB78D3">
          <w:t xml:space="preserve">definition of </w:t>
        </w:r>
      </w:ins>
      <w:ins w:id="6466" w:author="Steven" w:date="2022-04-01T16:03:00Z">
        <w:r>
          <w:t xml:space="preserve">the number of fragments </w:t>
        </w:r>
      </w:ins>
      <w:ins w:id="6467" w:author="Steven" w:date="2022-04-01T16:11:00Z">
        <w:r w:rsidR="00BB78D3">
          <w:t>(</w:t>
        </w:r>
        <w:proofErr w:type="spellStart"/>
        <w:r w:rsidR="00BB78D3" w:rsidRPr="00BB78D3">
          <w:rPr>
            <w:i/>
            <w:rPrChange w:id="6468" w:author="Steven" w:date="2022-04-01T16:11:00Z">
              <w:rPr>
                <w:b w:val="0"/>
                <w:bCs w:val="0"/>
                <w:iCs w:val="0"/>
              </w:rPr>
            </w:rPrChange>
          </w:rPr>
          <w:t>n</w:t>
        </w:r>
        <w:r w:rsidR="00BB78D3" w:rsidRPr="00BB78D3">
          <w:rPr>
            <w:i/>
            <w:vertAlign w:val="subscript"/>
            <w:rPrChange w:id="6469" w:author="Steven" w:date="2022-04-01T16:11:00Z">
              <w:rPr>
                <w:b w:val="0"/>
                <w:bCs w:val="0"/>
                <w:iCs w:val="0"/>
              </w:rPr>
            </w:rPrChange>
          </w:rPr>
          <w:t>frag</w:t>
        </w:r>
        <w:proofErr w:type="spellEnd"/>
        <w:r w:rsidR="00BB78D3">
          <w:t xml:space="preserve">) </w:t>
        </w:r>
      </w:ins>
      <w:ins w:id="6470" w:author="Steven" w:date="2022-04-01T16:03:00Z">
        <w:r>
          <w:t xml:space="preserve">and </w:t>
        </w:r>
      </w:ins>
      <w:ins w:id="6471" w:author="Steven" w:date="2022-04-01T16:11:00Z">
        <w:r w:rsidR="00BB78D3">
          <w:t xml:space="preserve">the </w:t>
        </w:r>
      </w:ins>
      <w:ins w:id="6472" w:author="Steven" w:date="2022-04-01T16:03:00Z">
        <w:r>
          <w:t xml:space="preserve">initial segment length. </w:t>
        </w:r>
      </w:ins>
    </w:p>
    <w:p w14:paraId="4C234979" w14:textId="76C37887" w:rsidR="00BB78D3" w:rsidRDefault="00BB78D3">
      <w:pPr>
        <w:rPr>
          <w:ins w:id="6473" w:author="Steven" w:date="2022-04-01T16:12:00Z"/>
        </w:rPr>
        <w:pPrChange w:id="6474" w:author="Steven" w:date="2022-04-01T16:10:00Z">
          <w:pPr>
            <w:pStyle w:val="Heading2"/>
          </w:pPr>
        </w:pPrChange>
      </w:pPr>
    </w:p>
    <w:p w14:paraId="43F3D21F" w14:textId="3E3A285E" w:rsidR="00BB78D3" w:rsidRDefault="00BB78D3">
      <w:pPr>
        <w:pStyle w:val="Heading4"/>
        <w:rPr>
          <w:ins w:id="6475" w:author="Steven" w:date="2022-04-01T16:12:00Z"/>
          <w:rStyle w:val="SubtleEmphasis"/>
          <w:i w:val="0"/>
          <w:color w:val="auto"/>
        </w:rPr>
        <w:pPrChange w:id="6476" w:author="Steven" w:date="2022-04-01T16:12:00Z">
          <w:pPr>
            <w:pStyle w:val="Heading2"/>
          </w:pPr>
        </w:pPrChange>
      </w:pPr>
      <w:bookmarkStart w:id="6477" w:name="_Toc99726179"/>
      <w:ins w:id="6478" w:author="Steven" w:date="2022-04-01T16:12:00Z">
        <w:r w:rsidRPr="00BB78D3">
          <w:rPr>
            <w:rStyle w:val="SubtleEmphasis"/>
            <w:i w:val="0"/>
            <w:iCs w:val="0"/>
            <w:color w:val="auto"/>
            <w:rPrChange w:id="6479" w:author="Steven" w:date="2022-04-01T16:12:00Z">
              <w:rPr>
                <w:rStyle w:val="SubtleEmphasis"/>
                <w:iCs/>
              </w:rPr>
            </w:rPrChange>
          </w:rPr>
          <w:t>Initial segment length</w:t>
        </w:r>
        <w:bookmarkEnd w:id="6477"/>
      </w:ins>
    </w:p>
    <w:p w14:paraId="582B6EC5" w14:textId="3D963DE2" w:rsidR="00BB78D3" w:rsidRDefault="00BB78D3">
      <w:pPr>
        <w:rPr>
          <w:ins w:id="6480" w:author="Steven" w:date="2022-04-01T16:14:00Z"/>
        </w:rPr>
        <w:pPrChange w:id="6481" w:author="Steven" w:date="2022-04-01T16:12:00Z">
          <w:pPr>
            <w:pStyle w:val="Heading2"/>
          </w:pPr>
        </w:pPrChange>
      </w:pPr>
      <w:ins w:id="6482" w:author="Steven" w:date="2022-04-01T16:12:00Z">
        <w:r>
          <w:t xml:space="preserve">The initial segment length is prescribed as </w:t>
        </w:r>
      </w:ins>
      <w:ins w:id="6483" w:author="Steven" w:date="2022-04-01T16:13:00Z">
        <w:r>
          <w:t xml:space="preserve">a probability distribution. </w:t>
        </w:r>
        <w:proofErr w:type="gramStart"/>
        <w:r>
          <w:t>This probability distribution can either</w:t>
        </w:r>
        <w:proofErr w:type="gramEnd"/>
        <w:r>
          <w:t xml:space="preserve"> be a </w:t>
        </w:r>
      </w:ins>
      <w:ins w:id="6484" w:author="Steven" w:date="2022-04-01T17:16:00Z">
        <w:r w:rsidR="00F36010">
          <w:t xml:space="preserve">fixed </w:t>
        </w:r>
      </w:ins>
      <w:ins w:id="6485" w:author="Steven" w:date="2022-04-01T16:13:00Z">
        <w:r>
          <w:t xml:space="preserve">distribution (i.e. all vessels are the same initial length) or they can be </w:t>
        </w:r>
      </w:ins>
      <w:ins w:id="6486" w:author="Steven" w:date="2022-04-01T16:14:00Z">
        <w:r>
          <w:t xml:space="preserve">sampled from a probability distribution function (PDF) input as a </w:t>
        </w:r>
        <w:proofErr w:type="spellStart"/>
        <w:r>
          <w:t>loadcurve</w:t>
        </w:r>
      </w:ins>
      <w:proofErr w:type="spellEnd"/>
      <w:ins w:id="6487" w:author="Steven" w:date="2022-04-01T16:16:00Z">
        <w:r>
          <w:t xml:space="preserve"> by using the </w:t>
        </w:r>
        <w:r>
          <w:lastRenderedPageBreak/>
          <w:t>“</w:t>
        </w:r>
        <w:proofErr w:type="spellStart"/>
        <w:r>
          <w:t>prescribed_distribution</w:t>
        </w:r>
        <w:proofErr w:type="spellEnd"/>
        <w:r>
          <w:t>” distribution type</w:t>
        </w:r>
      </w:ins>
      <w:ins w:id="6488" w:author="Steven" w:date="2022-04-01T16:14:00Z">
        <w:r>
          <w:t xml:space="preserve">. For the latter option, the </w:t>
        </w:r>
        <w:proofErr w:type="spellStart"/>
        <w:r>
          <w:t>loadcurve</w:t>
        </w:r>
        <w:proofErr w:type="spellEnd"/>
        <w:r>
          <w:t xml:space="preserve"> points should be formatted as</w:t>
        </w:r>
      </w:ins>
      <w:ins w:id="6489" w:author="Steven" w:date="2022-04-01T16:15:00Z">
        <w:r>
          <w:t>:</w:t>
        </w:r>
      </w:ins>
      <w:ins w:id="6490" w:author="Steven" w:date="2022-04-01T16:14:00Z">
        <w:r>
          <w:t xml:space="preserve"> </w:t>
        </w:r>
      </w:ins>
    </w:p>
    <w:p w14:paraId="0A33C772" w14:textId="214B5338" w:rsidR="00BB78D3" w:rsidRPr="00BE5A55" w:rsidRDefault="00BB78D3" w:rsidP="00195D31">
      <w:pPr>
        <w:pStyle w:val="Code0"/>
        <w:rPr>
          <w:ins w:id="6491" w:author="Steven" w:date="2022-04-01T16:15:00Z"/>
          <w:szCs w:val="20"/>
          <w:rPrChange w:id="6492" w:author="Steven" w:date="2022-04-18T14:11:00Z">
            <w:rPr>
              <w:ins w:id="6493" w:author="Steven" w:date="2022-04-01T16:15:00Z"/>
            </w:rPr>
          </w:rPrChange>
        </w:rPr>
        <w:pPrChange w:id="6494" w:author="Steven" w:date="2022-04-18T14:06:00Z">
          <w:pPr>
            <w:pStyle w:val="Heading2"/>
          </w:pPr>
        </w:pPrChange>
      </w:pPr>
      <w:ins w:id="6495" w:author="Steven" w:date="2022-04-01T16:14:00Z">
        <w:r w:rsidRPr="00BE5A55">
          <w:rPr>
            <w:szCs w:val="20"/>
            <w:rPrChange w:id="6496" w:author="Steven" w:date="2022-04-18T14:11:00Z">
              <w:rPr/>
            </w:rPrChange>
          </w:rPr>
          <w:t>&lt;</w:t>
        </w:r>
        <w:proofErr w:type="gramStart"/>
        <w:r w:rsidRPr="00BE5A55">
          <w:rPr>
            <w:szCs w:val="20"/>
            <w:rPrChange w:id="6497" w:author="Steven" w:date="2022-04-18T14:11:00Z">
              <w:rPr/>
            </w:rPrChange>
          </w:rPr>
          <w:t>point&gt;</w:t>
        </w:r>
        <w:proofErr w:type="spellStart"/>
        <w:proofErr w:type="gramEnd"/>
        <w:r w:rsidRPr="00BE5A55">
          <w:rPr>
            <w:szCs w:val="20"/>
            <w:rPrChange w:id="6498" w:author="Steven" w:date="2022-04-18T14:11:00Z">
              <w:rPr/>
            </w:rPrChange>
          </w:rPr>
          <w:t>length,probability</w:t>
        </w:r>
        <w:proofErr w:type="spellEnd"/>
        <w:r w:rsidRPr="00BE5A55">
          <w:rPr>
            <w:szCs w:val="20"/>
            <w:rPrChange w:id="6499" w:author="Steven" w:date="2022-04-18T14:11:00Z">
              <w:rPr/>
            </w:rPrChange>
          </w:rPr>
          <w:t>&lt;/point&gt;</w:t>
        </w:r>
      </w:ins>
    </w:p>
    <w:p w14:paraId="61C4457D" w14:textId="5D25B0B8" w:rsidR="00BB78D3" w:rsidRPr="00BB78D3" w:rsidRDefault="00BB78D3">
      <w:pPr>
        <w:rPr>
          <w:ins w:id="6500" w:author="Steven" w:date="2022-04-01T16:04:00Z"/>
          <w:rPrChange w:id="6501" w:author="Steven" w:date="2022-04-01T16:12:00Z">
            <w:rPr>
              <w:ins w:id="6502" w:author="Steven" w:date="2022-04-01T16:04:00Z"/>
            </w:rPr>
          </w:rPrChange>
        </w:rPr>
        <w:pPrChange w:id="6503" w:author="Steven" w:date="2022-04-01T16:15:00Z">
          <w:pPr>
            <w:pStyle w:val="Heading2"/>
          </w:pPr>
        </w:pPrChange>
      </w:pPr>
      <w:ins w:id="6504" w:author="Steven" w:date="2022-04-01T16:15:00Z">
        <w:r>
          <w:t xml:space="preserve">Refer to section </w:t>
        </w:r>
        <w:r>
          <w:fldChar w:fldCharType="begin"/>
        </w:r>
        <w:r>
          <w:instrText xml:space="preserve"> REF _Ref99722164 \r \h </w:instrText>
        </w:r>
      </w:ins>
      <w:r>
        <w:fldChar w:fldCharType="separate"/>
      </w:r>
      <w:ins w:id="6505" w:author="Steven" w:date="2022-04-01T17:21:00Z">
        <w:r w:rsidR="007C576C">
          <w:t>6.19</w:t>
        </w:r>
      </w:ins>
      <w:ins w:id="6506" w:author="Steven" w:date="2022-04-01T16:15:00Z">
        <w:r>
          <w:fldChar w:fldCharType="end"/>
        </w:r>
        <w:r>
          <w:t xml:space="preserve"> for a list of </w:t>
        </w:r>
      </w:ins>
      <w:ins w:id="6507" w:author="Steven" w:date="2022-04-01T16:16:00Z">
        <w:r>
          <w:t xml:space="preserve">supported </w:t>
        </w:r>
      </w:ins>
      <w:ins w:id="6508" w:author="Steven" w:date="2022-04-01T16:15:00Z">
        <w:r>
          <w:t xml:space="preserve">probability </w:t>
        </w:r>
      </w:ins>
      <w:ins w:id="6509" w:author="Steven" w:date="2022-04-01T16:16:00Z">
        <w:r>
          <w:t>distributions.</w:t>
        </w:r>
      </w:ins>
    </w:p>
    <w:p w14:paraId="1ACCC546" w14:textId="22EC015E" w:rsidR="007D3388" w:rsidRDefault="007D3388">
      <w:pPr>
        <w:pStyle w:val="Heading4"/>
        <w:rPr>
          <w:ins w:id="6510" w:author="Steven" w:date="2022-04-01T16:04:00Z"/>
        </w:rPr>
        <w:pPrChange w:id="6511" w:author="Steven" w:date="2022-04-01T16:04:00Z">
          <w:pPr>
            <w:pStyle w:val="Heading2"/>
          </w:pPr>
        </w:pPrChange>
      </w:pPr>
      <w:bookmarkStart w:id="6512" w:name="_Toc99726180"/>
      <w:ins w:id="6513" w:author="Steven" w:date="2022-04-01T16:04:00Z">
        <w:r>
          <w:t>By Element Fragment Seeder Bidirectional</w:t>
        </w:r>
        <w:bookmarkEnd w:id="6512"/>
      </w:ins>
    </w:p>
    <w:p w14:paraId="33C6C049" w14:textId="40D5F597" w:rsidR="007D3388" w:rsidRDefault="007D3388">
      <w:pPr>
        <w:rPr>
          <w:ins w:id="6514" w:author="Steven" w:date="2022-04-01T16:06:00Z"/>
        </w:rPr>
        <w:pPrChange w:id="6515" w:author="Steven" w:date="2022-04-01T16:04:00Z">
          <w:pPr>
            <w:pStyle w:val="Heading2"/>
          </w:pPr>
        </w:pPrChange>
      </w:pPr>
      <w:ins w:id="6516" w:author="Steven" w:date="2022-04-01T16:04:00Z">
        <w:r>
          <w:t xml:space="preserve">The </w:t>
        </w:r>
      </w:ins>
      <w:ins w:id="6517" w:author="Steven" w:date="2022-04-01T16:07:00Z">
        <w:r>
          <w:t xml:space="preserve">by element </w:t>
        </w:r>
      </w:ins>
      <w:ins w:id="6518" w:author="Steven" w:date="2022-04-01T16:04:00Z">
        <w:r>
          <w:t xml:space="preserve">fragment seeder bidirectional type </w:t>
        </w:r>
      </w:ins>
      <w:ins w:id="6519" w:author="Steven" w:date="2022-04-01T16:05:00Z">
        <w:r>
          <w:t xml:space="preserve">randomly selects elements in the material to insert the new vessel. A point within the element is chosen as the center of the vessel. During the initialization step, </w:t>
        </w:r>
      </w:ins>
      <w:ins w:id="6520" w:author="Steven" w:date="2022-04-01T16:06:00Z">
        <w:r>
          <w:t>each end of the vessel “grows” until the specified initial segment length is reached.</w:t>
        </w:r>
      </w:ins>
    </w:p>
    <w:p w14:paraId="5AFB43F6" w14:textId="77777777" w:rsidR="007D3388" w:rsidRPr="00BE5A55" w:rsidRDefault="007D3388" w:rsidP="00195D31">
      <w:pPr>
        <w:pStyle w:val="Code0"/>
        <w:rPr>
          <w:ins w:id="6521" w:author="Steven" w:date="2022-04-01T16:06:00Z"/>
          <w:szCs w:val="20"/>
          <w:rPrChange w:id="6522" w:author="Steven" w:date="2022-04-18T14:11:00Z">
            <w:rPr>
              <w:ins w:id="6523" w:author="Steven" w:date="2022-04-01T16:06:00Z"/>
            </w:rPr>
          </w:rPrChange>
        </w:rPr>
        <w:pPrChange w:id="6524" w:author="Steven" w:date="2022-04-18T14:06:00Z">
          <w:pPr/>
        </w:pPrChange>
      </w:pPr>
      <w:ins w:id="6525" w:author="Steven" w:date="2022-04-01T16:06:00Z">
        <w:r w:rsidRPr="00BE5A55">
          <w:rPr>
            <w:szCs w:val="20"/>
            <w:rPrChange w:id="6526" w:author="Steven" w:date="2022-04-18T14:11:00Z">
              <w:rPr/>
            </w:rPrChange>
          </w:rPr>
          <w:tab/>
          <w:t xml:space="preserve">  &lt;</w:t>
        </w:r>
        <w:proofErr w:type="spellStart"/>
        <w:r w:rsidRPr="00BE5A55">
          <w:rPr>
            <w:szCs w:val="20"/>
            <w:rPrChange w:id="6527" w:author="Steven" w:date="2022-04-18T14:11:00Z">
              <w:rPr/>
            </w:rPrChange>
          </w:rPr>
          <w:t>fragment_seeder</w:t>
        </w:r>
        <w:proofErr w:type="spellEnd"/>
        <w:r w:rsidRPr="00BE5A55">
          <w:rPr>
            <w:szCs w:val="20"/>
            <w:rPrChange w:id="6528" w:author="Steven" w:date="2022-04-18T14:11:00Z">
              <w:rPr/>
            </w:rPrChange>
          </w:rPr>
          <w:t xml:space="preserve"> type="</w:t>
        </w:r>
        <w:proofErr w:type="spellStart"/>
        <w:r w:rsidRPr="00BE5A55">
          <w:rPr>
            <w:szCs w:val="20"/>
            <w:rPrChange w:id="6529" w:author="Steven" w:date="2022-04-18T14:11:00Z">
              <w:rPr/>
            </w:rPrChange>
          </w:rPr>
          <w:t>by_element_fragment_seeder_bidirectional</w:t>
        </w:r>
        <w:proofErr w:type="spellEnd"/>
        <w:r w:rsidRPr="00BE5A55">
          <w:rPr>
            <w:szCs w:val="20"/>
            <w:rPrChange w:id="6530" w:author="Steven" w:date="2022-04-18T14:11:00Z">
              <w:rPr/>
            </w:rPrChange>
          </w:rPr>
          <w:t>"&gt;</w:t>
        </w:r>
      </w:ins>
    </w:p>
    <w:p w14:paraId="746B1A57" w14:textId="77777777" w:rsidR="007D3388" w:rsidRPr="00BE5A55" w:rsidRDefault="007D3388" w:rsidP="00195D31">
      <w:pPr>
        <w:pStyle w:val="Code0"/>
        <w:rPr>
          <w:ins w:id="6531" w:author="Steven" w:date="2022-04-01T16:06:00Z"/>
          <w:szCs w:val="20"/>
          <w:rPrChange w:id="6532" w:author="Steven" w:date="2022-04-18T14:11:00Z">
            <w:rPr>
              <w:ins w:id="6533" w:author="Steven" w:date="2022-04-01T16:06:00Z"/>
            </w:rPr>
          </w:rPrChange>
        </w:rPr>
        <w:pPrChange w:id="6534" w:author="Steven" w:date="2022-04-18T14:06:00Z">
          <w:pPr>
            <w:pStyle w:val="Code0"/>
          </w:pPr>
        </w:pPrChange>
      </w:pPr>
      <w:ins w:id="6535" w:author="Steven" w:date="2022-04-01T16:06:00Z">
        <w:r w:rsidRPr="00BE5A55">
          <w:rPr>
            <w:szCs w:val="20"/>
            <w:rPrChange w:id="6536" w:author="Steven" w:date="2022-04-18T14:11:00Z">
              <w:rPr/>
            </w:rPrChange>
          </w:rPr>
          <w:tab/>
          <w:t xml:space="preserve">    &lt;</w:t>
        </w:r>
        <w:proofErr w:type="spellStart"/>
        <w:r w:rsidRPr="00BE5A55">
          <w:rPr>
            <w:szCs w:val="20"/>
            <w:rPrChange w:id="6537" w:author="Steven" w:date="2022-04-18T14:11:00Z">
              <w:rPr/>
            </w:rPrChange>
          </w:rPr>
          <w:t>number_fragments</w:t>
        </w:r>
        <w:proofErr w:type="spellEnd"/>
        <w:r w:rsidRPr="00BE5A55">
          <w:rPr>
            <w:szCs w:val="20"/>
            <w:rPrChange w:id="6538" w:author="Steven" w:date="2022-04-18T14:11:00Z">
              <w:rPr/>
            </w:rPrChange>
          </w:rPr>
          <w:t>&gt;135&lt;/</w:t>
        </w:r>
        <w:proofErr w:type="spellStart"/>
        <w:r w:rsidRPr="00BE5A55">
          <w:rPr>
            <w:szCs w:val="20"/>
            <w:rPrChange w:id="6539" w:author="Steven" w:date="2022-04-18T14:11:00Z">
              <w:rPr/>
            </w:rPrChange>
          </w:rPr>
          <w:t>number_fragments</w:t>
        </w:r>
        <w:proofErr w:type="spellEnd"/>
        <w:r w:rsidRPr="00BE5A55">
          <w:rPr>
            <w:szCs w:val="20"/>
            <w:rPrChange w:id="6540" w:author="Steven" w:date="2022-04-18T14:11:00Z">
              <w:rPr/>
            </w:rPrChange>
          </w:rPr>
          <w:t>&gt;</w:t>
        </w:r>
      </w:ins>
    </w:p>
    <w:p w14:paraId="4BDE83F9" w14:textId="77777777" w:rsidR="007D3388" w:rsidRPr="00BE5A55" w:rsidRDefault="007D3388" w:rsidP="00195D31">
      <w:pPr>
        <w:pStyle w:val="Code0"/>
        <w:rPr>
          <w:ins w:id="6541" w:author="Steven" w:date="2022-04-01T16:06:00Z"/>
          <w:szCs w:val="20"/>
          <w:rPrChange w:id="6542" w:author="Steven" w:date="2022-04-18T14:11:00Z">
            <w:rPr>
              <w:ins w:id="6543" w:author="Steven" w:date="2022-04-01T16:06:00Z"/>
            </w:rPr>
          </w:rPrChange>
        </w:rPr>
        <w:pPrChange w:id="6544" w:author="Steven" w:date="2022-04-18T14:06:00Z">
          <w:pPr>
            <w:pStyle w:val="Code0"/>
          </w:pPr>
        </w:pPrChange>
      </w:pPr>
      <w:ins w:id="6545" w:author="Steven" w:date="2022-04-01T16:06:00Z">
        <w:r w:rsidRPr="00BE5A55">
          <w:rPr>
            <w:szCs w:val="20"/>
            <w:rPrChange w:id="6546" w:author="Steven" w:date="2022-04-18T14:11:00Z">
              <w:rPr/>
            </w:rPrChange>
          </w:rPr>
          <w:tab/>
          <w:t xml:space="preserve">    &lt;</w:t>
        </w:r>
        <w:proofErr w:type="spellStart"/>
        <w:r w:rsidRPr="00BE5A55">
          <w:rPr>
            <w:szCs w:val="20"/>
            <w:rPrChange w:id="6547" w:author="Steven" w:date="2022-04-18T14:11:00Z">
              <w:rPr/>
            </w:rPrChange>
          </w:rPr>
          <w:t>initial_segment_length</w:t>
        </w:r>
        <w:proofErr w:type="spellEnd"/>
        <w:r w:rsidRPr="00BE5A55">
          <w:rPr>
            <w:szCs w:val="20"/>
            <w:rPrChange w:id="6548" w:author="Steven" w:date="2022-04-18T14:11:00Z">
              <w:rPr/>
            </w:rPrChange>
          </w:rPr>
          <w:t xml:space="preserve"> type="</w:t>
        </w:r>
        <w:proofErr w:type="spellStart"/>
        <w:r w:rsidRPr="00BE5A55">
          <w:rPr>
            <w:szCs w:val="20"/>
            <w:rPrChange w:id="6549" w:author="Steven" w:date="2022-04-18T14:11:00Z">
              <w:rPr/>
            </w:rPrChange>
          </w:rPr>
          <w:t>prescribed_distribution</w:t>
        </w:r>
        <w:proofErr w:type="spellEnd"/>
        <w:r w:rsidRPr="00BE5A55">
          <w:rPr>
            <w:szCs w:val="20"/>
            <w:rPrChange w:id="6550" w:author="Steven" w:date="2022-04-18T14:11:00Z">
              <w:rPr/>
            </w:rPrChange>
          </w:rPr>
          <w:t>"&gt;</w:t>
        </w:r>
      </w:ins>
    </w:p>
    <w:p w14:paraId="3279D7C7" w14:textId="77777777" w:rsidR="007D3388" w:rsidRPr="00BE5A55" w:rsidRDefault="007D3388" w:rsidP="00195D31">
      <w:pPr>
        <w:pStyle w:val="Code0"/>
        <w:rPr>
          <w:ins w:id="6551" w:author="Steven" w:date="2022-04-01T16:06:00Z"/>
          <w:szCs w:val="20"/>
          <w:rPrChange w:id="6552" w:author="Steven" w:date="2022-04-18T14:11:00Z">
            <w:rPr>
              <w:ins w:id="6553" w:author="Steven" w:date="2022-04-01T16:06:00Z"/>
            </w:rPr>
          </w:rPrChange>
        </w:rPr>
        <w:pPrChange w:id="6554" w:author="Steven" w:date="2022-04-18T14:06:00Z">
          <w:pPr>
            <w:pStyle w:val="Code0"/>
          </w:pPr>
        </w:pPrChange>
      </w:pPr>
      <w:ins w:id="6555" w:author="Steven" w:date="2022-04-01T16:06:00Z">
        <w:r w:rsidRPr="00BE5A55">
          <w:rPr>
            <w:szCs w:val="20"/>
            <w:rPrChange w:id="6556" w:author="Steven" w:date="2022-04-18T14:11:00Z">
              <w:rPr/>
            </w:rPrChange>
          </w:rPr>
          <w:tab/>
          <w:t xml:space="preserve">      &lt;distribution </w:t>
        </w:r>
        <w:proofErr w:type="spellStart"/>
        <w:r w:rsidRPr="00BE5A55">
          <w:rPr>
            <w:szCs w:val="20"/>
            <w:rPrChange w:id="6557" w:author="Steven" w:date="2022-04-18T14:11:00Z">
              <w:rPr/>
            </w:rPrChange>
          </w:rPr>
          <w:t>lc</w:t>
        </w:r>
        <w:proofErr w:type="spellEnd"/>
        <w:r w:rsidRPr="00BE5A55">
          <w:rPr>
            <w:szCs w:val="20"/>
            <w:rPrChange w:id="6558" w:author="Steven" w:date="2022-04-18T14:11:00Z">
              <w:rPr/>
            </w:rPrChange>
          </w:rPr>
          <w:t>="1"/&gt;</w:t>
        </w:r>
      </w:ins>
    </w:p>
    <w:p w14:paraId="0757AB7D" w14:textId="77777777" w:rsidR="007D3388" w:rsidRPr="00BE5A55" w:rsidRDefault="007D3388" w:rsidP="00195D31">
      <w:pPr>
        <w:pStyle w:val="Code0"/>
        <w:rPr>
          <w:ins w:id="6559" w:author="Steven" w:date="2022-04-01T16:06:00Z"/>
          <w:szCs w:val="20"/>
          <w:rPrChange w:id="6560" w:author="Steven" w:date="2022-04-18T14:11:00Z">
            <w:rPr>
              <w:ins w:id="6561" w:author="Steven" w:date="2022-04-01T16:06:00Z"/>
            </w:rPr>
          </w:rPrChange>
        </w:rPr>
        <w:pPrChange w:id="6562" w:author="Steven" w:date="2022-04-18T14:06:00Z">
          <w:pPr>
            <w:pStyle w:val="Code0"/>
          </w:pPr>
        </w:pPrChange>
      </w:pPr>
      <w:ins w:id="6563" w:author="Steven" w:date="2022-04-01T16:06:00Z">
        <w:r w:rsidRPr="00BE5A55">
          <w:rPr>
            <w:szCs w:val="20"/>
            <w:rPrChange w:id="6564" w:author="Steven" w:date="2022-04-18T14:11:00Z">
              <w:rPr/>
            </w:rPrChange>
          </w:rPr>
          <w:tab/>
          <w:t xml:space="preserve">    &lt;/</w:t>
        </w:r>
        <w:proofErr w:type="spellStart"/>
        <w:r w:rsidRPr="00BE5A55">
          <w:rPr>
            <w:szCs w:val="20"/>
            <w:rPrChange w:id="6565" w:author="Steven" w:date="2022-04-18T14:11:00Z">
              <w:rPr/>
            </w:rPrChange>
          </w:rPr>
          <w:t>initial_segment_length</w:t>
        </w:r>
        <w:proofErr w:type="spellEnd"/>
        <w:r w:rsidRPr="00BE5A55">
          <w:rPr>
            <w:szCs w:val="20"/>
            <w:rPrChange w:id="6566" w:author="Steven" w:date="2022-04-18T14:11:00Z">
              <w:rPr/>
            </w:rPrChange>
          </w:rPr>
          <w:t xml:space="preserve">&gt;   </w:t>
        </w:r>
      </w:ins>
    </w:p>
    <w:p w14:paraId="74FA4D43" w14:textId="7785643F" w:rsidR="007D3388" w:rsidRPr="00BE5A55" w:rsidRDefault="007D3388" w:rsidP="00195D31">
      <w:pPr>
        <w:pStyle w:val="Code0"/>
        <w:rPr>
          <w:ins w:id="6567" w:author="Steven" w:date="2022-04-01T16:06:00Z"/>
          <w:szCs w:val="20"/>
          <w:rPrChange w:id="6568" w:author="Steven" w:date="2022-04-18T14:11:00Z">
            <w:rPr>
              <w:ins w:id="6569" w:author="Steven" w:date="2022-04-01T16:06:00Z"/>
            </w:rPr>
          </w:rPrChange>
        </w:rPr>
        <w:pPrChange w:id="6570" w:author="Steven" w:date="2022-04-18T14:06:00Z">
          <w:pPr>
            <w:pStyle w:val="Heading2"/>
          </w:pPr>
        </w:pPrChange>
      </w:pPr>
      <w:ins w:id="6571" w:author="Steven" w:date="2022-04-01T16:06:00Z">
        <w:r w:rsidRPr="00BE5A55">
          <w:rPr>
            <w:szCs w:val="20"/>
            <w:rPrChange w:id="6572" w:author="Steven" w:date="2022-04-18T14:11:00Z">
              <w:rPr/>
            </w:rPrChange>
          </w:rPr>
          <w:tab/>
          <w:t xml:space="preserve">  &lt;/</w:t>
        </w:r>
        <w:proofErr w:type="spellStart"/>
        <w:r w:rsidRPr="00BE5A55">
          <w:rPr>
            <w:szCs w:val="20"/>
            <w:rPrChange w:id="6573" w:author="Steven" w:date="2022-04-18T14:11:00Z">
              <w:rPr/>
            </w:rPrChange>
          </w:rPr>
          <w:t>fragment_seeder</w:t>
        </w:r>
        <w:proofErr w:type="spellEnd"/>
        <w:r w:rsidRPr="00BE5A55">
          <w:rPr>
            <w:szCs w:val="20"/>
            <w:rPrChange w:id="6574" w:author="Steven" w:date="2022-04-18T14:11:00Z">
              <w:rPr/>
            </w:rPrChange>
          </w:rPr>
          <w:t>&gt;</w:t>
        </w:r>
      </w:ins>
    </w:p>
    <w:p w14:paraId="5363C7DC" w14:textId="63F82ED6" w:rsidR="007D3388" w:rsidRDefault="007D3388">
      <w:pPr>
        <w:pStyle w:val="Heading4"/>
        <w:rPr>
          <w:ins w:id="6575" w:author="Steven" w:date="2022-04-01T16:07:00Z"/>
        </w:rPr>
        <w:pPrChange w:id="6576" w:author="Steven" w:date="2022-04-01T16:07:00Z">
          <w:pPr>
            <w:pStyle w:val="Heading2"/>
          </w:pPr>
        </w:pPrChange>
      </w:pPr>
      <w:bookmarkStart w:id="6577" w:name="_Toc99726181"/>
      <w:ins w:id="6578" w:author="Steven" w:date="2022-04-01T16:07:00Z">
        <w:r>
          <w:t>By Volume Fragment Seeder Bidirectional</w:t>
        </w:r>
        <w:bookmarkEnd w:id="6577"/>
      </w:ins>
    </w:p>
    <w:p w14:paraId="012FCAB1" w14:textId="081A329E" w:rsidR="007D3388" w:rsidRDefault="007D3388">
      <w:pPr>
        <w:rPr>
          <w:ins w:id="6579" w:author="Steven" w:date="2022-04-01T16:09:00Z"/>
        </w:rPr>
        <w:pPrChange w:id="6580" w:author="Steven" w:date="2022-04-01T16:07:00Z">
          <w:pPr>
            <w:pStyle w:val="Heading2"/>
          </w:pPr>
        </w:pPrChange>
      </w:pPr>
      <w:ins w:id="6581" w:author="Steven" w:date="2022-04-01T16:08:00Z">
        <w:r w:rsidRPr="007D3388">
          <w:t xml:space="preserve">The by </w:t>
        </w:r>
        <w:r>
          <w:t xml:space="preserve">volume </w:t>
        </w:r>
        <w:r w:rsidRPr="007D3388">
          <w:t xml:space="preserve">fragment seeder bidirectional type randomly selects elements in the material to insert the new vessel. </w:t>
        </w:r>
        <w:r>
          <w:t xml:space="preserve">This method differs from the by element seeder in that the probability of randomly selecting an element is biased based on the volume of the element. Thus, this method is better suited to materials where the initial volume of each element is not the same. </w:t>
        </w:r>
        <w:r w:rsidRPr="007D3388">
          <w:t>A point within the element is chosen as the center of the vessel. During the initialization step, each end of the vessel “grows” until the specified initial segment length is reached.</w:t>
        </w:r>
      </w:ins>
    </w:p>
    <w:p w14:paraId="38594678" w14:textId="281C9213" w:rsidR="007D3388" w:rsidRPr="00BE5A55" w:rsidRDefault="007D3388" w:rsidP="00195D31">
      <w:pPr>
        <w:pStyle w:val="Code0"/>
        <w:rPr>
          <w:ins w:id="6582" w:author="Steven" w:date="2022-04-01T16:09:00Z"/>
          <w:szCs w:val="20"/>
          <w:rPrChange w:id="6583" w:author="Steven" w:date="2022-04-18T14:11:00Z">
            <w:rPr>
              <w:ins w:id="6584" w:author="Steven" w:date="2022-04-01T16:09:00Z"/>
            </w:rPr>
          </w:rPrChange>
        </w:rPr>
        <w:pPrChange w:id="6585" w:author="Steven" w:date="2022-04-18T14:06:00Z">
          <w:pPr/>
        </w:pPrChange>
      </w:pPr>
      <w:ins w:id="6586" w:author="Steven" w:date="2022-04-01T16:09:00Z">
        <w:r w:rsidRPr="00BE5A55">
          <w:rPr>
            <w:szCs w:val="20"/>
            <w:rPrChange w:id="6587" w:author="Steven" w:date="2022-04-18T14:11:00Z">
              <w:rPr/>
            </w:rPrChange>
          </w:rPr>
          <w:tab/>
          <w:t xml:space="preserve">  &lt;</w:t>
        </w:r>
        <w:proofErr w:type="spellStart"/>
        <w:r w:rsidRPr="00BE5A55">
          <w:rPr>
            <w:szCs w:val="20"/>
            <w:rPrChange w:id="6588" w:author="Steven" w:date="2022-04-18T14:11:00Z">
              <w:rPr/>
            </w:rPrChange>
          </w:rPr>
          <w:t>fragment_seeder</w:t>
        </w:r>
        <w:proofErr w:type="spellEnd"/>
        <w:r w:rsidRPr="00BE5A55">
          <w:rPr>
            <w:szCs w:val="20"/>
            <w:rPrChange w:id="6589" w:author="Steven" w:date="2022-04-18T14:11:00Z">
              <w:rPr/>
            </w:rPrChange>
          </w:rPr>
          <w:t xml:space="preserve"> type="</w:t>
        </w:r>
        <w:proofErr w:type="spellStart"/>
        <w:r w:rsidRPr="00BE5A55">
          <w:rPr>
            <w:szCs w:val="20"/>
            <w:rPrChange w:id="6590" w:author="Steven" w:date="2022-04-18T14:11:00Z">
              <w:rPr/>
            </w:rPrChange>
          </w:rPr>
          <w:t>by_</w:t>
        </w:r>
      </w:ins>
      <w:ins w:id="6591" w:author="Steven" w:date="2022-04-01T16:10:00Z">
        <w:r w:rsidRPr="00BE5A55">
          <w:rPr>
            <w:szCs w:val="20"/>
            <w:rPrChange w:id="6592" w:author="Steven" w:date="2022-04-18T14:11:00Z">
              <w:rPr/>
            </w:rPrChange>
          </w:rPr>
          <w:t>volume</w:t>
        </w:r>
      </w:ins>
      <w:ins w:id="6593" w:author="Steven" w:date="2022-04-01T16:09:00Z">
        <w:r w:rsidRPr="00BE5A55">
          <w:rPr>
            <w:szCs w:val="20"/>
            <w:rPrChange w:id="6594" w:author="Steven" w:date="2022-04-18T14:11:00Z">
              <w:rPr/>
            </w:rPrChange>
          </w:rPr>
          <w:t>_fragment_seeder_bidirectional</w:t>
        </w:r>
        <w:proofErr w:type="spellEnd"/>
        <w:r w:rsidRPr="00BE5A55">
          <w:rPr>
            <w:szCs w:val="20"/>
            <w:rPrChange w:id="6595" w:author="Steven" w:date="2022-04-18T14:11:00Z">
              <w:rPr/>
            </w:rPrChange>
          </w:rPr>
          <w:t>"&gt;</w:t>
        </w:r>
      </w:ins>
    </w:p>
    <w:p w14:paraId="53F13CEA" w14:textId="77777777" w:rsidR="007D3388" w:rsidRPr="00BE5A55" w:rsidRDefault="007D3388" w:rsidP="00195D31">
      <w:pPr>
        <w:pStyle w:val="Code0"/>
        <w:rPr>
          <w:ins w:id="6596" w:author="Steven" w:date="2022-04-01T16:09:00Z"/>
          <w:szCs w:val="20"/>
          <w:rPrChange w:id="6597" w:author="Steven" w:date="2022-04-18T14:11:00Z">
            <w:rPr>
              <w:ins w:id="6598" w:author="Steven" w:date="2022-04-01T16:09:00Z"/>
            </w:rPr>
          </w:rPrChange>
        </w:rPr>
        <w:pPrChange w:id="6599" w:author="Steven" w:date="2022-04-18T14:06:00Z">
          <w:pPr/>
        </w:pPrChange>
      </w:pPr>
      <w:ins w:id="6600" w:author="Steven" w:date="2022-04-01T16:09:00Z">
        <w:r w:rsidRPr="00BE5A55">
          <w:rPr>
            <w:szCs w:val="20"/>
            <w:rPrChange w:id="6601" w:author="Steven" w:date="2022-04-18T14:11:00Z">
              <w:rPr/>
            </w:rPrChange>
          </w:rPr>
          <w:tab/>
          <w:t xml:space="preserve">    &lt;</w:t>
        </w:r>
        <w:proofErr w:type="spellStart"/>
        <w:r w:rsidRPr="00BE5A55">
          <w:rPr>
            <w:szCs w:val="20"/>
            <w:rPrChange w:id="6602" w:author="Steven" w:date="2022-04-18T14:11:00Z">
              <w:rPr/>
            </w:rPrChange>
          </w:rPr>
          <w:t>number_fragments</w:t>
        </w:r>
        <w:proofErr w:type="spellEnd"/>
        <w:r w:rsidRPr="00BE5A55">
          <w:rPr>
            <w:szCs w:val="20"/>
            <w:rPrChange w:id="6603" w:author="Steven" w:date="2022-04-18T14:11:00Z">
              <w:rPr/>
            </w:rPrChange>
          </w:rPr>
          <w:t>&gt;135&lt;/</w:t>
        </w:r>
        <w:proofErr w:type="spellStart"/>
        <w:r w:rsidRPr="00BE5A55">
          <w:rPr>
            <w:szCs w:val="20"/>
            <w:rPrChange w:id="6604" w:author="Steven" w:date="2022-04-18T14:11:00Z">
              <w:rPr/>
            </w:rPrChange>
          </w:rPr>
          <w:t>number_fragments</w:t>
        </w:r>
        <w:proofErr w:type="spellEnd"/>
        <w:r w:rsidRPr="00BE5A55">
          <w:rPr>
            <w:szCs w:val="20"/>
            <w:rPrChange w:id="6605" w:author="Steven" w:date="2022-04-18T14:11:00Z">
              <w:rPr/>
            </w:rPrChange>
          </w:rPr>
          <w:t>&gt;</w:t>
        </w:r>
      </w:ins>
    </w:p>
    <w:p w14:paraId="68BAB63F" w14:textId="77777777" w:rsidR="007D3388" w:rsidRPr="00BE5A55" w:rsidRDefault="007D3388" w:rsidP="00195D31">
      <w:pPr>
        <w:pStyle w:val="Code0"/>
        <w:rPr>
          <w:ins w:id="6606" w:author="Steven" w:date="2022-04-01T16:09:00Z"/>
          <w:szCs w:val="20"/>
          <w:rPrChange w:id="6607" w:author="Steven" w:date="2022-04-18T14:11:00Z">
            <w:rPr>
              <w:ins w:id="6608" w:author="Steven" w:date="2022-04-01T16:09:00Z"/>
            </w:rPr>
          </w:rPrChange>
        </w:rPr>
        <w:pPrChange w:id="6609" w:author="Steven" w:date="2022-04-18T14:06:00Z">
          <w:pPr/>
        </w:pPrChange>
      </w:pPr>
      <w:ins w:id="6610" w:author="Steven" w:date="2022-04-01T16:09:00Z">
        <w:r w:rsidRPr="00BE5A55">
          <w:rPr>
            <w:szCs w:val="20"/>
            <w:rPrChange w:id="6611" w:author="Steven" w:date="2022-04-18T14:11:00Z">
              <w:rPr/>
            </w:rPrChange>
          </w:rPr>
          <w:tab/>
          <w:t xml:space="preserve">    &lt;</w:t>
        </w:r>
        <w:proofErr w:type="spellStart"/>
        <w:r w:rsidRPr="00BE5A55">
          <w:rPr>
            <w:szCs w:val="20"/>
            <w:rPrChange w:id="6612" w:author="Steven" w:date="2022-04-18T14:11:00Z">
              <w:rPr/>
            </w:rPrChange>
          </w:rPr>
          <w:t>initial_segment_length</w:t>
        </w:r>
        <w:proofErr w:type="spellEnd"/>
        <w:r w:rsidRPr="00BE5A55">
          <w:rPr>
            <w:szCs w:val="20"/>
            <w:rPrChange w:id="6613" w:author="Steven" w:date="2022-04-18T14:11:00Z">
              <w:rPr/>
            </w:rPrChange>
          </w:rPr>
          <w:t xml:space="preserve"> type="</w:t>
        </w:r>
        <w:proofErr w:type="spellStart"/>
        <w:r w:rsidRPr="00BE5A55">
          <w:rPr>
            <w:szCs w:val="20"/>
            <w:rPrChange w:id="6614" w:author="Steven" w:date="2022-04-18T14:11:00Z">
              <w:rPr/>
            </w:rPrChange>
          </w:rPr>
          <w:t>prescribed_distribution</w:t>
        </w:r>
        <w:proofErr w:type="spellEnd"/>
        <w:r w:rsidRPr="00BE5A55">
          <w:rPr>
            <w:szCs w:val="20"/>
            <w:rPrChange w:id="6615" w:author="Steven" w:date="2022-04-18T14:11:00Z">
              <w:rPr/>
            </w:rPrChange>
          </w:rPr>
          <w:t>"&gt;</w:t>
        </w:r>
      </w:ins>
    </w:p>
    <w:p w14:paraId="5DEE7589" w14:textId="77777777" w:rsidR="007D3388" w:rsidRPr="00BE5A55" w:rsidRDefault="007D3388" w:rsidP="00195D31">
      <w:pPr>
        <w:pStyle w:val="Code0"/>
        <w:rPr>
          <w:ins w:id="6616" w:author="Steven" w:date="2022-04-01T16:09:00Z"/>
          <w:szCs w:val="20"/>
          <w:rPrChange w:id="6617" w:author="Steven" w:date="2022-04-18T14:11:00Z">
            <w:rPr>
              <w:ins w:id="6618" w:author="Steven" w:date="2022-04-01T16:09:00Z"/>
            </w:rPr>
          </w:rPrChange>
        </w:rPr>
        <w:pPrChange w:id="6619" w:author="Steven" w:date="2022-04-18T14:06:00Z">
          <w:pPr/>
        </w:pPrChange>
      </w:pPr>
      <w:ins w:id="6620" w:author="Steven" w:date="2022-04-01T16:09:00Z">
        <w:r w:rsidRPr="00BE5A55">
          <w:rPr>
            <w:szCs w:val="20"/>
            <w:rPrChange w:id="6621" w:author="Steven" w:date="2022-04-18T14:11:00Z">
              <w:rPr/>
            </w:rPrChange>
          </w:rPr>
          <w:tab/>
          <w:t xml:space="preserve">      &lt;distribution </w:t>
        </w:r>
        <w:proofErr w:type="spellStart"/>
        <w:r w:rsidRPr="00BE5A55">
          <w:rPr>
            <w:szCs w:val="20"/>
            <w:rPrChange w:id="6622" w:author="Steven" w:date="2022-04-18T14:11:00Z">
              <w:rPr/>
            </w:rPrChange>
          </w:rPr>
          <w:t>lc</w:t>
        </w:r>
        <w:proofErr w:type="spellEnd"/>
        <w:r w:rsidRPr="00BE5A55">
          <w:rPr>
            <w:szCs w:val="20"/>
            <w:rPrChange w:id="6623" w:author="Steven" w:date="2022-04-18T14:11:00Z">
              <w:rPr/>
            </w:rPrChange>
          </w:rPr>
          <w:t>="1"/&gt;</w:t>
        </w:r>
      </w:ins>
    </w:p>
    <w:p w14:paraId="20200321" w14:textId="77777777" w:rsidR="007D3388" w:rsidRPr="00BE5A55" w:rsidRDefault="007D3388" w:rsidP="00195D31">
      <w:pPr>
        <w:pStyle w:val="Code0"/>
        <w:rPr>
          <w:ins w:id="6624" w:author="Steven" w:date="2022-04-01T16:09:00Z"/>
          <w:szCs w:val="20"/>
          <w:rPrChange w:id="6625" w:author="Steven" w:date="2022-04-18T14:11:00Z">
            <w:rPr>
              <w:ins w:id="6626" w:author="Steven" w:date="2022-04-01T16:09:00Z"/>
            </w:rPr>
          </w:rPrChange>
        </w:rPr>
        <w:pPrChange w:id="6627" w:author="Steven" w:date="2022-04-18T14:06:00Z">
          <w:pPr/>
        </w:pPrChange>
      </w:pPr>
      <w:ins w:id="6628" w:author="Steven" w:date="2022-04-01T16:09:00Z">
        <w:r w:rsidRPr="00BE5A55">
          <w:rPr>
            <w:szCs w:val="20"/>
            <w:rPrChange w:id="6629" w:author="Steven" w:date="2022-04-18T14:11:00Z">
              <w:rPr/>
            </w:rPrChange>
          </w:rPr>
          <w:tab/>
          <w:t xml:space="preserve">    &lt;/</w:t>
        </w:r>
        <w:proofErr w:type="spellStart"/>
        <w:r w:rsidRPr="00BE5A55">
          <w:rPr>
            <w:szCs w:val="20"/>
            <w:rPrChange w:id="6630" w:author="Steven" w:date="2022-04-18T14:11:00Z">
              <w:rPr/>
            </w:rPrChange>
          </w:rPr>
          <w:t>initial_segment_length</w:t>
        </w:r>
        <w:proofErr w:type="spellEnd"/>
        <w:r w:rsidRPr="00BE5A55">
          <w:rPr>
            <w:szCs w:val="20"/>
            <w:rPrChange w:id="6631" w:author="Steven" w:date="2022-04-18T14:11:00Z">
              <w:rPr/>
            </w:rPrChange>
          </w:rPr>
          <w:t xml:space="preserve">&gt;   </w:t>
        </w:r>
      </w:ins>
    </w:p>
    <w:p w14:paraId="701481BB" w14:textId="0724D438" w:rsidR="007D3388" w:rsidRPr="00BE5A55" w:rsidRDefault="007D3388" w:rsidP="00195D31">
      <w:pPr>
        <w:pStyle w:val="Code0"/>
        <w:rPr>
          <w:ins w:id="6632" w:author="Steven" w:date="2022-04-01T16:07:00Z"/>
          <w:szCs w:val="20"/>
          <w:rPrChange w:id="6633" w:author="Steven" w:date="2022-04-18T14:11:00Z">
            <w:rPr>
              <w:ins w:id="6634" w:author="Steven" w:date="2022-04-01T16:07:00Z"/>
            </w:rPr>
          </w:rPrChange>
        </w:rPr>
        <w:pPrChange w:id="6635" w:author="Steven" w:date="2022-04-18T14:06:00Z">
          <w:pPr>
            <w:pStyle w:val="Heading2"/>
          </w:pPr>
        </w:pPrChange>
      </w:pPr>
      <w:ins w:id="6636" w:author="Steven" w:date="2022-04-01T16:09:00Z">
        <w:r w:rsidRPr="00BE5A55">
          <w:rPr>
            <w:szCs w:val="20"/>
            <w:rPrChange w:id="6637" w:author="Steven" w:date="2022-04-18T14:11:00Z">
              <w:rPr/>
            </w:rPrChange>
          </w:rPr>
          <w:tab/>
          <w:t xml:space="preserve">  &lt;/</w:t>
        </w:r>
        <w:proofErr w:type="spellStart"/>
        <w:r w:rsidRPr="00BE5A55">
          <w:rPr>
            <w:szCs w:val="20"/>
            <w:rPrChange w:id="6638" w:author="Steven" w:date="2022-04-18T14:11:00Z">
              <w:rPr/>
            </w:rPrChange>
          </w:rPr>
          <w:t>fragment_seeder</w:t>
        </w:r>
        <w:proofErr w:type="spellEnd"/>
        <w:r w:rsidRPr="00BE5A55">
          <w:rPr>
            <w:szCs w:val="20"/>
            <w:rPrChange w:id="6639" w:author="Steven" w:date="2022-04-18T14:11:00Z">
              <w:rPr/>
            </w:rPrChange>
          </w:rPr>
          <w:t>&gt;</w:t>
        </w:r>
      </w:ins>
    </w:p>
    <w:p w14:paraId="7855425D" w14:textId="42C0A7BB" w:rsidR="00F639D9" w:rsidDel="009F342B" w:rsidRDefault="00BB56A6">
      <w:pPr>
        <w:pStyle w:val="Heading2"/>
        <w:rPr>
          <w:del w:id="6640" w:author="Steven" w:date="2022-03-29T15:09:00Z"/>
        </w:rPr>
        <w:pPrChange w:id="6641" w:author="Steven" w:date="2022-03-29T16:04:00Z">
          <w:pPr/>
        </w:pPrChange>
      </w:pPr>
      <w:commentRangeStart w:id="6642"/>
      <w:del w:id="6643" w:author="Steven" w:date="2022-03-29T15:09:00Z">
        <w:r w:rsidDel="009F342B">
          <w:delText>Angiofe.txt</w:delText>
        </w:r>
        <w:commentRangeEnd w:id="6642"/>
        <w:r w:rsidR="00343B64" w:rsidDel="009F342B">
          <w:rPr>
            <w:rStyle w:val="CommentReference"/>
          </w:rPr>
          <w:commentReference w:id="6642"/>
        </w:r>
        <w:r w:rsidDel="009F342B">
          <w:delText xml:space="preserve"> </w:delText>
        </w:r>
        <w:r w:rsidR="00F639D9" w:rsidDel="009F342B">
          <w:delText>need not actually exist in the filesystem; if it does exist it’s contents will be ignored.</w:delText>
        </w:r>
        <w:bookmarkStart w:id="6644" w:name="_Toc99718828"/>
        <w:bookmarkStart w:id="6645" w:name="_Toc99726182"/>
        <w:bookmarkEnd w:id="6644"/>
        <w:bookmarkEnd w:id="6645"/>
      </w:del>
    </w:p>
    <w:p w14:paraId="25199555" w14:textId="623AF507" w:rsidR="006A0BC1" w:rsidDel="007D6729" w:rsidRDefault="00B70A33">
      <w:pPr>
        <w:pStyle w:val="Heading2"/>
        <w:rPr>
          <w:del w:id="6646" w:author="Steven" w:date="2022-03-29T15:14:00Z"/>
        </w:rPr>
      </w:pPr>
      <w:del w:id="6647" w:author="Steven" w:date="2022-03-29T15:14:00Z">
        <w:r w:rsidDel="007D6729">
          <w:delText>Material Attributes</w:delText>
        </w:r>
        <w:bookmarkStart w:id="6648" w:name="_Toc99718829"/>
        <w:bookmarkStart w:id="6649" w:name="_Toc99726183"/>
        <w:bookmarkEnd w:id="6648"/>
        <w:bookmarkEnd w:id="6649"/>
      </w:del>
    </w:p>
    <w:p w14:paraId="5BD36DCC" w14:textId="466BB711" w:rsidR="003529C4" w:rsidDel="007D6729" w:rsidRDefault="005A265C">
      <w:pPr>
        <w:pStyle w:val="Heading2"/>
        <w:rPr>
          <w:del w:id="6650" w:author="Steven" w:date="2022-03-29T15:14:00Z"/>
        </w:rPr>
        <w:pPrChange w:id="6651" w:author="Steven" w:date="2022-03-29T16:04:00Z">
          <w:pPr/>
        </w:pPrChange>
      </w:pPr>
      <w:del w:id="6652" w:author="Steven" w:date="2022-03-29T15:14:00Z">
        <w:r w:rsidDel="007D6729">
          <w:delText xml:space="preserve">The current version of this plugin expects the .feb file to be in the </w:delText>
        </w:r>
        <w:r w:rsidR="00D70493" w:rsidDel="007D6729">
          <w:delText>FEBio</w:delText>
        </w:r>
        <w:r w:rsidDel="007D6729">
          <w:delText xml:space="preserve"> 2.5 spec format.</w:delText>
        </w:r>
        <w:bookmarkStart w:id="6653" w:name="_Toc99718830"/>
        <w:bookmarkStart w:id="6654" w:name="_Toc99726184"/>
        <w:bookmarkEnd w:id="6653"/>
        <w:bookmarkEnd w:id="6654"/>
      </w:del>
    </w:p>
    <w:p w14:paraId="64B0C110" w14:textId="1A3A4ACF" w:rsidR="00841651" w:rsidDel="007D6729" w:rsidRDefault="00841651">
      <w:pPr>
        <w:pStyle w:val="Heading2"/>
        <w:rPr>
          <w:del w:id="6655" w:author="Steven" w:date="2022-03-29T15:14:00Z"/>
        </w:rPr>
        <w:pPrChange w:id="6656" w:author="Steven" w:date="2022-03-29T16:04:00Z">
          <w:pPr/>
        </w:pPrChange>
      </w:pPr>
      <w:bookmarkStart w:id="6657" w:name="_Toc99718831"/>
      <w:bookmarkStart w:id="6658" w:name="_Toc99726185"/>
      <w:bookmarkEnd w:id="6657"/>
      <w:bookmarkEnd w:id="6658"/>
    </w:p>
    <w:p w14:paraId="370E8252" w14:textId="22F25732" w:rsidR="00841651" w:rsidDel="00851320" w:rsidRDefault="00841651">
      <w:pPr>
        <w:pStyle w:val="Heading2"/>
        <w:rPr>
          <w:del w:id="6659" w:author="Steven" w:date="2022-04-01T17:08:00Z"/>
        </w:rPr>
      </w:pPr>
      <w:del w:id="6660" w:author="Steven" w:date="2022-04-01T17:08:00Z">
        <w:r w:rsidDel="00851320">
          <w:delText>Initial Segment Velocity</w:delText>
        </w:r>
        <w:bookmarkStart w:id="6661" w:name="_Toc99726186"/>
        <w:bookmarkEnd w:id="6661"/>
      </w:del>
    </w:p>
    <w:p w14:paraId="70834B65" w14:textId="3A746B5E" w:rsidR="00841651" w:rsidDel="00851320" w:rsidRDefault="00841651" w:rsidP="00841651">
      <w:pPr>
        <w:rPr>
          <w:del w:id="6662" w:author="Steven" w:date="2022-04-01T17:08:00Z"/>
        </w:rPr>
      </w:pPr>
      <w:del w:id="6663" w:author="Steven" w:date="2022-04-01T17:08:00Z">
        <w:r w:rsidDel="00851320">
          <w:delText xml:space="preserve">Initial segment velocity may be specified. This determines how long the </w:delText>
        </w:r>
      </w:del>
      <w:ins w:id="6664" w:author="Steven LaBelle" w:date="2019-08-01T15:31:00Z">
        <w:del w:id="6665" w:author="Steven" w:date="2022-04-01T17:08:00Z">
          <w:r w:rsidR="008D1531" w:rsidDel="00851320">
            <w:delText xml:space="preserve">tips from </w:delText>
          </w:r>
        </w:del>
      </w:ins>
      <w:del w:id="6666" w:author="Steven" w:date="2022-04-01T17:08:00Z">
        <w:r w:rsidDel="00851320">
          <w:delText>initial fragments will be.</w:delText>
        </w:r>
      </w:del>
      <w:ins w:id="6667" w:author="mp4" w:date="2018-08-24T12:17:00Z">
        <w:del w:id="6668" w:author="Steven" w:date="2022-04-01T17:08:00Z">
          <w:r w:rsidR="00DF35A6" w:rsidDel="00851320">
            <w:delText xml:space="preserve"> Initial fragments will grow to this </w:delText>
          </w:r>
        </w:del>
      </w:ins>
      <w:ins w:id="6669" w:author="mp4" w:date="2018-08-24T12:18:00Z">
        <w:del w:id="6670" w:author="Steven" w:date="2022-04-01T17:08:00Z">
          <w:r w:rsidR="00DF35A6" w:rsidDel="00851320">
            <w:delText>length</w:delText>
          </w:r>
        </w:del>
      </w:ins>
      <w:ins w:id="6671" w:author="mp4" w:date="2018-08-24T12:17:00Z">
        <w:del w:id="6672" w:author="Steven" w:date="2022-04-01T17:08:00Z">
          <w:r w:rsidR="00DF35A6" w:rsidDel="00851320">
            <w:delText xml:space="preserve"> </w:delText>
          </w:r>
        </w:del>
      </w:ins>
      <w:ins w:id="6673" w:author="mp4" w:date="2018-08-24T12:18:00Z">
        <w:del w:id="6674" w:author="Steven" w:date="2022-04-01T17:08:00Z">
          <w:r w:rsidR="00DF35A6" w:rsidDel="00851320">
            <w:delText xml:space="preserve">if there is nothing that would impede their growth. In </w:delText>
          </w:r>
        </w:del>
      </w:ins>
      <w:ins w:id="6675" w:author="mp4" w:date="2018-08-24T12:19:00Z">
        <w:del w:id="6676" w:author="Steven" w:date="2022-04-01T17:08:00Z">
          <w:r w:rsidR="00DF35A6" w:rsidDel="00851320">
            <w:delText>practice</w:delText>
          </w:r>
        </w:del>
      </w:ins>
      <w:ins w:id="6677" w:author="mp4" w:date="2018-08-24T12:18:00Z">
        <w:del w:id="6678" w:author="Steven" w:date="2022-04-01T17:08:00Z">
          <w:r w:rsidR="00DF35A6" w:rsidDel="00851320">
            <w:delText xml:space="preserve"> </w:delText>
          </w:r>
        </w:del>
      </w:ins>
      <w:ins w:id="6679" w:author="mp4" w:date="2018-08-24T12:19:00Z">
        <w:del w:id="6680" w:author="Steven" w:date="2022-04-01T17:08:00Z">
          <w:r w:rsidR="00DF35A6" w:rsidDel="00851320">
            <w:delText xml:space="preserve">this means as long as an initial fragment </w:delText>
          </w:r>
        </w:del>
      </w:ins>
      <w:ins w:id="6681" w:author="Steven LaBelle" w:date="2019-08-01T15:31:00Z">
        <w:del w:id="6682" w:author="Steven" w:date="2022-04-01T17:08:00Z">
          <w:r w:rsidR="008D1531" w:rsidDel="00851320">
            <w:delText xml:space="preserve">tip </w:delText>
          </w:r>
        </w:del>
      </w:ins>
      <w:ins w:id="6683" w:author="mp4" w:date="2018-08-24T12:19:00Z">
        <w:del w:id="6684" w:author="Steven" w:date="2022-04-01T17:08:00Z">
          <w:r w:rsidR="00DF35A6" w:rsidDel="00851320">
            <w:delText>would not hit mesh boundary or a non angio material it will grow to this length.</w:delText>
          </w:r>
        </w:del>
      </w:ins>
      <w:ins w:id="6685" w:author="Steven LaBelle" w:date="2019-08-01T15:31:00Z">
        <w:del w:id="6686" w:author="Steven" w:date="2022-04-01T17:08:00Z">
          <w:r w:rsidR="008D1531" w:rsidDel="00851320">
            <w:delText xml:space="preserve"> Note that this should be half the total fragment length desired since each tip is growing.</w:delText>
          </w:r>
        </w:del>
      </w:ins>
      <w:ins w:id="6687" w:author="Steven LaBelle" w:date="2019-12-10T15:15:00Z">
        <w:del w:id="6688" w:author="Steven" w:date="2022-04-01T17:08:00Z">
          <w:r w:rsidR="008B2170" w:rsidDel="00851320">
            <w:delText xml:space="preserve"> The default value is 7.5 (total initial fragment length of 15</w:delText>
          </w:r>
        </w:del>
      </w:ins>
      <w:ins w:id="6689" w:author="Steven LaBelle" w:date="2019-12-10T15:16:00Z">
        <w:del w:id="6690" w:author="Steven" w:date="2022-04-01T17:08:00Z">
          <w:r w:rsidR="008B2170" w:rsidDel="00851320">
            <w:delText>).</w:delText>
          </w:r>
        </w:del>
      </w:ins>
      <w:bookmarkStart w:id="6691" w:name="_Toc99726187"/>
      <w:bookmarkEnd w:id="6691"/>
    </w:p>
    <w:p w14:paraId="361B747E" w14:textId="231608F0" w:rsidR="00841651" w:rsidRPr="00BE5A55" w:rsidDel="00733CC8" w:rsidRDefault="00841651">
      <w:pPr>
        <w:pStyle w:val="Code0"/>
        <w:rPr>
          <w:del w:id="6692" w:author="Steven" w:date="2022-03-29T16:04:00Z"/>
          <w:szCs w:val="20"/>
          <w:rPrChange w:id="6693" w:author="Steven" w:date="2022-04-18T14:11:00Z">
            <w:rPr>
              <w:del w:id="6694" w:author="Steven" w:date="2022-03-29T16:04:00Z"/>
            </w:rPr>
          </w:rPrChange>
        </w:rPr>
        <w:pPrChange w:id="6695" w:author="Steven" w:date="2022-04-01T16:30:00Z">
          <w:pPr/>
        </w:pPrChange>
      </w:pPr>
      <w:del w:id="6696" w:author="Steven" w:date="2022-03-29T16:04:00Z">
        <w:r w:rsidRPr="00BE5A55" w:rsidDel="00733CC8">
          <w:rPr>
            <w:szCs w:val="20"/>
            <w:rPrChange w:id="6697" w:author="Steven" w:date="2022-04-18T14:11:00Z">
              <w:rPr/>
            </w:rPrChange>
          </w:rPr>
          <w:delText>e.g.</w:delText>
        </w:r>
        <w:bookmarkStart w:id="6698" w:name="_Toc99726188"/>
        <w:bookmarkEnd w:id="6698"/>
      </w:del>
    </w:p>
    <w:p w14:paraId="16DCD5DE" w14:textId="4CFBB834" w:rsidR="00841651" w:rsidRPr="00BE5A55" w:rsidDel="00851320" w:rsidRDefault="00E92B2B">
      <w:pPr>
        <w:pStyle w:val="Code0"/>
        <w:rPr>
          <w:ins w:id="6699" w:author="mp4" w:date="2018-11-02T11:49:00Z"/>
          <w:del w:id="6700" w:author="Steven" w:date="2022-04-01T17:08:00Z"/>
          <w:szCs w:val="20"/>
          <w:rPrChange w:id="6701" w:author="Steven" w:date="2022-04-18T14:11:00Z">
            <w:rPr>
              <w:ins w:id="6702" w:author="mp4" w:date="2018-11-02T11:49:00Z"/>
              <w:del w:id="6703" w:author="Steven" w:date="2022-04-01T17:08:00Z"/>
            </w:rPr>
          </w:rPrChange>
        </w:rPr>
        <w:pPrChange w:id="6704" w:author="Steven" w:date="2022-04-01T16:30:00Z">
          <w:pPr>
            <w:shd w:val="clear" w:color="auto" w:fill="FFFFFF"/>
            <w:jc w:val="left"/>
          </w:pPr>
        </w:pPrChange>
      </w:pPr>
      <w:del w:id="6705" w:author="Steven" w:date="2022-04-01T17:08:00Z">
        <w:r w:rsidRPr="00BE5A55" w:rsidDel="00851320">
          <w:rPr>
            <w:szCs w:val="20"/>
            <w:rPrChange w:id="6706" w:author="Steven" w:date="2022-04-18T14:11:00Z">
              <w:rPr/>
            </w:rPrChange>
          </w:rPr>
          <w:delText>&lt;initial_segment_velocity&gt;</w:delText>
        </w:r>
        <w:r w:rsidRPr="00BE5A55" w:rsidDel="00851320">
          <w:rPr>
            <w:color w:val="000000" w:themeColor="text1"/>
            <w:szCs w:val="20"/>
            <w:rPrChange w:id="6707" w:author="Steven" w:date="2022-04-18T14:11:00Z">
              <w:rPr>
                <w:b/>
                <w:bCs/>
                <w:color w:val="000000"/>
              </w:rPr>
            </w:rPrChange>
          </w:rPr>
          <w:delText>1</w:delText>
        </w:r>
      </w:del>
      <w:ins w:id="6708" w:author="Steven LaBelle" w:date="2019-08-01T15:32:00Z">
        <w:del w:id="6709" w:author="Steven" w:date="2022-04-01T17:08:00Z">
          <w:r w:rsidR="008B2170" w:rsidRPr="00BE5A55" w:rsidDel="00851320">
            <w:rPr>
              <w:color w:val="000000" w:themeColor="text1"/>
              <w:szCs w:val="20"/>
              <w:rPrChange w:id="6710" w:author="Steven" w:date="2022-04-18T14:11:00Z">
                <w:rPr>
                  <w:b/>
                  <w:bCs/>
                  <w:color w:val="000000"/>
                </w:rPr>
              </w:rPrChange>
            </w:rPr>
            <w:delText>7.5</w:delText>
          </w:r>
        </w:del>
      </w:ins>
      <w:del w:id="6711" w:author="Steven" w:date="2022-04-01T17:08:00Z">
        <w:r w:rsidRPr="00BE5A55" w:rsidDel="00851320">
          <w:rPr>
            <w:color w:val="000000" w:themeColor="text1"/>
            <w:szCs w:val="20"/>
            <w:rPrChange w:id="6712" w:author="Steven" w:date="2022-04-18T14:11:00Z">
              <w:rPr>
                <w:b/>
                <w:bCs/>
                <w:color w:val="000000"/>
              </w:rPr>
            </w:rPrChange>
          </w:rPr>
          <w:delText>20</w:delText>
        </w:r>
        <w:r w:rsidRPr="00BE5A55" w:rsidDel="00851320">
          <w:rPr>
            <w:szCs w:val="20"/>
            <w:rPrChange w:id="6713" w:author="Steven" w:date="2022-04-18T14:11:00Z">
              <w:rPr/>
            </w:rPrChange>
          </w:rPr>
          <w:delText>&lt;/initial_segment_velocity&gt;</w:delText>
        </w:r>
      </w:del>
      <w:bookmarkStart w:id="6714" w:name="_Toc99726189"/>
      <w:bookmarkEnd w:id="6714"/>
    </w:p>
    <w:p w14:paraId="1C903B16" w14:textId="6FD68292" w:rsidR="00B82DE2" w:rsidDel="00851320" w:rsidRDefault="00B82DE2" w:rsidP="00E92B2B">
      <w:pPr>
        <w:shd w:val="clear" w:color="auto" w:fill="FFFFFF"/>
        <w:jc w:val="left"/>
        <w:rPr>
          <w:ins w:id="6715" w:author="mp4" w:date="2018-11-02T11:49:00Z"/>
          <w:del w:id="6716" w:author="Steven" w:date="2022-04-01T17:08:00Z"/>
          <w:rFonts w:ascii="Courier New" w:hAnsi="Courier New" w:cs="Courier New"/>
          <w:color w:val="0000FF"/>
          <w:sz w:val="20"/>
          <w:szCs w:val="20"/>
        </w:rPr>
      </w:pPr>
      <w:bookmarkStart w:id="6717" w:name="_Toc99726190"/>
      <w:bookmarkEnd w:id="6717"/>
    </w:p>
    <w:p w14:paraId="10D1B9F6" w14:textId="51DF494D" w:rsidR="00B82DE2" w:rsidDel="0087529A" w:rsidRDefault="00B82DE2">
      <w:pPr>
        <w:pStyle w:val="Heading2"/>
        <w:rPr>
          <w:ins w:id="6718" w:author="mp4" w:date="2018-11-02T11:49:00Z"/>
          <w:del w:id="6719" w:author="Steven" w:date="2022-04-01T17:01:00Z"/>
        </w:rPr>
        <w:pPrChange w:id="6720" w:author="Steven" w:date="2022-03-29T16:04:00Z">
          <w:pPr>
            <w:shd w:val="clear" w:color="auto" w:fill="FFFFFF"/>
            <w:jc w:val="left"/>
          </w:pPr>
        </w:pPrChange>
      </w:pPr>
      <w:ins w:id="6721" w:author="mp4" w:date="2018-11-02T11:49:00Z">
        <w:del w:id="6722" w:author="Steven" w:date="2022-04-01T17:01:00Z">
          <w:r w:rsidDel="0087529A">
            <w:delText>Vessel Radius</w:delText>
          </w:r>
          <w:bookmarkStart w:id="6723" w:name="_Toc99726191"/>
          <w:bookmarkEnd w:id="6723"/>
        </w:del>
      </w:ins>
    </w:p>
    <w:p w14:paraId="408ECD95" w14:textId="6CD48A9A" w:rsidR="00B82DE2" w:rsidDel="0087529A" w:rsidRDefault="00B82DE2">
      <w:pPr>
        <w:rPr>
          <w:ins w:id="6724" w:author="mp4" w:date="2018-11-02T11:49:00Z"/>
          <w:del w:id="6725" w:author="Steven" w:date="2022-04-01T17:01:00Z"/>
        </w:rPr>
        <w:pPrChange w:id="6726" w:author="mp4" w:date="2018-11-02T11:49:00Z">
          <w:pPr>
            <w:shd w:val="clear" w:color="auto" w:fill="FFFFFF"/>
            <w:jc w:val="left"/>
          </w:pPr>
        </w:pPrChange>
      </w:pPr>
      <w:ins w:id="6727" w:author="mp4" w:date="2018-11-02T11:49:00Z">
        <w:del w:id="6728" w:author="Steven" w:date="2022-04-01T17:01:00Z">
          <w:r w:rsidDel="0087529A">
            <w:delText>Vessel radius specifies the radius of the vessels. This is used to calculate the relative contribution of the matrix and vessel submaterials.</w:delText>
          </w:r>
        </w:del>
      </w:ins>
      <w:ins w:id="6729" w:author="mp4" w:date="2018-12-03T12:59:00Z">
        <w:del w:id="6730" w:author="Steven" w:date="2022-04-01T17:01:00Z">
          <w:r w:rsidR="008B729E" w:rsidDel="0087529A">
            <w:delText>(This calculation is done assuming that the vessels do not change in volume as deformation occours)</w:delText>
          </w:r>
        </w:del>
      </w:ins>
      <w:ins w:id="6731" w:author="mp4" w:date="2018-12-03T12:58:00Z">
        <w:del w:id="6732" w:author="Steven" w:date="2022-04-01T17:01:00Z">
          <w:r w:rsidR="008B729E" w:rsidDel="0087529A">
            <w:delText xml:space="preserve"> </w:delText>
          </w:r>
        </w:del>
      </w:ins>
      <w:bookmarkStart w:id="6733" w:name="_Toc99726192"/>
      <w:bookmarkEnd w:id="6733"/>
    </w:p>
    <w:p w14:paraId="35B633ED" w14:textId="7B99FE0B" w:rsidR="00B82DE2" w:rsidRPr="00BE5A55" w:rsidDel="00733CC8" w:rsidRDefault="00B82DE2">
      <w:pPr>
        <w:pStyle w:val="Code0"/>
        <w:rPr>
          <w:ins w:id="6734" w:author="mp4" w:date="2018-11-02T11:50:00Z"/>
          <w:del w:id="6735" w:author="Steven" w:date="2022-03-29T16:05:00Z"/>
          <w:szCs w:val="20"/>
          <w:rPrChange w:id="6736" w:author="Steven" w:date="2022-04-18T14:11:00Z">
            <w:rPr>
              <w:ins w:id="6737" w:author="mp4" w:date="2018-11-02T11:50:00Z"/>
              <w:del w:id="6738" w:author="Steven" w:date="2022-03-29T16:05:00Z"/>
            </w:rPr>
          </w:rPrChange>
        </w:rPr>
        <w:pPrChange w:id="6739" w:author="Steven" w:date="2022-04-01T16:30:00Z">
          <w:pPr>
            <w:shd w:val="clear" w:color="auto" w:fill="FFFFFF"/>
            <w:jc w:val="left"/>
          </w:pPr>
        </w:pPrChange>
      </w:pPr>
      <w:ins w:id="6740" w:author="mp4" w:date="2018-11-02T11:50:00Z">
        <w:del w:id="6741" w:author="Steven" w:date="2022-03-29T16:05:00Z">
          <w:r w:rsidRPr="00BE5A55" w:rsidDel="00733CC8">
            <w:rPr>
              <w:szCs w:val="20"/>
              <w:rPrChange w:id="6742" w:author="Steven" w:date="2022-04-18T14:11:00Z">
                <w:rPr/>
              </w:rPrChange>
            </w:rPr>
            <w:delText>e.g.</w:delText>
          </w:r>
          <w:bookmarkStart w:id="6743" w:name="_Toc99726193"/>
          <w:bookmarkEnd w:id="6743"/>
        </w:del>
      </w:ins>
    </w:p>
    <w:p w14:paraId="6F8A74FA" w14:textId="38996D63" w:rsidR="00B82DE2" w:rsidRPr="00BE5A55" w:rsidDel="0087529A" w:rsidRDefault="00B82DE2">
      <w:pPr>
        <w:pStyle w:val="Code0"/>
        <w:rPr>
          <w:ins w:id="6744" w:author="mp4" w:date="2018-11-02T11:50:00Z"/>
          <w:del w:id="6745" w:author="Steven" w:date="2022-04-01T17:01:00Z"/>
          <w:szCs w:val="20"/>
          <w:rPrChange w:id="6746" w:author="Steven" w:date="2022-04-18T14:11:00Z">
            <w:rPr>
              <w:ins w:id="6747" w:author="mp4" w:date="2018-11-02T11:50:00Z"/>
              <w:del w:id="6748" w:author="Steven" w:date="2022-04-01T17:01:00Z"/>
              <w:rFonts w:cs="Courier New"/>
              <w:color w:val="0000FF"/>
              <w:szCs w:val="20"/>
            </w:rPr>
          </w:rPrChange>
        </w:rPr>
        <w:pPrChange w:id="6749" w:author="Steven" w:date="2022-04-01T16:30:00Z">
          <w:pPr>
            <w:shd w:val="clear" w:color="auto" w:fill="FFFFFF"/>
            <w:jc w:val="left"/>
          </w:pPr>
        </w:pPrChange>
      </w:pPr>
      <w:ins w:id="6750" w:author="mp4" w:date="2018-11-02T11:50:00Z">
        <w:del w:id="6751" w:author="Steven" w:date="2022-04-01T17:01:00Z">
          <w:r w:rsidRPr="00BE5A55" w:rsidDel="0087529A">
            <w:rPr>
              <w:szCs w:val="20"/>
              <w:rPrChange w:id="6752" w:author="Steven" w:date="2022-04-18T14:11:00Z">
                <w:rPr>
                  <w:rFonts w:cs="Courier New"/>
                  <w:color w:val="0000FF"/>
                  <w:szCs w:val="20"/>
                </w:rPr>
              </w:rPrChange>
            </w:rPr>
            <w:delText>&lt;vessel_radius&gt;</w:delText>
          </w:r>
          <w:r w:rsidRPr="00BE5A55" w:rsidDel="0087529A">
            <w:rPr>
              <w:szCs w:val="20"/>
              <w:rPrChange w:id="6753" w:author="Steven" w:date="2022-04-18T14:11:00Z">
                <w:rPr>
                  <w:rFonts w:cs="Courier New"/>
                  <w:b/>
                  <w:bCs/>
                  <w:color w:val="000000"/>
                  <w:szCs w:val="20"/>
                </w:rPr>
              </w:rPrChange>
            </w:rPr>
            <w:delText>12</w:delText>
          </w:r>
        </w:del>
      </w:ins>
      <w:ins w:id="6754" w:author="Steven LaBelle" w:date="2019-08-01T15:32:00Z">
        <w:del w:id="6755" w:author="Steven" w:date="2022-03-29T16:06:00Z">
          <w:r w:rsidR="008D1531" w:rsidRPr="00BE5A55" w:rsidDel="00733CC8">
            <w:rPr>
              <w:szCs w:val="20"/>
              <w:rPrChange w:id="6756" w:author="Steven" w:date="2022-04-18T14:11:00Z">
                <w:rPr>
                  <w:rFonts w:cs="Courier New"/>
                  <w:b/>
                  <w:bCs/>
                  <w:color w:val="000000"/>
                  <w:szCs w:val="20"/>
                </w:rPr>
              </w:rPrChange>
            </w:rPr>
            <w:delText>7</w:delText>
          </w:r>
        </w:del>
      </w:ins>
      <w:ins w:id="6757" w:author="mp4" w:date="2018-11-02T11:50:00Z">
        <w:del w:id="6758" w:author="Steven" w:date="2022-04-01T17:01:00Z">
          <w:r w:rsidRPr="00BE5A55" w:rsidDel="0087529A">
            <w:rPr>
              <w:szCs w:val="20"/>
              <w:rPrChange w:id="6759" w:author="Steven" w:date="2022-04-18T14:11:00Z">
                <w:rPr>
                  <w:rFonts w:cs="Courier New"/>
                  <w:b/>
                  <w:bCs/>
                  <w:color w:val="000000"/>
                  <w:szCs w:val="20"/>
                </w:rPr>
              </w:rPrChange>
            </w:rPr>
            <w:delText>0&lt;/vessel_radius&gt;</w:delText>
          </w:r>
          <w:bookmarkStart w:id="6760" w:name="_Toc99726194"/>
          <w:bookmarkEnd w:id="6760"/>
        </w:del>
      </w:ins>
    </w:p>
    <w:p w14:paraId="572D7198" w14:textId="7106479A" w:rsidR="00B82DE2" w:rsidDel="0087529A" w:rsidRDefault="00B82DE2">
      <w:pPr>
        <w:rPr>
          <w:ins w:id="6761" w:author="Steven LaBelle" w:date="2019-04-16T17:07:00Z"/>
          <w:del w:id="6762" w:author="Steven" w:date="2022-04-01T17:01:00Z"/>
        </w:rPr>
        <w:pPrChange w:id="6763" w:author="mp4" w:date="2018-11-02T11:49:00Z">
          <w:pPr>
            <w:shd w:val="clear" w:color="auto" w:fill="FFFFFF"/>
            <w:jc w:val="left"/>
          </w:pPr>
        </w:pPrChange>
      </w:pPr>
      <w:bookmarkStart w:id="6764" w:name="_Toc99726195"/>
      <w:bookmarkEnd w:id="6764"/>
    </w:p>
    <w:p w14:paraId="2B770E5C" w14:textId="4885E42E" w:rsidR="00294085" w:rsidDel="005C4E4E" w:rsidRDefault="00294085">
      <w:pPr>
        <w:pStyle w:val="Heading2"/>
        <w:rPr>
          <w:ins w:id="6765" w:author="Steven LaBelle" w:date="2019-04-16T17:07:00Z"/>
          <w:del w:id="6766" w:author="Steven" w:date="2022-04-01T16:23:00Z"/>
        </w:rPr>
        <w:pPrChange w:id="6767" w:author="Steven" w:date="2022-03-29T16:04:00Z">
          <w:pPr>
            <w:shd w:val="clear" w:color="auto" w:fill="FFFFFF"/>
            <w:jc w:val="left"/>
          </w:pPr>
        </w:pPrChange>
      </w:pPr>
      <w:bookmarkStart w:id="6768" w:name="_Ref6916335"/>
      <w:ins w:id="6769" w:author="Steven LaBelle" w:date="2019-04-16T17:07:00Z">
        <w:del w:id="6770" w:author="Steven" w:date="2022-04-01T16:23:00Z">
          <w:r w:rsidDel="005C4E4E">
            <w:delText>Mix Method</w:delText>
          </w:r>
          <w:bookmarkStart w:id="6771" w:name="_Toc99726196"/>
          <w:bookmarkEnd w:id="6768"/>
          <w:bookmarkEnd w:id="6771"/>
        </w:del>
      </w:ins>
    </w:p>
    <w:p w14:paraId="7EC9AAF3" w14:textId="44F068AA" w:rsidR="00294085" w:rsidDel="005C4E4E" w:rsidRDefault="00294085">
      <w:pPr>
        <w:rPr>
          <w:ins w:id="6772" w:author="Steven LaBelle" w:date="2019-04-16T17:13:00Z"/>
          <w:del w:id="6773" w:author="Steven" w:date="2022-04-01T16:23:00Z"/>
        </w:rPr>
        <w:pPrChange w:id="6774" w:author="Steven LaBelle" w:date="2019-04-16T17:07:00Z">
          <w:pPr>
            <w:shd w:val="clear" w:color="auto" w:fill="FFFFFF"/>
            <w:jc w:val="left"/>
          </w:pPr>
        </w:pPrChange>
      </w:pPr>
      <w:ins w:id="6775" w:author="Steven LaBelle" w:date="2019-04-16T17:07:00Z">
        <w:del w:id="6776" w:author="Steven" w:date="2022-04-01T16:23:00Z">
          <w:r w:rsidDel="005C4E4E">
            <w:delText xml:space="preserve">Different methods may be used to determine a direction based on two other vector directions. </w:delText>
          </w:r>
        </w:del>
      </w:ins>
      <w:bookmarkStart w:id="6777" w:name="_Toc99726197"/>
      <w:bookmarkEnd w:id="6777"/>
    </w:p>
    <w:p w14:paraId="7549B137" w14:textId="55EC1288" w:rsidR="00294085" w:rsidDel="005C4E4E" w:rsidRDefault="00294085">
      <w:pPr>
        <w:rPr>
          <w:ins w:id="6778" w:author="Steven LaBelle" w:date="2019-04-23T12:55:00Z"/>
          <w:del w:id="6779" w:author="Steven" w:date="2022-04-01T16:23:00Z"/>
        </w:rPr>
        <w:pPrChange w:id="6780" w:author="Steven LaBelle" w:date="2019-04-16T17:07:00Z">
          <w:pPr>
            <w:shd w:val="clear" w:color="auto" w:fill="FFFFFF"/>
            <w:jc w:val="left"/>
          </w:pPr>
        </w:pPrChange>
      </w:pPr>
      <w:bookmarkStart w:id="6781" w:name="_Toc99726198"/>
      <w:bookmarkEnd w:id="6781"/>
    </w:p>
    <w:p w14:paraId="1993E8D9" w14:textId="1175203C" w:rsidR="004B2907" w:rsidDel="005C4E4E" w:rsidRDefault="004B2907">
      <w:pPr>
        <w:pStyle w:val="Heading3"/>
        <w:rPr>
          <w:ins w:id="6782" w:author="Steven LaBelle" w:date="2019-04-16T17:13:00Z"/>
          <w:del w:id="6783" w:author="Steven" w:date="2022-04-01T16:23:00Z"/>
        </w:rPr>
        <w:pPrChange w:id="6784" w:author="Steven LaBelle" w:date="2019-04-23T12:55:00Z">
          <w:pPr>
            <w:shd w:val="clear" w:color="auto" w:fill="FFFFFF"/>
            <w:jc w:val="left"/>
          </w:pPr>
        </w:pPrChange>
      </w:pPr>
      <w:ins w:id="6785" w:author="Steven LaBelle" w:date="2019-04-23T12:55:00Z">
        <w:del w:id="6786" w:author="Steven" w:date="2022-04-01T16:23:00Z">
          <w:r w:rsidDel="005C4E4E">
            <w:delText>Linear Interpolation Mix Method</w:delText>
          </w:r>
        </w:del>
      </w:ins>
      <w:bookmarkStart w:id="6787" w:name="_Toc99726199"/>
      <w:bookmarkEnd w:id="6787"/>
    </w:p>
    <w:p w14:paraId="0EAA11BA" w14:textId="61862FBC" w:rsidR="0078161E" w:rsidDel="005C4E4E" w:rsidRDefault="00294085">
      <w:pPr>
        <w:rPr>
          <w:ins w:id="6788" w:author="Steven LaBelle" w:date="2019-04-16T17:07:00Z"/>
          <w:del w:id="6789" w:author="Steven" w:date="2022-04-01T16:23:00Z"/>
        </w:rPr>
        <w:pPrChange w:id="6790" w:author="Steven LaBelle" w:date="2019-04-16T17:07:00Z">
          <w:pPr>
            <w:shd w:val="clear" w:color="auto" w:fill="FFFFFF"/>
            <w:jc w:val="left"/>
          </w:pPr>
        </w:pPrChange>
      </w:pPr>
      <w:ins w:id="6791" w:author="Steven LaBelle" w:date="2019-04-16T17:07:00Z">
        <w:del w:id="6792" w:author="Steven" w:date="2022-04-01T16:23:00Z">
          <w:r w:rsidDel="005C4E4E">
            <w:delText>The legacy method of linear interpolation between the components of the two input vectors is specified via</w:delText>
          </w:r>
          <w:bookmarkStart w:id="6793" w:name="_Toc99726200"/>
          <w:bookmarkEnd w:id="6793"/>
        </w:del>
      </w:ins>
    </w:p>
    <w:p w14:paraId="2A09C262" w14:textId="282064D9" w:rsidR="0078161E" w:rsidRPr="0078161E" w:rsidDel="005C4E4E" w:rsidRDefault="00294085">
      <w:pPr>
        <w:rPr>
          <w:ins w:id="6794" w:author="Steven LaBelle" w:date="2019-04-16T17:09:00Z"/>
          <w:del w:id="6795" w:author="Steven" w:date="2022-04-01T16:23:00Z"/>
        </w:rPr>
        <w:pPrChange w:id="6796" w:author="Steven" w:date="2022-03-30T16:21:00Z">
          <w:pPr>
            <w:shd w:val="clear" w:color="auto" w:fill="FFFFFF"/>
            <w:jc w:val="left"/>
          </w:pPr>
        </w:pPrChange>
      </w:pPr>
      <w:ins w:id="6797" w:author="Steven LaBelle" w:date="2019-04-16T17:08:00Z">
        <w:del w:id="6798" w:author="Steven" w:date="2022-04-01T16:23:00Z">
          <w:r w:rsidDel="005C4E4E">
            <w:tab/>
          </w:r>
        </w:del>
      </w:ins>
      <w:ins w:id="6799" w:author="Steven LaBelle" w:date="2019-04-16T17:08:00Z">
        <w:del w:id="6800" w:author="Steven" w:date="2022-04-01T16:23:00Z">
          <w:r w:rsidR="00626A02" w:rsidRPr="00294085" w:rsidDel="005C4E4E">
            <w:rPr>
              <w:position w:val="-12"/>
              <w:rPrChange w:id="6801" w:author="Steven LaBelle" w:date="2019-04-16T17:09:00Z">
                <w:rPr>
                  <w:position w:val="-12"/>
                </w:rPr>
              </w:rPrChange>
            </w:rPr>
            <w:object w:dxaOrig="2140" w:dyaOrig="360" w14:anchorId="467BD88C">
              <v:shape id="_x0000_i5222" type="#_x0000_t75" style="width:107pt;height:18pt" o:ole="">
                <v:imagedata r:id="rId56" o:title=""/>
              </v:shape>
              <o:OLEObject Type="Embed" ProgID="Equation.DSMT4" ShapeID="_x0000_i5222" DrawAspect="Content" ObjectID="_1711801315" r:id="rId57"/>
            </w:object>
          </w:r>
        </w:del>
      </w:ins>
      <w:ins w:id="6802" w:author="Steven LaBelle" w:date="2019-04-16T17:08:00Z">
        <w:del w:id="6803" w:author="Steven" w:date="2022-04-01T16:23:00Z">
          <w:r w:rsidDel="005C4E4E">
            <w:delText xml:space="preserve"> </w:delText>
          </w:r>
          <w:r w:rsidDel="005C4E4E">
            <w:tab/>
          </w:r>
          <w:r w:rsidDel="005C4E4E">
            <w:fldChar w:fldCharType="begin"/>
          </w:r>
          <w:r w:rsidDel="005C4E4E">
            <w:delInstrText xml:space="preserve"> MACROBUTTON MTPlaceRef \* MERGEFORMAT </w:delInstrText>
          </w:r>
          <w:r w:rsidDel="005C4E4E">
            <w:fldChar w:fldCharType="begin"/>
          </w:r>
          <w:r w:rsidDel="005C4E4E">
            <w:delInstrText xml:space="preserve"> SEQ MTEqn \h \* MERGEFORMAT </w:delInstrText>
          </w:r>
          <w:r w:rsidDel="005C4E4E">
            <w:fldChar w:fldCharType="end"/>
          </w:r>
          <w:r w:rsidDel="005C4E4E">
            <w:delInstrText>(</w:delInstrText>
          </w:r>
          <w:r w:rsidDel="005C4E4E">
            <w:fldChar w:fldCharType="begin"/>
          </w:r>
          <w:r w:rsidDel="005C4E4E">
            <w:delInstrText xml:space="preserve"> SEQ MTChap \c \* Arabic \* MERGEFORMAT </w:delInstrText>
          </w:r>
        </w:del>
      </w:ins>
      <w:del w:id="6804" w:author="Steven" w:date="2022-04-01T16:23:00Z">
        <w:r w:rsidDel="005C4E4E">
          <w:fldChar w:fldCharType="end"/>
        </w:r>
      </w:del>
      <w:ins w:id="6805" w:author="Steven LaBelle" w:date="2019-04-16T17:08:00Z">
        <w:del w:id="6806" w:author="Steven" w:date="2022-04-01T16:23:00Z">
          <w:r w:rsidDel="005C4E4E">
            <w:delInstrText>.</w:delInstrText>
          </w:r>
          <w:r w:rsidDel="005C4E4E">
            <w:fldChar w:fldCharType="begin"/>
          </w:r>
          <w:r w:rsidDel="005C4E4E">
            <w:delInstrText xml:space="preserve"> SEQ MTEqn \c \* Arabic \* MERGEFORMAT </w:delInstrText>
          </w:r>
        </w:del>
      </w:ins>
      <w:del w:id="6807" w:author="Steven" w:date="2022-04-01T16:23:00Z">
        <w:r w:rsidDel="005C4E4E">
          <w:fldChar w:fldCharType="separate"/>
        </w:r>
      </w:del>
      <w:ins w:id="6808" w:author="Steven LaBelle" w:date="2019-04-22T18:00:00Z">
        <w:del w:id="6809" w:author="Steven" w:date="2022-03-29T13:46:00Z">
          <w:r w:rsidR="00EC5F36" w:rsidDel="00DE1A69">
            <w:rPr>
              <w:noProof/>
            </w:rPr>
            <w:delInstrText>1</w:delInstrText>
          </w:r>
        </w:del>
      </w:ins>
      <w:ins w:id="6810" w:author="Steven LaBelle" w:date="2019-04-16T17:08:00Z">
        <w:del w:id="6811" w:author="Steven" w:date="2022-04-01T16:23:00Z">
          <w:r w:rsidDel="005C4E4E">
            <w:fldChar w:fldCharType="end"/>
          </w:r>
          <w:r w:rsidDel="005C4E4E">
            <w:delInstrText>)</w:delInstrText>
          </w:r>
          <w:r w:rsidDel="005C4E4E">
            <w:fldChar w:fldCharType="end"/>
          </w:r>
        </w:del>
      </w:ins>
      <w:bookmarkStart w:id="6812" w:name="_Toc99726201"/>
      <w:bookmarkEnd w:id="6812"/>
    </w:p>
    <w:p w14:paraId="493DBA7D" w14:textId="784CA537" w:rsidR="00294085" w:rsidDel="005C4E4E" w:rsidRDefault="00294085">
      <w:pPr>
        <w:rPr>
          <w:ins w:id="6813" w:author="Steven LaBelle" w:date="2019-04-16T17:11:00Z"/>
          <w:del w:id="6814" w:author="Steven" w:date="2022-04-01T16:23:00Z"/>
        </w:rPr>
        <w:pPrChange w:id="6815" w:author="Steven LaBelle" w:date="2019-04-16T17:09:00Z">
          <w:pPr>
            <w:shd w:val="clear" w:color="auto" w:fill="FFFFFF"/>
            <w:jc w:val="left"/>
          </w:pPr>
        </w:pPrChange>
      </w:pPr>
      <w:ins w:id="6816" w:author="Steven LaBelle" w:date="2019-04-16T17:09:00Z">
        <w:del w:id="6817" w:author="Steven" w:date="2022-04-01T16:23:00Z">
          <w:r w:rsidDel="005C4E4E">
            <w:delText xml:space="preserve">In the context of growth the new direction (psi) is linearly interpolated between the previous direction (psi) and the collagen fibril direction (theta). This leads to a nonlinear space of effective rotations and is no longer recommended but is still supported for legacy purposes. To use a linear interpolation of vector components include </w:delText>
          </w:r>
          <w:r w:rsidRPr="00294085" w:rsidDel="005C4E4E">
            <w:rPr>
              <w:rFonts w:ascii="Courier New" w:hAnsi="Courier New" w:cs="Courier New"/>
              <w:sz w:val="22"/>
              <w:szCs w:val="22"/>
              <w:rPrChange w:id="6818" w:author="Steven LaBelle" w:date="2019-04-16T17:13:00Z">
                <w:rPr/>
              </w:rPrChange>
            </w:rPr>
            <w:delText>&lt;mix_method type=</w:delText>
          </w:r>
        </w:del>
      </w:ins>
      <w:ins w:id="6819" w:author="Steven LaBelle" w:date="2019-04-16T17:10:00Z">
        <w:del w:id="6820" w:author="Steven" w:date="2022-04-01T16:23:00Z">
          <w:r w:rsidRPr="00294085" w:rsidDel="005C4E4E">
            <w:rPr>
              <w:rFonts w:ascii="Courier New" w:hAnsi="Courier New" w:cs="Courier New"/>
              <w:sz w:val="22"/>
              <w:szCs w:val="22"/>
              <w:rPrChange w:id="6821" w:author="Steven LaBelle" w:date="2019-04-16T17:13:00Z">
                <w:rPr/>
              </w:rPrChange>
            </w:rPr>
            <w:delText xml:space="preserve"> “LinInterp”&gt;&lt;/mix_method&gt;</w:delText>
          </w:r>
          <w:r w:rsidDel="005C4E4E">
            <w:delText xml:space="preserve"> within the angio material. </w:delText>
          </w:r>
        </w:del>
      </w:ins>
      <w:bookmarkStart w:id="6822" w:name="_Toc99726202"/>
      <w:bookmarkEnd w:id="6822"/>
    </w:p>
    <w:p w14:paraId="5DDEC846" w14:textId="2F6B1AA7" w:rsidR="00294085" w:rsidDel="005C4E4E" w:rsidRDefault="00294085">
      <w:pPr>
        <w:rPr>
          <w:ins w:id="6823" w:author="Steven LaBelle" w:date="2019-04-23T12:55:00Z"/>
          <w:del w:id="6824" w:author="Steven" w:date="2022-04-01T16:23:00Z"/>
        </w:rPr>
        <w:pPrChange w:id="6825" w:author="Steven LaBelle" w:date="2019-04-16T17:09:00Z">
          <w:pPr>
            <w:shd w:val="clear" w:color="auto" w:fill="FFFFFF"/>
            <w:jc w:val="left"/>
          </w:pPr>
        </w:pPrChange>
      </w:pPr>
      <w:bookmarkStart w:id="6826" w:name="_Toc99726203"/>
      <w:bookmarkEnd w:id="6826"/>
    </w:p>
    <w:p w14:paraId="237D2CA0" w14:textId="3AEA5342" w:rsidR="004B2907" w:rsidDel="005C4E4E" w:rsidRDefault="004B2907">
      <w:pPr>
        <w:pStyle w:val="Heading3"/>
        <w:rPr>
          <w:ins w:id="6827" w:author="Steven LaBelle" w:date="2019-04-23T12:55:00Z"/>
          <w:del w:id="6828" w:author="Steven" w:date="2022-04-01T16:23:00Z"/>
        </w:rPr>
        <w:pPrChange w:id="6829" w:author="Steven LaBelle" w:date="2019-04-23T12:55:00Z">
          <w:pPr>
            <w:shd w:val="clear" w:color="auto" w:fill="FFFFFF"/>
            <w:jc w:val="left"/>
          </w:pPr>
        </w:pPrChange>
      </w:pPr>
      <w:ins w:id="6830" w:author="Steven LaBelle" w:date="2019-04-23T12:55:00Z">
        <w:del w:id="6831" w:author="Steven" w:date="2022-04-01T16:23:00Z">
          <w:r w:rsidDel="005C4E4E">
            <w:delText>Linear Scaled Rotation Mix Method</w:delText>
          </w:r>
          <w:bookmarkStart w:id="6832" w:name="_Toc99726204"/>
          <w:bookmarkEnd w:id="6832"/>
        </w:del>
      </w:ins>
    </w:p>
    <w:p w14:paraId="23C75802" w14:textId="67422C29" w:rsidR="004B2907" w:rsidDel="005C4E4E" w:rsidRDefault="004B2907">
      <w:pPr>
        <w:rPr>
          <w:ins w:id="6833" w:author="Steven LaBelle" w:date="2019-04-16T17:11:00Z"/>
          <w:del w:id="6834" w:author="Steven" w:date="2022-04-01T16:23:00Z"/>
        </w:rPr>
        <w:pPrChange w:id="6835" w:author="Steven LaBelle" w:date="2019-04-16T17:09:00Z">
          <w:pPr>
            <w:shd w:val="clear" w:color="auto" w:fill="FFFFFF"/>
            <w:jc w:val="left"/>
          </w:pPr>
        </w:pPrChange>
      </w:pPr>
      <w:bookmarkStart w:id="6836" w:name="_Toc99726205"/>
      <w:bookmarkEnd w:id="6836"/>
    </w:p>
    <w:p w14:paraId="1E7FEB40" w14:textId="5C6B8287" w:rsidR="0078161E" w:rsidDel="005C4E4E" w:rsidRDefault="00294085">
      <w:pPr>
        <w:rPr>
          <w:ins w:id="6837" w:author="Steven LaBelle" w:date="2019-04-17T12:40:00Z"/>
          <w:del w:id="6838" w:author="Steven" w:date="2022-04-01T16:23:00Z"/>
        </w:rPr>
        <w:pPrChange w:id="6839" w:author="Steven LaBelle" w:date="2019-04-16T17:09:00Z">
          <w:pPr>
            <w:shd w:val="clear" w:color="auto" w:fill="FFFFFF"/>
            <w:jc w:val="left"/>
          </w:pPr>
        </w:pPrChange>
      </w:pPr>
      <w:ins w:id="6840" w:author="Steven LaBelle" w:date="2019-04-16T17:11:00Z">
        <w:del w:id="6841" w:author="Steven" w:date="2022-04-01T16:23:00Z">
          <w:r w:rsidDel="005C4E4E">
            <w:delText>The recommended method is a linear rotation or a scaling of the rotation from the first vector to the second within the plane spanned by both vectors.</w:delText>
          </w:r>
        </w:del>
      </w:ins>
      <w:ins w:id="6842" w:author="Steven LaBelle" w:date="2019-04-17T12:40:00Z">
        <w:del w:id="6843" w:author="Steven" w:date="2022-04-01T16:23:00Z">
          <w:r w:rsidR="00946248" w:rsidDel="005C4E4E">
            <w:delText xml:space="preserve"> First the normal to the plane by the vectors is determined</w:delText>
          </w:r>
          <w:bookmarkStart w:id="6844" w:name="_Toc99726206"/>
          <w:bookmarkEnd w:id="6844"/>
        </w:del>
      </w:ins>
    </w:p>
    <w:p w14:paraId="7B81CF00" w14:textId="134F69B3" w:rsidR="0078161E" w:rsidRPr="0078161E" w:rsidDel="005C4E4E" w:rsidRDefault="00946248">
      <w:pPr>
        <w:rPr>
          <w:ins w:id="6845" w:author="Steven LaBelle" w:date="2019-04-17T12:43:00Z"/>
          <w:del w:id="6846" w:author="Steven" w:date="2022-04-01T16:23:00Z"/>
        </w:rPr>
        <w:pPrChange w:id="6847" w:author="Steven" w:date="2022-03-30T16:21:00Z">
          <w:pPr>
            <w:shd w:val="clear" w:color="auto" w:fill="FFFFFF"/>
            <w:jc w:val="left"/>
          </w:pPr>
        </w:pPrChange>
      </w:pPr>
      <w:ins w:id="6848" w:author="Steven LaBelle" w:date="2019-04-17T12:40:00Z">
        <w:del w:id="6849" w:author="Steven" w:date="2022-04-01T16:23:00Z">
          <w:r w:rsidDel="005C4E4E">
            <w:tab/>
          </w:r>
        </w:del>
      </w:ins>
      <w:ins w:id="6850" w:author="Steven LaBelle" w:date="2019-04-17T12:40:00Z">
        <w:del w:id="6851" w:author="Steven" w:date="2022-04-01T16:23:00Z">
          <w:r w:rsidRPr="00946248" w:rsidDel="005C4E4E">
            <w:rPr>
              <w:position w:val="-10"/>
              <w:rPrChange w:id="6852" w:author="Steven LaBelle" w:date="2019-04-17T12:42:00Z">
                <w:rPr>
                  <w:position w:val="-10"/>
                </w:rPr>
              </w:rPrChange>
            </w:rPr>
            <w:object w:dxaOrig="940" w:dyaOrig="320" w14:anchorId="6B642A22">
              <v:shape id="_x0000_i5223" type="#_x0000_t75" style="width:47pt;height:16.5pt" o:ole="">
                <v:imagedata r:id="rId58" o:title=""/>
              </v:shape>
              <o:OLEObject Type="Embed" ProgID="Equation.DSMT4" ShapeID="_x0000_i5223" DrawAspect="Content" ObjectID="_1711801316" r:id="rId59"/>
            </w:object>
          </w:r>
        </w:del>
      </w:ins>
      <w:ins w:id="6853" w:author="Steven LaBelle" w:date="2019-04-17T12:40:00Z">
        <w:del w:id="6854" w:author="Steven" w:date="2022-04-01T16:23:00Z">
          <w:r w:rsidDel="005C4E4E">
            <w:delText xml:space="preserve"> </w:delText>
          </w:r>
          <w:r w:rsidDel="005C4E4E">
            <w:tab/>
          </w:r>
          <w:r w:rsidDel="005C4E4E">
            <w:fldChar w:fldCharType="begin"/>
          </w:r>
          <w:r w:rsidDel="005C4E4E">
            <w:delInstrText xml:space="preserve"> MACROBUTTON MTPlaceRef \* MERGEFORMAT </w:delInstrText>
          </w:r>
          <w:r w:rsidDel="005C4E4E">
            <w:fldChar w:fldCharType="begin"/>
          </w:r>
          <w:r w:rsidDel="005C4E4E">
            <w:delInstrText xml:space="preserve"> SEQ MTEqn \h \* MERGEFORMAT </w:delInstrText>
          </w:r>
          <w:r w:rsidDel="005C4E4E">
            <w:fldChar w:fldCharType="end"/>
          </w:r>
          <w:r w:rsidDel="005C4E4E">
            <w:delInstrText>(</w:delInstrText>
          </w:r>
          <w:r w:rsidDel="005C4E4E">
            <w:fldChar w:fldCharType="begin"/>
          </w:r>
          <w:r w:rsidDel="005C4E4E">
            <w:delInstrText xml:space="preserve"> SEQ MTChap \c \* Arabic \* MERGEFORMAT </w:delInstrText>
          </w:r>
        </w:del>
      </w:ins>
      <w:del w:id="6855" w:author="Steven" w:date="2022-04-01T16:23:00Z">
        <w:r w:rsidDel="005C4E4E">
          <w:fldChar w:fldCharType="end"/>
        </w:r>
      </w:del>
      <w:ins w:id="6856" w:author="Steven LaBelle" w:date="2019-04-17T12:40:00Z">
        <w:del w:id="6857" w:author="Steven" w:date="2022-04-01T16:23:00Z">
          <w:r w:rsidDel="005C4E4E">
            <w:delInstrText>.</w:delInstrText>
          </w:r>
          <w:r w:rsidDel="005C4E4E">
            <w:fldChar w:fldCharType="begin"/>
          </w:r>
          <w:r w:rsidDel="005C4E4E">
            <w:delInstrText xml:space="preserve"> SEQ MTEqn \c \* Arabic \* MERGEFORMAT </w:delInstrText>
          </w:r>
        </w:del>
      </w:ins>
      <w:del w:id="6858" w:author="Steven" w:date="2022-04-01T16:23:00Z">
        <w:r w:rsidDel="005C4E4E">
          <w:fldChar w:fldCharType="separate"/>
        </w:r>
      </w:del>
      <w:ins w:id="6859" w:author="Steven LaBelle" w:date="2019-04-22T18:00:00Z">
        <w:del w:id="6860" w:author="Steven" w:date="2022-03-29T13:46:00Z">
          <w:r w:rsidR="00EC5F36" w:rsidDel="00DE1A69">
            <w:rPr>
              <w:noProof/>
            </w:rPr>
            <w:delInstrText>2</w:delInstrText>
          </w:r>
        </w:del>
      </w:ins>
      <w:ins w:id="6861" w:author="Steven LaBelle" w:date="2019-04-17T12:40:00Z">
        <w:del w:id="6862" w:author="Steven" w:date="2022-04-01T16:23:00Z">
          <w:r w:rsidDel="005C4E4E">
            <w:fldChar w:fldCharType="end"/>
          </w:r>
          <w:r w:rsidDel="005C4E4E">
            <w:delInstrText>)</w:delInstrText>
          </w:r>
          <w:r w:rsidDel="005C4E4E">
            <w:fldChar w:fldCharType="end"/>
          </w:r>
        </w:del>
      </w:ins>
      <w:bookmarkStart w:id="6863" w:name="_Toc99726207"/>
      <w:bookmarkEnd w:id="6863"/>
    </w:p>
    <w:p w14:paraId="002E771B" w14:textId="1BF009BD" w:rsidR="00946248" w:rsidRPr="00946248" w:rsidDel="005C4E4E" w:rsidRDefault="00946248">
      <w:pPr>
        <w:rPr>
          <w:ins w:id="6864" w:author="Steven LaBelle" w:date="2019-04-17T12:43:00Z"/>
          <w:del w:id="6865" w:author="Steven" w:date="2022-04-01T16:23:00Z"/>
        </w:rPr>
        <w:pPrChange w:id="6866" w:author="Steven LaBelle" w:date="2019-04-17T12:43:00Z">
          <w:pPr>
            <w:shd w:val="clear" w:color="auto" w:fill="FFFFFF"/>
            <w:jc w:val="left"/>
          </w:pPr>
        </w:pPrChange>
      </w:pPr>
      <w:ins w:id="6867" w:author="Steven LaBelle" w:date="2019-04-17T12:43:00Z">
        <w:del w:id="6868" w:author="Steven" w:date="2022-04-01T16:23:00Z">
          <w:r w:rsidDel="005C4E4E">
            <w:delText xml:space="preserve">The </w:delText>
          </w:r>
        </w:del>
      </w:ins>
      <w:ins w:id="6869" w:author="Steven LaBelle" w:date="2019-04-17T12:44:00Z">
        <w:del w:id="6870" w:author="Steven" w:date="2022-04-01T16:23:00Z">
          <w:r w:rsidDel="005C4E4E">
            <w:delText xml:space="preserve">angle </w:delText>
          </w:r>
        </w:del>
      </w:ins>
      <w:ins w:id="6871" w:author="Steven LaBelle" w:date="2019-04-17T12:45:00Z">
        <w:del w:id="6872" w:author="Steven" w:date="2022-04-01T16:23:00Z">
          <w:r w:rsidRPr="00946248" w:rsidDel="005C4E4E">
            <w:rPr>
              <w:i/>
              <w:rPrChange w:id="6873" w:author="Steven LaBelle" w:date="2019-04-17T12:45:00Z">
                <w:rPr/>
              </w:rPrChange>
            </w:rPr>
            <w:delText>φ</w:delText>
          </w:r>
          <w:r w:rsidDel="005C4E4E">
            <w:delText xml:space="preserve"> </w:delText>
          </w:r>
        </w:del>
      </w:ins>
      <w:ins w:id="6874" w:author="Steven LaBelle" w:date="2019-04-17T12:44:00Z">
        <w:del w:id="6875" w:author="Steven" w:date="2022-04-01T16:23:00Z">
          <w:r w:rsidDel="005C4E4E">
            <w:delText>between the previous direction and influential direction is determined from the dot product</w:delText>
          </w:r>
        </w:del>
      </w:ins>
      <w:ins w:id="6876" w:author="Steven LaBelle" w:date="2019-04-17T12:45:00Z">
        <w:del w:id="6877" w:author="Steven" w:date="2022-04-01T16:23:00Z">
          <w:r w:rsidDel="005C4E4E">
            <w:delText xml:space="preserve"> then a rot</w:delText>
          </w:r>
          <w:r w:rsidR="00D96278" w:rsidDel="005C4E4E">
            <w:delText xml:space="preserve">ation about the normal vector by the angle </w:delText>
          </w:r>
        </w:del>
      </w:ins>
      <w:ins w:id="6878" w:author="Steven LaBelle" w:date="2019-04-17T13:01:00Z">
        <w:del w:id="6879" w:author="Steven" w:date="2022-04-01T16:23:00Z">
          <w:r w:rsidR="00D96278" w:rsidRPr="00C93981" w:rsidDel="005C4E4E">
            <w:rPr>
              <w:i/>
            </w:rPr>
            <w:delText>φ</w:delText>
          </w:r>
          <w:r w:rsidR="00D96278" w:rsidDel="005C4E4E">
            <w:delText xml:space="preserve"> scaled by </w:delText>
          </w:r>
          <w:r w:rsidR="00D96278" w:rsidRPr="00D96278" w:rsidDel="005C4E4E">
            <w:rPr>
              <w:i/>
              <w:rPrChange w:id="6880" w:author="Steven LaBelle" w:date="2019-04-17T13:01:00Z">
                <w:rPr/>
              </w:rPrChange>
            </w:rPr>
            <w:delText>α</w:delText>
          </w:r>
          <w:r w:rsidR="00D96278" w:rsidDel="005C4E4E">
            <w:delText>:</w:delText>
          </w:r>
        </w:del>
      </w:ins>
      <w:bookmarkStart w:id="6881" w:name="_Toc99726208"/>
      <w:bookmarkEnd w:id="6881"/>
    </w:p>
    <w:p w14:paraId="18435294" w14:textId="62B24F55" w:rsidR="00946248" w:rsidRPr="00946248" w:rsidDel="005C4E4E" w:rsidRDefault="00946248">
      <w:pPr>
        <w:rPr>
          <w:ins w:id="6882" w:author="Steven LaBelle" w:date="2019-04-16T17:13:00Z"/>
          <w:del w:id="6883" w:author="Steven" w:date="2022-04-01T16:23:00Z"/>
        </w:rPr>
        <w:pPrChange w:id="6884" w:author="Steven LaBelle" w:date="2019-04-17T12:43:00Z">
          <w:pPr>
            <w:shd w:val="clear" w:color="auto" w:fill="FFFFFF"/>
            <w:jc w:val="left"/>
          </w:pPr>
        </w:pPrChange>
      </w:pPr>
      <w:bookmarkStart w:id="6885" w:name="_Toc99726209"/>
      <w:bookmarkEnd w:id="6885"/>
    </w:p>
    <w:p w14:paraId="4FC909BA" w14:textId="6B6D90F4" w:rsidR="00294085" w:rsidDel="005C4E4E" w:rsidRDefault="00294085">
      <w:pPr>
        <w:pStyle w:val="MTDisplayEquation"/>
        <w:rPr>
          <w:ins w:id="6886" w:author="Steven LaBelle" w:date="2019-04-16T17:14:00Z"/>
          <w:del w:id="6887" w:author="Steven" w:date="2022-04-01T16:23:00Z"/>
        </w:rPr>
        <w:pPrChange w:id="6888" w:author="Steven LaBelle" w:date="2019-04-16T17:14:00Z">
          <w:pPr>
            <w:shd w:val="clear" w:color="auto" w:fill="FFFFFF"/>
            <w:jc w:val="left"/>
          </w:pPr>
        </w:pPrChange>
      </w:pPr>
      <w:ins w:id="6889" w:author="Steven LaBelle" w:date="2019-04-16T17:14:00Z">
        <w:del w:id="6890" w:author="Steven" w:date="2022-04-01T16:23:00Z">
          <w:r w:rsidDel="005C4E4E">
            <w:tab/>
          </w:r>
        </w:del>
      </w:ins>
      <w:ins w:id="6891" w:author="Steven LaBelle" w:date="2019-04-16T17:14:00Z">
        <w:del w:id="6892" w:author="Steven" w:date="2022-04-01T16:23:00Z">
          <w:r w:rsidR="00D96278" w:rsidRPr="00294085" w:rsidDel="005C4E4E">
            <w:rPr>
              <w:position w:val="-12"/>
              <w:rPrChange w:id="6893" w:author="Steven LaBelle" w:date="2019-04-17T12:39:00Z">
                <w:rPr>
                  <w:position w:val="-12"/>
                </w:rPr>
              </w:rPrChange>
            </w:rPr>
            <w:object w:dxaOrig="1820" w:dyaOrig="360" w14:anchorId="254B3783">
              <v:shape id="_x0000_i5224" type="#_x0000_t75" style="width:90.5pt;height:18pt" o:ole="">
                <v:imagedata r:id="rId60" o:title=""/>
              </v:shape>
              <o:OLEObject Type="Embed" ProgID="Equation.DSMT4" ShapeID="_x0000_i5224" DrawAspect="Content" ObjectID="_1711801317" r:id="rId61"/>
            </w:object>
          </w:r>
        </w:del>
      </w:ins>
      <w:ins w:id="6894" w:author="Steven LaBelle" w:date="2019-04-16T17:14:00Z">
        <w:del w:id="6895" w:author="Steven" w:date="2022-04-01T16:23:00Z">
          <w:r w:rsidDel="005C4E4E">
            <w:delText xml:space="preserve"> </w:delText>
          </w:r>
          <w:r w:rsidDel="005C4E4E">
            <w:tab/>
          </w:r>
          <w:r w:rsidDel="005C4E4E">
            <w:fldChar w:fldCharType="begin"/>
          </w:r>
          <w:r w:rsidDel="005C4E4E">
            <w:delInstrText xml:space="preserve"> MACROBUTTON MTPlaceRef \* MERGEFORMAT </w:delInstrText>
          </w:r>
          <w:r w:rsidDel="005C4E4E">
            <w:fldChar w:fldCharType="begin"/>
          </w:r>
          <w:r w:rsidDel="005C4E4E">
            <w:delInstrText xml:space="preserve"> SEQ MTEqn \h \* MERGEFORMAT </w:delInstrText>
          </w:r>
          <w:r w:rsidDel="005C4E4E">
            <w:fldChar w:fldCharType="end"/>
          </w:r>
          <w:r w:rsidDel="005C4E4E">
            <w:delInstrText>(</w:delInstrText>
          </w:r>
          <w:r w:rsidDel="005C4E4E">
            <w:fldChar w:fldCharType="begin"/>
          </w:r>
          <w:r w:rsidDel="005C4E4E">
            <w:delInstrText xml:space="preserve"> SEQ MTChap \c \* Arabic \* MERGEFORMAT </w:delInstrText>
          </w:r>
        </w:del>
      </w:ins>
      <w:del w:id="6896" w:author="Steven" w:date="2022-04-01T16:23:00Z">
        <w:r w:rsidDel="005C4E4E">
          <w:fldChar w:fldCharType="end"/>
        </w:r>
      </w:del>
      <w:ins w:id="6897" w:author="Steven LaBelle" w:date="2019-04-16T17:14:00Z">
        <w:del w:id="6898" w:author="Steven" w:date="2022-04-01T16:23:00Z">
          <w:r w:rsidDel="005C4E4E">
            <w:delInstrText>.</w:delInstrText>
          </w:r>
          <w:r w:rsidDel="005C4E4E">
            <w:fldChar w:fldCharType="begin"/>
          </w:r>
          <w:r w:rsidDel="005C4E4E">
            <w:delInstrText xml:space="preserve"> SEQ MTEqn \c \* Arabic \* MERGEFORMAT </w:delInstrText>
          </w:r>
        </w:del>
      </w:ins>
      <w:del w:id="6899" w:author="Steven" w:date="2022-04-01T16:23:00Z">
        <w:r w:rsidDel="005C4E4E">
          <w:fldChar w:fldCharType="separate"/>
        </w:r>
      </w:del>
      <w:ins w:id="6900" w:author="Steven LaBelle" w:date="2019-04-22T18:00:00Z">
        <w:del w:id="6901" w:author="Steven" w:date="2022-03-29T13:46:00Z">
          <w:r w:rsidR="00EC5F36" w:rsidDel="00DE1A69">
            <w:rPr>
              <w:noProof/>
            </w:rPr>
            <w:delInstrText>3</w:delInstrText>
          </w:r>
        </w:del>
      </w:ins>
      <w:ins w:id="6902" w:author="Steven LaBelle" w:date="2019-04-16T17:14:00Z">
        <w:del w:id="6903" w:author="Steven" w:date="2022-04-01T16:23:00Z">
          <w:r w:rsidDel="005C4E4E">
            <w:fldChar w:fldCharType="end"/>
          </w:r>
          <w:r w:rsidDel="005C4E4E">
            <w:delInstrText>)</w:delInstrText>
          </w:r>
          <w:r w:rsidDel="005C4E4E">
            <w:fldChar w:fldCharType="end"/>
          </w:r>
          <w:bookmarkStart w:id="6904" w:name="_Toc99726210"/>
          <w:bookmarkEnd w:id="6904"/>
        </w:del>
      </w:ins>
    </w:p>
    <w:p w14:paraId="7508F5B2" w14:textId="655EC9FD" w:rsidR="00294085" w:rsidDel="005C4E4E" w:rsidRDefault="00294085">
      <w:pPr>
        <w:rPr>
          <w:ins w:id="6905" w:author="Steven LaBelle" w:date="2019-04-16T17:13:00Z"/>
          <w:del w:id="6906" w:author="Steven" w:date="2022-04-01T16:23:00Z"/>
        </w:rPr>
        <w:pPrChange w:id="6907" w:author="Steven LaBelle" w:date="2019-04-16T17:09:00Z">
          <w:pPr>
            <w:shd w:val="clear" w:color="auto" w:fill="FFFFFF"/>
            <w:jc w:val="left"/>
          </w:pPr>
        </w:pPrChange>
      </w:pPr>
      <w:bookmarkStart w:id="6908" w:name="_Toc99726211"/>
      <w:bookmarkEnd w:id="6908"/>
    </w:p>
    <w:p w14:paraId="5A6B66F5" w14:textId="2549227A" w:rsidR="00294085" w:rsidRPr="00294085" w:rsidDel="005C4E4E" w:rsidRDefault="00294085">
      <w:pPr>
        <w:rPr>
          <w:del w:id="6909" w:author="Steven" w:date="2022-04-01T16:23:00Z"/>
        </w:rPr>
        <w:pPrChange w:id="6910" w:author="Steven LaBelle" w:date="2019-04-16T17:09:00Z">
          <w:pPr>
            <w:shd w:val="clear" w:color="auto" w:fill="FFFFFF"/>
            <w:jc w:val="left"/>
          </w:pPr>
        </w:pPrChange>
      </w:pPr>
      <w:ins w:id="6911" w:author="Steven LaBelle" w:date="2019-04-16T17:11:00Z">
        <w:del w:id="6912" w:author="Steven" w:date="2022-04-01T16:23:00Z">
          <w:r w:rsidDel="005C4E4E">
            <w:delText xml:space="preserve">This method guarantees that the relative change in direction is linear with respect to the scaling weight. To use a linear rotation between vectors within their shared plane include </w:delText>
          </w:r>
          <w:r w:rsidRPr="00294085" w:rsidDel="005C4E4E">
            <w:rPr>
              <w:rFonts w:ascii="Courier New" w:hAnsi="Courier New" w:cs="Courier New"/>
              <w:sz w:val="22"/>
              <w:szCs w:val="22"/>
            </w:rPr>
            <w:delText>&lt;mix_method type=</w:delText>
          </w:r>
        </w:del>
      </w:ins>
      <w:ins w:id="6913" w:author="Steven LaBelle" w:date="2019-04-16T17:12:00Z">
        <w:del w:id="6914" w:author="Steven" w:date="2022-04-01T16:23:00Z">
          <w:r w:rsidRPr="00294085" w:rsidDel="005C4E4E">
            <w:rPr>
              <w:rFonts w:ascii="Courier New" w:hAnsi="Courier New" w:cs="Courier New"/>
              <w:sz w:val="22"/>
              <w:szCs w:val="22"/>
              <w:rPrChange w:id="6915" w:author="Steven LaBelle" w:date="2019-04-16T17:13:00Z">
                <w:rPr/>
              </w:rPrChange>
            </w:rPr>
            <w:delText>“LinRot”&gt;&lt;/mix_method&gt;</w:delText>
          </w:r>
          <w:r w:rsidDel="005C4E4E">
            <w:delText>.</w:delText>
          </w:r>
        </w:del>
      </w:ins>
      <w:bookmarkStart w:id="6916" w:name="_Toc99726212"/>
      <w:bookmarkEnd w:id="6916"/>
    </w:p>
    <w:p w14:paraId="460F65B3" w14:textId="252C98B5" w:rsidR="00E21124" w:rsidDel="00ED4F64" w:rsidRDefault="00E21124">
      <w:pPr>
        <w:pStyle w:val="Heading2"/>
        <w:rPr>
          <w:del w:id="6917" w:author="Steven" w:date="2022-04-01T16:20:00Z"/>
        </w:rPr>
      </w:pPr>
      <w:del w:id="6918" w:author="Steven" w:date="2022-04-01T16:20:00Z">
        <w:r w:rsidDel="00ED4F64">
          <w:delText>Initial Modifier</w:delText>
        </w:r>
        <w:bookmarkStart w:id="6919" w:name="_Toc99726213"/>
        <w:bookmarkEnd w:id="6919"/>
      </w:del>
    </w:p>
    <w:p w14:paraId="24C41D7A" w14:textId="5B5E7D35" w:rsidR="00E21124" w:rsidDel="00ED4F64" w:rsidRDefault="00E21124" w:rsidP="00E21124">
      <w:pPr>
        <w:rPr>
          <w:del w:id="6920" w:author="Steven" w:date="2022-04-01T16:20:00Z"/>
        </w:rPr>
      </w:pPr>
      <w:del w:id="6921" w:author="Steven" w:date="2022-04-01T16:20:00Z">
        <w:r w:rsidDel="00ED4F64">
          <w:delText>Initial Modifiers are a way to specify values to all angio elements within an angio material</w:delText>
        </w:r>
      </w:del>
      <w:ins w:id="6922" w:author="Steven LaBelle" w:date="2018-08-21T11:50:00Z">
        <w:del w:id="6923" w:author="Steven" w:date="2022-04-01T16:20:00Z">
          <w:r w:rsidR="004E62C2" w:rsidDel="00ED4F64">
            <w:delText xml:space="preserve"> at the beginning of the </w:delText>
          </w:r>
        </w:del>
      </w:ins>
      <w:ins w:id="6924" w:author="mp4" w:date="2018-12-03T13:00:00Z">
        <w:del w:id="6925" w:author="Steven" w:date="2022-04-01T16:20:00Z">
          <w:r w:rsidR="00DC70E9" w:rsidDel="00ED4F64">
            <w:delText>simulation</w:delText>
          </w:r>
          <w:r w:rsidR="002D7B30" w:rsidDel="00ED4F64">
            <w:delText>. Some examples of initial modifiers</w:delText>
          </w:r>
        </w:del>
      </w:ins>
      <w:ins w:id="6926" w:author="Steven LaBelle" w:date="2018-08-21T11:50:00Z">
        <w:del w:id="6927" w:author="Steven" w:date="2022-04-01T16:20:00Z">
          <w:r w:rsidR="004E62C2" w:rsidDel="00ED4F64">
            <w:delText xml:space="preserve">step </w:delText>
          </w:r>
        </w:del>
      </w:ins>
      <w:ins w:id="6928" w:author="mp4" w:date="2018-12-03T13:00:00Z">
        <w:del w:id="6929" w:author="Steven" w:date="2022-04-01T16:20:00Z">
          <w:r w:rsidR="002D7B30" w:rsidDel="00ED4F64">
            <w:delText xml:space="preserve">are: </w:delText>
          </w:r>
        </w:del>
      </w:ins>
      <w:ins w:id="6930" w:author="Steven LaBelle" w:date="2018-08-21T11:50:00Z">
        <w:del w:id="6931" w:author="Steven" w:date="2022-04-01T16:20:00Z">
          <w:r w:rsidR="004E62C2" w:rsidDel="00ED4F64">
            <w:delText>such as fiber orientation, ECM density, etc.</w:delText>
          </w:r>
        </w:del>
      </w:ins>
      <w:del w:id="6932" w:author="Steven" w:date="2022-04-01T16:20:00Z">
        <w:r w:rsidDel="00ED4F64">
          <w:delText xml:space="preserve">. </w:delText>
        </w:r>
      </w:del>
      <w:ins w:id="6933" w:author="Steven LaBelle" w:date="2018-08-21T11:52:00Z">
        <w:del w:id="6934" w:author="Steven" w:date="2022-04-01T16:20:00Z">
          <w:r w:rsidR="004E62C2" w:rsidDel="00ED4F64">
            <w:delText xml:space="preserve">Initial modifiers are contained within the </w:delText>
          </w:r>
        </w:del>
      </w:ins>
      <w:ins w:id="6935" w:author="Steven LaBelle" w:date="2018-08-21T11:51:00Z">
        <w:del w:id="6936" w:author="Steven" w:date="2022-04-01T16:20:00Z">
          <w:r w:rsidR="004E62C2" w:rsidDel="00ED4F64">
            <w:delText>&lt;im_manager&gt; tag</w:delText>
          </w:r>
        </w:del>
      </w:ins>
      <w:ins w:id="6937" w:author="Steven LaBelle" w:date="2018-08-21T11:52:00Z">
        <w:del w:id="6938" w:author="Steven" w:date="2022-04-01T16:20:00Z">
          <w:r w:rsidR="004E62C2" w:rsidDel="00ED4F64">
            <w:delText xml:space="preserve"> where each individual modification is contained within an &lt;initial modifier&gt; tag.</w:delText>
          </w:r>
        </w:del>
      </w:ins>
      <w:bookmarkStart w:id="6939" w:name="_Toc99726214"/>
      <w:bookmarkEnd w:id="6939"/>
    </w:p>
    <w:p w14:paraId="4A2C28E7" w14:textId="52F64806" w:rsidR="004E62C2" w:rsidDel="00ED4F64" w:rsidRDefault="004E62C2" w:rsidP="00E21124">
      <w:pPr>
        <w:rPr>
          <w:ins w:id="6940" w:author="Steven LaBelle" w:date="2018-08-21T11:50:00Z"/>
          <w:del w:id="6941" w:author="Steven" w:date="2022-04-01T16:20:00Z"/>
        </w:rPr>
      </w:pPr>
      <w:bookmarkStart w:id="6942" w:name="_Toc99726215"/>
      <w:bookmarkEnd w:id="6942"/>
    </w:p>
    <w:p w14:paraId="0F8C8D21" w14:textId="4AC25601" w:rsidR="00E21124" w:rsidDel="00ED4F64" w:rsidRDefault="004E62C2" w:rsidP="00E21124">
      <w:pPr>
        <w:rPr>
          <w:del w:id="6943" w:author="Steven" w:date="2022-04-01T16:20:00Z"/>
        </w:rPr>
      </w:pPr>
      <w:ins w:id="6944" w:author="Steven LaBelle" w:date="2018-08-21T11:52:00Z">
        <w:del w:id="6945" w:author="Steven" w:date="2022-04-01T16:20:00Z">
          <w:r w:rsidDel="00ED4F64">
            <w:delText xml:space="preserve">e.g. </w:delText>
          </w:r>
        </w:del>
      </w:ins>
      <w:del w:id="6946" w:author="Steven" w:date="2022-04-01T16:20:00Z">
        <w:r w:rsidR="00E21124" w:rsidDel="00ED4F64">
          <w:delText>e.g.</w:delText>
        </w:r>
        <w:bookmarkStart w:id="6947" w:name="_Toc99726216"/>
        <w:bookmarkEnd w:id="6947"/>
      </w:del>
    </w:p>
    <w:p w14:paraId="6BB3C8FC" w14:textId="68ABEC50" w:rsidR="00E92B2B" w:rsidRPr="00E92B2B" w:rsidDel="00ED4F64" w:rsidRDefault="00E92B2B" w:rsidP="00E92B2B">
      <w:pPr>
        <w:shd w:val="clear" w:color="auto" w:fill="FFFFFF"/>
        <w:jc w:val="left"/>
        <w:rPr>
          <w:del w:id="6948" w:author="Steven" w:date="2022-04-01T16:20:00Z"/>
          <w:rFonts w:ascii="Courier New" w:hAnsi="Courier New" w:cs="Courier New"/>
          <w:b/>
          <w:bCs/>
          <w:color w:val="000000"/>
          <w:sz w:val="20"/>
          <w:szCs w:val="20"/>
        </w:rPr>
      </w:pPr>
      <w:del w:id="6949" w:author="Steven" w:date="2022-04-01T16:20:00Z">
        <w:r w:rsidRPr="00E92B2B" w:rsidDel="00ED4F64">
          <w:rPr>
            <w:rFonts w:ascii="Courier New" w:hAnsi="Courier New" w:cs="Courier New"/>
            <w:color w:val="0000FF"/>
            <w:sz w:val="20"/>
            <w:szCs w:val="20"/>
          </w:rPr>
          <w:delText>&lt;im_manager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"im_manager"</w:delText>
        </w:r>
        <w:r w:rsidRPr="00E92B2B" w:rsidDel="00ED4F64">
          <w:rPr>
            <w:rFonts w:ascii="Courier New" w:hAnsi="Courier New" w:cs="Courier New"/>
            <w:color w:val="0000FF"/>
            <w:sz w:val="20"/>
            <w:szCs w:val="20"/>
          </w:rPr>
          <w:delText>&gt;</w:delText>
        </w:r>
        <w:bookmarkStart w:id="6950" w:name="_Toc99726217"/>
        <w:bookmarkEnd w:id="6950"/>
      </w:del>
    </w:p>
    <w:p w14:paraId="6B325EA2" w14:textId="25513A54" w:rsidR="00E92B2B" w:rsidRPr="00E92B2B" w:rsidDel="00ED4F64" w:rsidRDefault="00E92B2B" w:rsidP="00E92B2B">
      <w:pPr>
        <w:shd w:val="clear" w:color="auto" w:fill="FFFFFF"/>
        <w:jc w:val="left"/>
        <w:rPr>
          <w:del w:id="6951" w:author="Steven" w:date="2022-04-01T16:20:00Z"/>
          <w:rFonts w:ascii="Courier New" w:hAnsi="Courier New" w:cs="Courier New"/>
          <w:b/>
          <w:bCs/>
          <w:color w:val="000000"/>
          <w:sz w:val="20"/>
          <w:szCs w:val="20"/>
        </w:rPr>
      </w:pPr>
      <w:del w:id="6952"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"fiber_randomizer"</w:delText>
        </w:r>
        <w:r w:rsidRPr="00E92B2B" w:rsidDel="00ED4F64">
          <w:rPr>
            <w:rFonts w:ascii="Courier New" w:hAnsi="Courier New" w:cs="Courier New"/>
            <w:color w:val="0000FF"/>
            <w:sz w:val="20"/>
            <w:szCs w:val="20"/>
          </w:rPr>
          <w:delText>&gt;</w:delText>
        </w:r>
        <w:bookmarkStart w:id="6953" w:name="_Toc99726218"/>
        <w:bookmarkEnd w:id="6953"/>
      </w:del>
    </w:p>
    <w:p w14:paraId="06656D0F" w14:textId="1D6FB3A1" w:rsidR="00E92B2B" w:rsidRPr="00E92B2B" w:rsidDel="00ED4F64" w:rsidRDefault="00E92B2B" w:rsidP="00E92B2B">
      <w:pPr>
        <w:shd w:val="clear" w:color="auto" w:fill="FFFFFF"/>
        <w:jc w:val="left"/>
        <w:rPr>
          <w:del w:id="6954" w:author="Steven" w:date="2022-04-01T16:20:00Z"/>
          <w:rFonts w:ascii="Courier New" w:hAnsi="Courier New" w:cs="Courier New"/>
          <w:b/>
          <w:bCs/>
          <w:color w:val="000000"/>
          <w:sz w:val="20"/>
          <w:szCs w:val="20"/>
        </w:rPr>
      </w:pPr>
      <w:del w:id="6955"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&lt;/initial_modifier&gt;</w:delText>
        </w:r>
        <w:bookmarkStart w:id="6956" w:name="_Toc99726219"/>
        <w:bookmarkEnd w:id="6956"/>
      </w:del>
    </w:p>
    <w:p w14:paraId="7C1583D4" w14:textId="524135E8" w:rsidR="00E92B2B" w:rsidRPr="00E92B2B" w:rsidDel="00ED4F64" w:rsidRDefault="00E92B2B" w:rsidP="00E92B2B">
      <w:pPr>
        <w:shd w:val="clear" w:color="auto" w:fill="FFFFFF"/>
        <w:jc w:val="left"/>
        <w:rPr>
          <w:del w:id="6957" w:author="Steven" w:date="2022-04-01T16:20:00Z"/>
          <w:rFonts w:ascii="Courier New" w:hAnsi="Courier New" w:cs="Courier New"/>
          <w:b/>
          <w:bCs/>
          <w:color w:val="000000"/>
          <w:sz w:val="20"/>
          <w:szCs w:val="20"/>
        </w:rPr>
      </w:pPr>
      <w:del w:id="6958"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"density_initializer"</w:delText>
        </w:r>
        <w:r w:rsidRPr="00E92B2B" w:rsidDel="00ED4F64">
          <w:rPr>
            <w:rFonts w:ascii="Courier New" w:hAnsi="Courier New" w:cs="Courier New"/>
            <w:color w:val="0000FF"/>
            <w:sz w:val="20"/>
            <w:szCs w:val="20"/>
          </w:rPr>
          <w:delText>&gt;</w:delText>
        </w:r>
        <w:bookmarkStart w:id="6959" w:name="_Toc99726220"/>
        <w:bookmarkEnd w:id="6959"/>
      </w:del>
    </w:p>
    <w:p w14:paraId="606F62BC" w14:textId="2ECCC421" w:rsidR="00E92B2B" w:rsidRPr="00E92B2B" w:rsidDel="00ED4F64" w:rsidRDefault="00E92B2B" w:rsidP="00E92B2B">
      <w:pPr>
        <w:shd w:val="clear" w:color="auto" w:fill="FFFFFF"/>
        <w:jc w:val="left"/>
        <w:rPr>
          <w:del w:id="6960" w:author="Steven" w:date="2022-04-01T16:20:00Z"/>
          <w:rFonts w:ascii="Courier New" w:hAnsi="Courier New" w:cs="Courier New"/>
          <w:b/>
          <w:bCs/>
          <w:color w:val="000000"/>
          <w:sz w:val="20"/>
          <w:szCs w:val="20"/>
        </w:rPr>
      </w:pPr>
      <w:del w:id="6961"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&lt;initial_density&gt;</w:delText>
        </w:r>
        <w:r w:rsidRPr="00E92B2B" w:rsidDel="00ED4F64">
          <w:rPr>
            <w:rFonts w:ascii="Courier New" w:hAnsi="Courier New" w:cs="Courier New"/>
            <w:b/>
            <w:bCs/>
            <w:color w:val="000000"/>
            <w:sz w:val="20"/>
            <w:szCs w:val="20"/>
          </w:rPr>
          <w:delText>3.0</w:delText>
        </w:r>
        <w:r w:rsidRPr="00E92B2B" w:rsidDel="00ED4F64">
          <w:rPr>
            <w:rFonts w:ascii="Courier New" w:hAnsi="Courier New" w:cs="Courier New"/>
            <w:color w:val="0000FF"/>
            <w:sz w:val="20"/>
            <w:szCs w:val="20"/>
          </w:rPr>
          <w:delText>&lt;/initial_density&gt;</w:delText>
        </w:r>
        <w:bookmarkStart w:id="6962" w:name="_Toc99726221"/>
        <w:bookmarkEnd w:id="6962"/>
      </w:del>
    </w:p>
    <w:p w14:paraId="2C2BB6EA" w14:textId="41AA38E1" w:rsidR="00E92B2B" w:rsidRPr="00E92B2B" w:rsidDel="00ED4F64" w:rsidRDefault="00E92B2B" w:rsidP="00E92B2B">
      <w:pPr>
        <w:shd w:val="clear" w:color="auto" w:fill="FFFFFF"/>
        <w:jc w:val="left"/>
        <w:rPr>
          <w:del w:id="6963" w:author="Steven" w:date="2022-04-01T16:20:00Z"/>
          <w:rFonts w:ascii="Courier New" w:hAnsi="Courier New" w:cs="Courier New"/>
          <w:b/>
          <w:bCs/>
          <w:color w:val="000000"/>
          <w:sz w:val="20"/>
          <w:szCs w:val="20"/>
        </w:rPr>
      </w:pPr>
      <w:del w:id="6964"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&lt;/initial_modifier&gt;</w:delText>
        </w:r>
        <w:bookmarkStart w:id="6965" w:name="_Toc99726222"/>
        <w:bookmarkEnd w:id="6965"/>
      </w:del>
    </w:p>
    <w:p w14:paraId="3D3BAA6E" w14:textId="660D6A62" w:rsidR="00E92B2B" w:rsidDel="00ED4F64" w:rsidRDefault="00E92B2B" w:rsidP="00E92B2B">
      <w:pPr>
        <w:shd w:val="clear" w:color="auto" w:fill="FFFFFF"/>
        <w:jc w:val="left"/>
        <w:rPr>
          <w:del w:id="6966" w:author="Steven" w:date="2022-04-01T16:20:00Z"/>
        </w:rPr>
      </w:pPr>
      <w:del w:id="6967" w:author="Steven" w:date="2022-04-01T16:20:00Z">
        <w:r w:rsidRPr="00E92B2B" w:rsidDel="00ED4F64">
          <w:rPr>
            <w:rFonts w:ascii="Courier New" w:hAnsi="Courier New" w:cs="Courier New"/>
            <w:color w:val="0000FF"/>
            <w:sz w:val="20"/>
            <w:szCs w:val="20"/>
          </w:rPr>
          <w:delText>&lt;/im_manager&gt;</w:delText>
        </w:r>
        <w:bookmarkStart w:id="6968" w:name="_Toc99726223"/>
        <w:bookmarkEnd w:id="6968"/>
      </w:del>
    </w:p>
    <w:p w14:paraId="48807C4D" w14:textId="2BB72F1C" w:rsidR="00E21124" w:rsidDel="00ED4F64" w:rsidRDefault="00E21124" w:rsidP="00E21124">
      <w:pPr>
        <w:pStyle w:val="Heading3"/>
        <w:rPr>
          <w:del w:id="6969" w:author="Steven" w:date="2022-04-01T16:20:00Z"/>
        </w:rPr>
      </w:pPr>
      <w:del w:id="6970" w:author="Steven" w:date="2022-04-01T16:20:00Z">
        <w:r w:rsidDel="00ED4F64">
          <w:delText>Fiber Randomizer</w:delText>
        </w:r>
        <w:bookmarkStart w:id="6971" w:name="_Toc99726224"/>
        <w:bookmarkEnd w:id="6971"/>
      </w:del>
    </w:p>
    <w:p w14:paraId="6ADCEC84" w14:textId="217CD5CA" w:rsidR="00E21124" w:rsidDel="00ED4F64" w:rsidRDefault="00CE6676" w:rsidP="00E21124">
      <w:pPr>
        <w:rPr>
          <w:del w:id="6972" w:author="Steven" w:date="2022-04-01T16:20:00Z"/>
        </w:rPr>
      </w:pPr>
      <w:del w:id="6973" w:author="Steven" w:date="2022-04-01T16:20:00Z">
        <w:r w:rsidDel="00ED4F64">
          <w:delText xml:space="preserve">Multiplies the material orientation matrix by a </w:delText>
        </w:r>
      </w:del>
      <w:ins w:id="6974" w:author="Steven LaBelle" w:date="2018-08-21T11:53:00Z">
        <w:del w:id="6975" w:author="Steven" w:date="2022-04-01T16:20:00Z">
          <w:r w:rsidR="004E62C2" w:rsidDel="00ED4F64">
            <w:delText xml:space="preserve">random </w:delText>
          </w:r>
        </w:del>
      </w:ins>
      <w:del w:id="6976" w:author="Steven" w:date="2022-04-01T16:20:00Z">
        <w:r w:rsidDel="00ED4F64">
          <w:delText xml:space="preserve">rotation matrix. Effectively </w:delText>
        </w:r>
        <w:r w:rsidR="00410B08" w:rsidDel="00ED4F64">
          <w:delText>sets all material orientations the random orientations. Note fibers may be speciferd by specifying a fixed material o</w:delText>
        </w:r>
        <w:r w:rsidR="005F3B8D" w:rsidDel="00ED4F64">
          <w:delText>rientation from FEBio(Don’t use</w:delText>
        </w:r>
        <w:r w:rsidR="00410B08" w:rsidDel="00ED4F64">
          <w:delText xml:space="preserve"> this with this randomizer)</w:delText>
        </w:r>
        <w:bookmarkStart w:id="6977" w:name="_Toc99726225"/>
        <w:bookmarkEnd w:id="6977"/>
      </w:del>
    </w:p>
    <w:p w14:paraId="56E91BE4" w14:textId="4D226ACB" w:rsidR="00773890" w:rsidDel="00ED4F64" w:rsidRDefault="00773890" w:rsidP="00E21124">
      <w:pPr>
        <w:rPr>
          <w:del w:id="6978" w:author="Steven" w:date="2022-04-01T16:20:00Z"/>
        </w:rPr>
      </w:pPr>
      <w:del w:id="6979" w:author="Steven" w:date="2022-04-01T16:20:00Z">
        <w:r w:rsidDel="00ED4F64">
          <w:delText>e.g.</w:delText>
        </w:r>
        <w:bookmarkStart w:id="6980" w:name="_Toc99726226"/>
        <w:bookmarkEnd w:id="6980"/>
      </w:del>
    </w:p>
    <w:p w14:paraId="23D4BE3E" w14:textId="2A32235F" w:rsidR="00E92B2B" w:rsidRPr="00E92B2B" w:rsidDel="00ED4F64" w:rsidRDefault="00E92B2B" w:rsidP="00E92B2B">
      <w:pPr>
        <w:shd w:val="clear" w:color="auto" w:fill="FFFFFF"/>
        <w:jc w:val="left"/>
        <w:rPr>
          <w:del w:id="6981" w:author="Steven" w:date="2022-04-01T16:20:00Z"/>
          <w:rFonts w:ascii="Courier New" w:hAnsi="Courier New" w:cs="Courier New"/>
          <w:b/>
          <w:bCs/>
          <w:color w:val="000000"/>
          <w:sz w:val="20"/>
          <w:szCs w:val="20"/>
        </w:rPr>
      </w:pPr>
      <w:del w:id="6982" w:author="Steven" w:date="2022-04-01T16:20:00Z">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"fiber_randomizer"</w:delText>
        </w:r>
        <w:r w:rsidRPr="00E92B2B" w:rsidDel="00ED4F64">
          <w:rPr>
            <w:rFonts w:ascii="Courier New" w:hAnsi="Courier New" w:cs="Courier New"/>
            <w:color w:val="0000FF"/>
            <w:sz w:val="20"/>
            <w:szCs w:val="20"/>
          </w:rPr>
          <w:delText>&gt;</w:delText>
        </w:r>
        <w:bookmarkStart w:id="6983" w:name="_Toc99726227"/>
        <w:bookmarkEnd w:id="6983"/>
      </w:del>
    </w:p>
    <w:p w14:paraId="208C1E58" w14:textId="4B0F5B20" w:rsidR="0030237E" w:rsidRPr="0030237E" w:rsidDel="00ED4F64" w:rsidRDefault="00E92B2B">
      <w:pPr>
        <w:rPr>
          <w:ins w:id="6984" w:author="Steven LaBelle" w:date="2018-08-21T11:54:00Z"/>
          <w:del w:id="6985" w:author="Steven" w:date="2022-04-01T16:20:00Z"/>
        </w:rPr>
        <w:pPrChange w:id="6986" w:author="Steven" w:date="2021-03-08T10:45:00Z">
          <w:pPr>
            <w:shd w:val="clear" w:color="auto" w:fill="FFFFFF"/>
            <w:jc w:val="left"/>
          </w:pPr>
        </w:pPrChange>
      </w:pPr>
      <w:del w:id="6987" w:author="Steven" w:date="2022-04-01T16:20:00Z">
        <w:r w:rsidRPr="00E92B2B" w:rsidDel="00ED4F64">
          <w:rPr>
            <w:rFonts w:ascii="Courier New" w:hAnsi="Courier New" w:cs="Courier New"/>
            <w:color w:val="0000FF"/>
            <w:sz w:val="20"/>
            <w:szCs w:val="20"/>
          </w:rPr>
          <w:delText>&lt;/initial_modifier&gt;</w:delText>
        </w:r>
      </w:del>
      <w:bookmarkStart w:id="6988" w:name="_Toc99726228"/>
      <w:bookmarkEnd w:id="6988"/>
    </w:p>
    <w:p w14:paraId="7D138135" w14:textId="2727C04E" w:rsidR="004E62C2" w:rsidDel="00ED4F64" w:rsidRDefault="004E62C2" w:rsidP="00E92B2B">
      <w:pPr>
        <w:shd w:val="clear" w:color="auto" w:fill="FFFFFF"/>
        <w:jc w:val="left"/>
        <w:rPr>
          <w:ins w:id="6989" w:author="Steven LaBelle" w:date="2018-08-21T11:54:00Z"/>
          <w:del w:id="6990" w:author="Steven" w:date="2022-04-01T16:20:00Z"/>
          <w:rFonts w:ascii="Courier New" w:hAnsi="Courier New" w:cs="Courier New"/>
          <w:color w:val="0000FF"/>
          <w:sz w:val="20"/>
          <w:szCs w:val="20"/>
        </w:rPr>
      </w:pPr>
      <w:bookmarkStart w:id="6991" w:name="_Toc99726229"/>
      <w:bookmarkEnd w:id="6991"/>
    </w:p>
    <w:p w14:paraId="612AF93C" w14:textId="7A1F39F5" w:rsidR="004E62C2" w:rsidDel="00ED4F64" w:rsidRDefault="004E62C2">
      <w:pPr>
        <w:pStyle w:val="Heading3"/>
        <w:rPr>
          <w:ins w:id="6992" w:author="Steven LaBelle" w:date="2018-08-21T11:54:00Z"/>
          <w:del w:id="6993" w:author="Steven" w:date="2022-04-01T16:20:00Z"/>
        </w:rPr>
        <w:pPrChange w:id="6994" w:author="Steven LaBelle" w:date="2018-08-21T11:54:00Z">
          <w:pPr>
            <w:shd w:val="clear" w:color="auto" w:fill="FFFFFF"/>
            <w:jc w:val="left"/>
          </w:pPr>
        </w:pPrChange>
      </w:pPr>
      <w:commentRangeStart w:id="6995"/>
      <w:ins w:id="6996" w:author="Steven LaBelle" w:date="2018-08-21T11:54:00Z">
        <w:del w:id="6997" w:author="Steven" w:date="2022-04-01T16:20:00Z">
          <w:r w:rsidDel="00ED4F64">
            <w:delText>Prescribed Fiber Orientation</w:delText>
          </w:r>
          <w:commentRangeEnd w:id="6995"/>
          <w:r w:rsidDel="00ED4F64">
            <w:rPr>
              <w:rStyle w:val="CommentReference"/>
              <w:rFonts w:cs="Times New Roman"/>
              <w:b w:val="0"/>
              <w:bCs w:val="0"/>
            </w:rPr>
            <w:commentReference w:id="6995"/>
          </w:r>
          <w:bookmarkStart w:id="6998" w:name="_Toc99726230"/>
          <w:bookmarkEnd w:id="6998"/>
        </w:del>
      </w:ins>
    </w:p>
    <w:p w14:paraId="15646CE3" w14:textId="74BB7FEA" w:rsidR="00EF4D6E" w:rsidDel="00ED4F64" w:rsidRDefault="004E62C2" w:rsidP="004E62C2">
      <w:pPr>
        <w:rPr>
          <w:ins w:id="6999" w:author="mp4" w:date="2018-09-27T15:38:00Z"/>
          <w:del w:id="7000" w:author="Steven" w:date="2022-04-01T16:20:00Z"/>
        </w:rPr>
      </w:pPr>
      <w:ins w:id="7001" w:author="Steven LaBelle" w:date="2018-08-21T11:54:00Z">
        <w:del w:id="7002" w:author="Steven" w:date="2022-04-01T16:20:00Z">
          <w:r w:rsidDel="00ED4F64">
            <w:delText>Fibers may be specified by specifying a fixed material orientation from FEBio</w:delText>
          </w:r>
        </w:del>
      </w:ins>
      <w:ins w:id="7003" w:author="Steven LaBelle" w:date="2019-12-10T15:18:00Z">
        <w:del w:id="7004" w:author="Steven" w:date="2022-04-01T16:20:00Z">
          <w:r w:rsidR="008B2170" w:rsidDel="00ED4F64">
            <w:delText xml:space="preserve"> </w:delText>
          </w:r>
        </w:del>
      </w:ins>
      <w:ins w:id="7005" w:author="Steven LaBelle" w:date="2018-08-21T11:54:00Z">
        <w:del w:id="7006" w:author="Steven" w:date="2022-04-01T16:20:00Z">
          <w:r w:rsidDel="00ED4F64">
            <w:delText>(Don’t use this with th</w:delText>
          </w:r>
        </w:del>
      </w:ins>
      <w:ins w:id="7007" w:author="mp4" w:date="2018-12-03T13:01:00Z">
        <w:del w:id="7008" w:author="Steven" w:date="2022-04-01T16:20:00Z">
          <w:r w:rsidR="00E47BC5" w:rsidDel="00ED4F64">
            <w:delText>e fiber</w:delText>
          </w:r>
        </w:del>
      </w:ins>
      <w:ins w:id="7009" w:author="Steven LaBelle" w:date="2018-08-21T11:54:00Z">
        <w:del w:id="7010" w:author="Steven" w:date="2022-04-01T16:20:00Z">
          <w:r w:rsidDel="00ED4F64">
            <w:delText>is randomizer).</w:delText>
          </w:r>
        </w:del>
      </w:ins>
      <w:bookmarkStart w:id="7011" w:name="_Toc99726231"/>
      <w:bookmarkEnd w:id="7011"/>
    </w:p>
    <w:p w14:paraId="59817AB7" w14:textId="71FF7977" w:rsidR="009A232C" w:rsidDel="00ED4F64" w:rsidRDefault="009A232C" w:rsidP="004E62C2">
      <w:pPr>
        <w:rPr>
          <w:ins w:id="7012" w:author="Steven LaBelle" w:date="2018-08-21T11:54:00Z"/>
          <w:del w:id="7013" w:author="Steven" w:date="2022-04-01T16:20:00Z"/>
        </w:rPr>
      </w:pPr>
      <w:ins w:id="7014" w:author="mp4" w:date="2018-09-27T15:38:00Z">
        <w:del w:id="7015" w:author="Steven" w:date="2022-04-01T16:20:00Z">
          <w:r w:rsidDel="00ED4F64">
            <w:delText>See FEBio Manual 4.1.1.1 or 4.1.1.2</w:delText>
          </w:r>
        </w:del>
      </w:ins>
      <w:bookmarkStart w:id="7016" w:name="_Toc99726232"/>
      <w:bookmarkEnd w:id="7016"/>
    </w:p>
    <w:p w14:paraId="279C5CD9" w14:textId="70E3B12E" w:rsidR="004E62C2" w:rsidRPr="004E62C2" w:rsidDel="00ED4F64" w:rsidRDefault="004E62C2">
      <w:pPr>
        <w:rPr>
          <w:del w:id="7017" w:author="Steven" w:date="2022-04-01T16:20:00Z"/>
        </w:rPr>
        <w:pPrChange w:id="7018" w:author="Steven LaBelle" w:date="2018-08-21T11:54:00Z">
          <w:pPr>
            <w:shd w:val="clear" w:color="auto" w:fill="FFFFFF"/>
            <w:jc w:val="left"/>
          </w:pPr>
        </w:pPrChange>
      </w:pPr>
      <w:bookmarkStart w:id="7019" w:name="_Toc99726233"/>
      <w:bookmarkEnd w:id="7019"/>
    </w:p>
    <w:p w14:paraId="5B9E65A2" w14:textId="6A1121BA" w:rsidR="00E21124" w:rsidDel="00ED4F64" w:rsidRDefault="00E21124" w:rsidP="00E21124">
      <w:pPr>
        <w:pStyle w:val="Heading3"/>
        <w:rPr>
          <w:del w:id="7020" w:author="Steven" w:date="2022-04-01T16:20:00Z"/>
        </w:rPr>
      </w:pPr>
      <w:del w:id="7021" w:author="Steven" w:date="2022-04-01T16:20:00Z">
        <w:r w:rsidDel="00ED4F64">
          <w:delText>Density Initializer</w:delText>
        </w:r>
        <w:bookmarkStart w:id="7022" w:name="_Toc99726234"/>
        <w:bookmarkEnd w:id="7022"/>
      </w:del>
    </w:p>
    <w:p w14:paraId="0122BC13" w14:textId="4C07B1ED" w:rsidR="00AC0373" w:rsidDel="00ED4F64" w:rsidRDefault="00AC0373" w:rsidP="00AC0373">
      <w:pPr>
        <w:rPr>
          <w:del w:id="7023" w:author="Steven" w:date="2022-04-01T16:20:00Z"/>
        </w:rPr>
      </w:pPr>
      <w:del w:id="7024" w:author="Steven" w:date="2022-04-01T16:20:00Z">
        <w:r w:rsidDel="00ED4F64">
          <w:delText>Sets the density of all elements within an angio material to the specified value</w:delText>
        </w:r>
      </w:del>
      <w:ins w:id="7025" w:author="Steven LaBelle" w:date="2018-08-21T11:55:00Z">
        <w:del w:id="7026" w:author="Steven" w:date="2022-04-01T16:20:00Z">
          <w:r w:rsidR="004E62C2" w:rsidDel="00ED4F64">
            <w:delText xml:space="preserve"> in mg/mL collagen</w:delText>
          </w:r>
        </w:del>
      </w:ins>
      <w:del w:id="7027" w:author="Steven" w:date="2022-04-01T16:20:00Z">
        <w:r w:rsidDel="00ED4F64">
          <w:delText>.</w:delText>
        </w:r>
      </w:del>
      <w:ins w:id="7028" w:author="Steven LaBelle" w:date="2018-08-21T11:55:00Z">
        <w:del w:id="7029" w:author="Steven" w:date="2022-04-01T16:20:00Z">
          <w:r w:rsidR="00DA03E8" w:rsidDel="00ED4F64">
            <w:delText xml:space="preserve"> Note that the collagen density is always to be specified in units of mg/mL regardless of the chosen units for mass and distance. The collagen density is only used to scale the velocity of segments and not for mechanical or chemical simulations</w:delText>
          </w:r>
        </w:del>
      </w:ins>
      <w:ins w:id="7030" w:author="Steven LaBelle" w:date="2019-04-17T13:28:00Z">
        <w:del w:id="7031" w:author="Steven" w:date="2022-04-01T16:20:00Z">
          <w:r w:rsidR="00D63650" w:rsidDel="00ED4F64">
            <w:delText xml:space="preserve"> (see</w:delText>
          </w:r>
        </w:del>
      </w:ins>
      <w:ins w:id="7032" w:author="Steven LaBelle" w:date="2019-04-17T13:29:00Z">
        <w:del w:id="7033" w:author="Steven" w:date="2022-04-01T16:20:00Z">
          <w:r w:rsidR="00D63650" w:rsidDel="00ED4F64">
            <w:delText xml:space="preserve"> sections</w:delText>
          </w:r>
        </w:del>
      </w:ins>
      <w:ins w:id="7034" w:author="Steven LaBelle" w:date="2019-04-17T13:28:00Z">
        <w:del w:id="7035" w:author="Steven" w:date="2022-04-01T16:20:00Z">
          <w:r w:rsidR="00D63650" w:rsidDel="00ED4F64">
            <w:delText xml:space="preserve"> </w:delText>
          </w:r>
          <w:r w:rsidR="00D63650" w:rsidDel="00ED4F64">
            <w:fldChar w:fldCharType="begin"/>
          </w:r>
          <w:r w:rsidR="00D63650" w:rsidDel="00ED4F64">
            <w:delInstrText xml:space="preserve"> REF _Ref6400150 \r \h </w:delInstrText>
          </w:r>
        </w:del>
      </w:ins>
      <w:del w:id="7036" w:author="Steven" w:date="2022-04-01T16:20:00Z">
        <w:r w:rsidR="00D63650" w:rsidDel="00ED4F64">
          <w:fldChar w:fldCharType="end"/>
        </w:r>
      </w:del>
      <w:ins w:id="7037" w:author="Steven LaBelle" w:date="2019-04-17T13:28:00Z">
        <w:del w:id="7038" w:author="Steven" w:date="2022-04-01T16:20:00Z">
          <w:r w:rsidR="00D63650" w:rsidDel="00ED4F64">
            <w:delText xml:space="preserve">, </w:delText>
          </w:r>
        </w:del>
      </w:ins>
      <w:ins w:id="7039" w:author="Steven LaBelle" w:date="2019-04-17T13:29:00Z">
        <w:del w:id="7040" w:author="Steven" w:date="2022-04-01T16:20:00Z">
          <w:r w:rsidR="00D63650" w:rsidDel="00ED4F64">
            <w:fldChar w:fldCharType="begin"/>
          </w:r>
          <w:r w:rsidR="00D63650" w:rsidDel="00ED4F64">
            <w:delInstrText xml:space="preserve"> REF _Ref6400164 \r \h </w:delInstrText>
          </w:r>
        </w:del>
      </w:ins>
      <w:del w:id="7041" w:author="Steven" w:date="2022-04-01T16:20:00Z">
        <w:r w:rsidR="00D63650" w:rsidDel="00ED4F64">
          <w:fldChar w:fldCharType="end"/>
        </w:r>
      </w:del>
      <w:ins w:id="7042" w:author="Steven LaBelle" w:date="2019-04-17T13:29:00Z">
        <w:del w:id="7043" w:author="Steven" w:date="2022-04-01T16:20:00Z">
          <w:r w:rsidR="00D63650" w:rsidDel="00ED4F64">
            <w:delText>)</w:delText>
          </w:r>
        </w:del>
      </w:ins>
      <w:ins w:id="7044" w:author="Steven LaBelle" w:date="2018-08-21T11:55:00Z">
        <w:del w:id="7045" w:author="Steven" w:date="2022-04-01T16:20:00Z">
          <w:r w:rsidR="00DA03E8" w:rsidDel="00ED4F64">
            <w:delText>.</w:delText>
          </w:r>
        </w:del>
      </w:ins>
      <w:ins w:id="7046" w:author="Steven LaBelle" w:date="2019-04-17T13:27:00Z">
        <w:del w:id="7047" w:author="Steven" w:date="2022-04-01T16:20:00Z">
          <w:r w:rsidR="00D63650" w:rsidDel="00ED4F64">
            <w:delText xml:space="preserve"> </w:delText>
          </w:r>
        </w:del>
      </w:ins>
      <w:bookmarkStart w:id="7048" w:name="_Toc99726235"/>
      <w:bookmarkEnd w:id="7048"/>
    </w:p>
    <w:p w14:paraId="10992EAF" w14:textId="40F2D2BF" w:rsidR="00E92B2B" w:rsidDel="00ED4F64" w:rsidRDefault="006E076D" w:rsidP="00E92B2B">
      <w:pPr>
        <w:shd w:val="clear" w:color="auto" w:fill="FFFFFF"/>
        <w:rPr>
          <w:del w:id="7049" w:author="Steven" w:date="2022-04-01T16:20:00Z"/>
        </w:rPr>
      </w:pPr>
      <w:del w:id="7050" w:author="Steven" w:date="2022-04-01T16:20:00Z">
        <w:r w:rsidDel="00ED4F64">
          <w:delText>e.g.</w:delText>
        </w:r>
      </w:del>
      <w:ins w:id="7051" w:author="Steven LaBelle" w:date="2018-08-21T11:54:00Z">
        <w:del w:id="7052" w:author="Steven" w:date="2022-04-01T16:20:00Z">
          <w:r w:rsidR="004E62C2" w:rsidDel="00ED4F64">
            <w:br/>
          </w:r>
        </w:del>
      </w:ins>
      <w:bookmarkStart w:id="7053" w:name="_Toc99726236"/>
      <w:bookmarkEnd w:id="7053"/>
    </w:p>
    <w:p w14:paraId="2C81A1E7" w14:textId="7FB092DA" w:rsidR="00E92B2B" w:rsidRPr="00E92B2B" w:rsidDel="00ED4F64" w:rsidRDefault="00E92B2B" w:rsidP="00E92B2B">
      <w:pPr>
        <w:shd w:val="clear" w:color="auto" w:fill="FFFFFF"/>
        <w:rPr>
          <w:del w:id="7054" w:author="Steven" w:date="2022-04-01T16:20:00Z"/>
          <w:rFonts w:ascii="Courier New" w:hAnsi="Courier New" w:cs="Courier New"/>
          <w:b/>
          <w:bCs/>
          <w:color w:val="000000"/>
          <w:sz w:val="20"/>
          <w:szCs w:val="20"/>
        </w:rPr>
      </w:pPr>
      <w:del w:id="7055" w:author="Steven" w:date="2022-04-01T16:20:00Z">
        <w:r w:rsidRPr="00E92B2B" w:rsidDel="00ED4F64">
          <w:delText xml:space="preserve"> </w:delText>
        </w:r>
        <w:r w:rsidRPr="00E92B2B" w:rsidDel="00ED4F64">
          <w:rPr>
            <w:rFonts w:ascii="Courier New" w:hAnsi="Courier New" w:cs="Courier New"/>
            <w:color w:val="0000FF"/>
            <w:sz w:val="20"/>
            <w:szCs w:val="20"/>
          </w:rPr>
          <w:delText>&lt;initial_modifier</w:delText>
        </w:r>
        <w:r w:rsidRPr="00E92B2B" w:rsidDel="00ED4F64">
          <w:rPr>
            <w:rFonts w:ascii="Courier New" w:hAnsi="Courier New" w:cs="Courier New"/>
            <w:color w:val="000000"/>
            <w:sz w:val="20"/>
            <w:szCs w:val="20"/>
          </w:rPr>
          <w:delText xml:space="preserve"> </w:delText>
        </w:r>
        <w:r w:rsidRPr="00E92B2B" w:rsidDel="00ED4F64">
          <w:rPr>
            <w:rFonts w:ascii="Courier New" w:hAnsi="Courier New" w:cs="Courier New"/>
            <w:color w:val="FF0000"/>
            <w:sz w:val="20"/>
            <w:szCs w:val="20"/>
          </w:rPr>
          <w:delText>type</w:delText>
        </w:r>
        <w:r w:rsidRPr="00E92B2B" w:rsidDel="00ED4F64">
          <w:rPr>
            <w:rFonts w:ascii="Courier New" w:hAnsi="Courier New" w:cs="Courier New"/>
            <w:color w:val="000000"/>
            <w:sz w:val="20"/>
            <w:szCs w:val="20"/>
          </w:rPr>
          <w:delText>=</w:delText>
        </w:r>
        <w:r w:rsidRPr="00E92B2B" w:rsidDel="00ED4F64">
          <w:rPr>
            <w:rFonts w:ascii="Courier New" w:hAnsi="Courier New" w:cs="Courier New"/>
            <w:b/>
            <w:bCs/>
            <w:color w:val="8000FF"/>
            <w:sz w:val="20"/>
            <w:szCs w:val="20"/>
          </w:rPr>
          <w:delText>"density_initializer"</w:delText>
        </w:r>
        <w:r w:rsidRPr="00E92B2B" w:rsidDel="00ED4F64">
          <w:rPr>
            <w:rFonts w:ascii="Courier New" w:hAnsi="Courier New" w:cs="Courier New"/>
            <w:color w:val="0000FF"/>
            <w:sz w:val="20"/>
            <w:szCs w:val="20"/>
          </w:rPr>
          <w:delText>&gt;</w:delText>
        </w:r>
        <w:bookmarkStart w:id="7056" w:name="_Toc99726237"/>
        <w:bookmarkEnd w:id="7056"/>
      </w:del>
    </w:p>
    <w:p w14:paraId="042CEE78" w14:textId="20083C9F" w:rsidR="00E92B2B" w:rsidRPr="00E92B2B" w:rsidDel="00ED4F64" w:rsidRDefault="00E92B2B" w:rsidP="00E92B2B">
      <w:pPr>
        <w:shd w:val="clear" w:color="auto" w:fill="FFFFFF"/>
        <w:jc w:val="left"/>
        <w:rPr>
          <w:del w:id="7057" w:author="Steven" w:date="2022-04-01T16:20:00Z"/>
          <w:rFonts w:ascii="Courier New" w:hAnsi="Courier New" w:cs="Courier New"/>
          <w:b/>
          <w:bCs/>
          <w:color w:val="000000"/>
          <w:sz w:val="20"/>
          <w:szCs w:val="20"/>
        </w:rPr>
      </w:pPr>
      <w:del w:id="7058" w:author="Steven" w:date="2022-04-01T16:20:00Z">
        <w:r w:rsidRPr="00E92B2B" w:rsidDel="00ED4F64">
          <w:rPr>
            <w:rFonts w:ascii="Courier New" w:hAnsi="Courier New" w:cs="Courier New"/>
            <w:b/>
            <w:bCs/>
            <w:color w:val="000000"/>
            <w:sz w:val="20"/>
            <w:szCs w:val="20"/>
          </w:rPr>
          <w:delText xml:space="preserve">    </w:delText>
        </w:r>
        <w:r w:rsidRPr="00E92B2B" w:rsidDel="00ED4F64">
          <w:rPr>
            <w:rFonts w:ascii="Courier New" w:hAnsi="Courier New" w:cs="Courier New"/>
            <w:color w:val="0000FF"/>
            <w:sz w:val="20"/>
            <w:szCs w:val="20"/>
          </w:rPr>
          <w:delText>&lt;initial_density&gt;</w:delText>
        </w:r>
        <w:r w:rsidRPr="00E92B2B" w:rsidDel="00ED4F64">
          <w:rPr>
            <w:rFonts w:ascii="Courier New" w:hAnsi="Courier New" w:cs="Courier New"/>
            <w:b/>
            <w:bCs/>
            <w:color w:val="000000"/>
            <w:sz w:val="20"/>
            <w:szCs w:val="20"/>
          </w:rPr>
          <w:delText>3.0</w:delText>
        </w:r>
        <w:r w:rsidRPr="00E92B2B" w:rsidDel="00ED4F64">
          <w:rPr>
            <w:rFonts w:ascii="Courier New" w:hAnsi="Courier New" w:cs="Courier New"/>
            <w:color w:val="0000FF"/>
            <w:sz w:val="20"/>
            <w:szCs w:val="20"/>
          </w:rPr>
          <w:delText>&lt;/initial_density&gt;</w:delText>
        </w:r>
        <w:bookmarkStart w:id="7059" w:name="_Toc99726238"/>
        <w:bookmarkEnd w:id="7059"/>
      </w:del>
    </w:p>
    <w:p w14:paraId="32817785" w14:textId="69BCDE4F" w:rsidR="00321DFB" w:rsidDel="00ED4F64" w:rsidRDefault="00E92B2B" w:rsidP="00E92B2B">
      <w:pPr>
        <w:shd w:val="clear" w:color="auto" w:fill="FFFFFF"/>
        <w:jc w:val="left"/>
        <w:rPr>
          <w:ins w:id="7060" w:author="Steven LaBelle" w:date="2019-04-17T13:27:00Z"/>
          <w:del w:id="7061" w:author="Steven" w:date="2022-04-01T16:20:00Z"/>
          <w:rFonts w:ascii="Courier New" w:hAnsi="Courier New" w:cs="Courier New"/>
          <w:color w:val="0000FF"/>
          <w:sz w:val="20"/>
          <w:szCs w:val="20"/>
        </w:rPr>
      </w:pPr>
      <w:del w:id="7062" w:author="Steven" w:date="2022-04-01T16:20:00Z">
        <w:r w:rsidRPr="00E92B2B" w:rsidDel="00ED4F64">
          <w:rPr>
            <w:rFonts w:ascii="Courier New" w:hAnsi="Courier New" w:cs="Courier New"/>
            <w:color w:val="0000FF"/>
            <w:sz w:val="20"/>
            <w:szCs w:val="20"/>
          </w:rPr>
          <w:delText>&lt;/initial_modifier&gt;</w:delText>
        </w:r>
      </w:del>
      <w:bookmarkStart w:id="7063" w:name="_Toc99726239"/>
      <w:bookmarkEnd w:id="7063"/>
    </w:p>
    <w:p w14:paraId="3EA91569" w14:textId="0DA9648E" w:rsidR="00D63650" w:rsidDel="00ED4F64" w:rsidRDefault="00D63650">
      <w:pPr>
        <w:pStyle w:val="Heading2"/>
        <w:rPr>
          <w:del w:id="7064" w:author="Steven" w:date="2022-04-01T16:20:00Z"/>
        </w:rPr>
        <w:pPrChange w:id="7065" w:author="Steven" w:date="2022-03-29T16:04:00Z">
          <w:pPr>
            <w:shd w:val="clear" w:color="auto" w:fill="FFFFFF"/>
            <w:jc w:val="left"/>
          </w:pPr>
        </w:pPrChange>
      </w:pPr>
      <w:bookmarkStart w:id="7066" w:name="_Toc99718843"/>
      <w:bookmarkStart w:id="7067" w:name="_Toc99726240"/>
      <w:bookmarkEnd w:id="7066"/>
      <w:bookmarkEnd w:id="7067"/>
    </w:p>
    <w:p w14:paraId="7944B88E" w14:textId="13F963C3" w:rsidR="00E21124" w:rsidDel="00327B94" w:rsidRDefault="00E21124">
      <w:pPr>
        <w:pStyle w:val="Heading2"/>
        <w:rPr>
          <w:del w:id="7068" w:author="Steven" w:date="2022-04-01T17:03:00Z"/>
        </w:rPr>
      </w:pPr>
      <w:del w:id="7069" w:author="Steven" w:date="2022-04-01T17:03:00Z">
        <w:r w:rsidDel="00327B94">
          <w:delText>Node Data Interpolation</w:delText>
        </w:r>
        <w:bookmarkStart w:id="7070" w:name="_Toc99726241"/>
        <w:bookmarkEnd w:id="7070"/>
      </w:del>
    </w:p>
    <w:p w14:paraId="0A2C9C94" w14:textId="3A1258BF" w:rsidR="0081424C" w:rsidDel="005C4E4E" w:rsidRDefault="0081424C" w:rsidP="0081424C">
      <w:pPr>
        <w:rPr>
          <w:del w:id="7071" w:author="Steven" w:date="2022-04-01T16:22:00Z"/>
        </w:rPr>
      </w:pPr>
      <w:del w:id="7072" w:author="Steven" w:date="2022-04-01T17:03:00Z">
        <w:r w:rsidDel="00327B94">
          <w:delText>If you need finer control of variable used by AngioFE certain variables can be read in on a per node basis and then interpolated to the gauss points before the finite element simulation begins. This will be applied after the initial modifiers</w:delText>
        </w:r>
      </w:del>
      <w:ins w:id="7073" w:author="Steven LaBelle" w:date="2018-08-21T11:57:00Z">
        <w:del w:id="7074" w:author="Steven" w:date="2022-04-01T17:03:00Z">
          <w:r w:rsidR="00DA03E8" w:rsidDel="00327B94">
            <w:delText xml:space="preserve">. </w:delText>
          </w:r>
        </w:del>
      </w:ins>
      <w:commentRangeStart w:id="7075"/>
      <w:ins w:id="7076" w:author="Steven LaBelle" w:date="2018-08-21T11:58:00Z">
        <w:del w:id="7077" w:author="Steven" w:date="2022-04-01T17:03:00Z">
          <w:r w:rsidR="00DA03E8" w:rsidDel="00327B94">
            <w:delText>T</w:delText>
          </w:r>
        </w:del>
      </w:ins>
      <w:ins w:id="7078" w:author="Steven LaBelle" w:date="2018-08-21T11:57:00Z">
        <w:del w:id="7079" w:author="Steven" w:date="2022-04-01T17:03:00Z">
          <w:r w:rsidR="00DA03E8" w:rsidDel="00327B94">
            <w:delText xml:space="preserve">hus, </w:delText>
          </w:r>
        </w:del>
      </w:ins>
      <w:del w:id="7080" w:author="Steven" w:date="2022-04-01T17:03:00Z">
        <w:r w:rsidDel="00327B94">
          <w:delText xml:space="preserve">. This means that initial modifiers can </w:delText>
        </w:r>
      </w:del>
      <w:ins w:id="7081" w:author="Steven LaBelle" w:date="2018-08-21T11:58:00Z">
        <w:del w:id="7082" w:author="Steven" w:date="2022-04-01T17:03:00Z">
          <w:r w:rsidR="00DA03E8" w:rsidDel="00327B94">
            <w:delText xml:space="preserve">be </w:delText>
          </w:r>
        </w:del>
      </w:ins>
      <w:del w:id="7083" w:author="Steven" w:date="2022-04-01T17:03:00Z">
        <w:r w:rsidDel="00327B94">
          <w:delText>specify a default value which can then be overrriden in pal</w:delText>
        </w:r>
      </w:del>
      <w:ins w:id="7084" w:author="mp4" w:date="2018-12-03T13:02:00Z">
        <w:del w:id="7085" w:author="Steven" w:date="2022-04-01T17:03:00Z">
          <w:r w:rsidR="00146C1F" w:rsidDel="00327B94">
            <w:delText>a</w:delText>
          </w:r>
        </w:del>
      </w:ins>
      <w:del w:id="7086" w:author="Steven" w:date="2022-04-01T17:03:00Z">
        <w:r w:rsidDel="00327B94">
          <w:delText xml:space="preserve">ces that </w:delText>
        </w:r>
      </w:del>
      <w:ins w:id="7087" w:author="Steven LaBelle" w:date="2018-08-21T11:58:00Z">
        <w:del w:id="7088" w:author="Steven" w:date="2022-04-01T17:03:00Z">
          <w:r w:rsidR="00DA03E8" w:rsidDel="00327B94">
            <w:delText>deviate</w:delText>
          </w:r>
        </w:del>
      </w:ins>
      <w:del w:id="7089" w:author="Steven" w:date="2022-04-01T17:03:00Z">
        <w:r w:rsidDel="00327B94">
          <w:delText>are different from the default</w:delText>
        </w:r>
        <w:commentRangeEnd w:id="7075"/>
        <w:r w:rsidR="00DA03E8" w:rsidDel="00327B94">
          <w:rPr>
            <w:rStyle w:val="CommentReference"/>
          </w:rPr>
          <w:commentReference w:id="7075"/>
        </w:r>
        <w:r w:rsidDel="00327B94">
          <w:delText>.</w:delText>
        </w:r>
        <w:r w:rsidR="005860A8" w:rsidDel="00327B94">
          <w:delText xml:space="preserve"> This is done by using a nodeset and a named mesh data section. There number of items in the nodeset and the NodeData sections must match. Node_set_id is the zero</w:delText>
        </w:r>
      </w:del>
      <w:ins w:id="7090" w:author="Steven LaBelle" w:date="2018-08-21T11:59:00Z">
        <w:del w:id="7091" w:author="Steven" w:date="2022-04-01T17:03:00Z">
          <w:r w:rsidR="00DA03E8" w:rsidDel="00327B94">
            <w:delText>-</w:delText>
          </w:r>
        </w:del>
      </w:ins>
      <w:del w:id="7092" w:author="Steven" w:date="2022-04-01T17:03:00Z">
        <w:r w:rsidR="005860A8" w:rsidDel="00327B94">
          <w:delText xml:space="preserve"> indexed </w:delText>
        </w:r>
      </w:del>
      <w:ins w:id="7093" w:author="Steven LaBelle" w:date="2018-08-21T11:59:00Z">
        <w:del w:id="7094" w:author="Steven" w:date="2022-04-01T17:03:00Z">
          <w:r w:rsidR="00DA03E8" w:rsidDel="00327B94">
            <w:delText>value</w:delText>
          </w:r>
        </w:del>
      </w:ins>
      <w:del w:id="7095" w:author="Steven" w:date="2022-04-01T17:03:00Z">
        <w:r w:rsidR="005860A8" w:rsidDel="00327B94">
          <w:delText xml:space="preserve">index of the nodeset </w:delText>
        </w:r>
        <w:r w:rsidR="001C0986" w:rsidDel="00327B94">
          <w:delText>in the order the nodesets appear in the .feb files. The name of NodeData must match what node_interpolation value expects.</w:delText>
        </w:r>
      </w:del>
      <w:bookmarkStart w:id="7096" w:name="_Toc99726242"/>
      <w:bookmarkEnd w:id="7096"/>
    </w:p>
    <w:p w14:paraId="5BBDE0FF" w14:textId="6CE35D4B" w:rsidR="0064674A" w:rsidDel="00327B94" w:rsidRDefault="0064674A" w:rsidP="0081424C">
      <w:pPr>
        <w:rPr>
          <w:del w:id="7097" w:author="Steven" w:date="2022-04-01T17:03:00Z"/>
        </w:rPr>
      </w:pPr>
      <w:bookmarkStart w:id="7098" w:name="_Toc99726243"/>
      <w:bookmarkEnd w:id="7098"/>
    </w:p>
    <w:p w14:paraId="67B4DBD9" w14:textId="70775029" w:rsidR="0064674A" w:rsidRPr="00BE5A55" w:rsidDel="005C4E4E" w:rsidRDefault="0064674A">
      <w:pPr>
        <w:pStyle w:val="Code0"/>
        <w:rPr>
          <w:del w:id="7099" w:author="Steven" w:date="2022-04-01T16:22:00Z"/>
          <w:szCs w:val="20"/>
          <w:rPrChange w:id="7100" w:author="Steven" w:date="2022-04-18T14:11:00Z">
            <w:rPr>
              <w:del w:id="7101" w:author="Steven" w:date="2022-04-01T16:22:00Z"/>
            </w:rPr>
          </w:rPrChange>
        </w:rPr>
        <w:pPrChange w:id="7102" w:author="Steven" w:date="2022-04-01T16:30:00Z">
          <w:pPr/>
        </w:pPrChange>
      </w:pPr>
      <w:del w:id="7103" w:author="Steven" w:date="2022-04-01T16:22:00Z">
        <w:r w:rsidRPr="00BE5A55" w:rsidDel="005C4E4E">
          <w:rPr>
            <w:szCs w:val="20"/>
            <w:rPrChange w:id="7104" w:author="Steven" w:date="2022-04-18T14:11:00Z">
              <w:rPr/>
            </w:rPrChange>
          </w:rPr>
          <w:delText>e.g.</w:delText>
        </w:r>
        <w:bookmarkStart w:id="7105" w:name="_Toc99726244"/>
        <w:bookmarkEnd w:id="7105"/>
      </w:del>
    </w:p>
    <w:p w14:paraId="2D51AA6E" w14:textId="634123AD" w:rsidR="00F41E9A" w:rsidRPr="00BE5A55" w:rsidDel="00327B94" w:rsidRDefault="00F41E9A">
      <w:pPr>
        <w:pStyle w:val="Code0"/>
        <w:rPr>
          <w:del w:id="7106" w:author="Steven" w:date="2022-04-01T17:03:00Z"/>
          <w:bCs/>
          <w:szCs w:val="20"/>
          <w:rPrChange w:id="7107" w:author="Steven" w:date="2022-04-18T14:11:00Z">
            <w:rPr>
              <w:del w:id="7108" w:author="Steven" w:date="2022-04-01T17:03:00Z"/>
              <w:b/>
              <w:bCs/>
              <w:color w:val="000000"/>
            </w:rPr>
          </w:rPrChange>
        </w:rPr>
        <w:pPrChange w:id="7109" w:author="Steven" w:date="2022-04-01T16:30:00Z">
          <w:pPr>
            <w:shd w:val="clear" w:color="auto" w:fill="FFFFFF"/>
            <w:jc w:val="left"/>
          </w:pPr>
        </w:pPrChange>
      </w:pPr>
      <w:commentRangeStart w:id="7110"/>
      <w:del w:id="7111" w:author="Steven" w:date="2022-04-01T17:03:00Z">
        <w:r w:rsidRPr="00BE5A55" w:rsidDel="00327B94">
          <w:rPr>
            <w:szCs w:val="20"/>
            <w:rPrChange w:id="7112" w:author="Steven" w:date="2022-04-18T14:11:00Z">
              <w:rPr/>
            </w:rPrChange>
          </w:rPr>
          <w:delText>&lt;nodedata_interpolation_manager</w:delText>
        </w:r>
        <w:r w:rsidRPr="00BE5A55" w:rsidDel="00327B94">
          <w:rPr>
            <w:szCs w:val="20"/>
            <w:rPrChange w:id="7113" w:author="Steven" w:date="2022-04-18T14:11:00Z">
              <w:rPr>
                <w:color w:val="000000"/>
              </w:rPr>
            </w:rPrChange>
          </w:rPr>
          <w:delText xml:space="preserve"> </w:delText>
        </w:r>
        <w:r w:rsidRPr="00BE5A55" w:rsidDel="00327B94">
          <w:rPr>
            <w:szCs w:val="20"/>
            <w:rPrChange w:id="7114" w:author="Steven" w:date="2022-04-18T14:11:00Z">
              <w:rPr>
                <w:color w:val="FF0000"/>
              </w:rPr>
            </w:rPrChange>
          </w:rPr>
          <w:delText>type</w:delText>
        </w:r>
        <w:r w:rsidRPr="00BE5A55" w:rsidDel="00327B94">
          <w:rPr>
            <w:szCs w:val="20"/>
            <w:rPrChange w:id="7115" w:author="Steven" w:date="2022-04-18T14:11:00Z">
              <w:rPr>
                <w:color w:val="000000"/>
              </w:rPr>
            </w:rPrChange>
          </w:rPr>
          <w:delText>=</w:delText>
        </w:r>
        <w:r w:rsidRPr="00BE5A55" w:rsidDel="00327B94">
          <w:rPr>
            <w:bCs/>
            <w:szCs w:val="20"/>
            <w:rPrChange w:id="7116" w:author="Steven" w:date="2022-04-18T14:11:00Z">
              <w:rPr>
                <w:b/>
                <w:bCs/>
                <w:color w:val="8000FF"/>
              </w:rPr>
            </w:rPrChange>
          </w:rPr>
          <w:delText>"nodedata_interpolation_manager"</w:delText>
        </w:r>
        <w:r w:rsidRPr="00BE5A55" w:rsidDel="00327B94">
          <w:rPr>
            <w:szCs w:val="20"/>
            <w:rPrChange w:id="7117" w:author="Steven" w:date="2022-04-18T14:11:00Z">
              <w:rPr/>
            </w:rPrChange>
          </w:rPr>
          <w:delText>&gt;</w:delText>
        </w:r>
        <w:bookmarkStart w:id="7118" w:name="_Toc99726245"/>
        <w:bookmarkEnd w:id="7118"/>
      </w:del>
    </w:p>
    <w:p w14:paraId="3103F81B" w14:textId="480DD750" w:rsidR="00F41E9A" w:rsidRPr="00BE5A55" w:rsidDel="00327B94" w:rsidRDefault="00F41E9A">
      <w:pPr>
        <w:pStyle w:val="Code0"/>
        <w:rPr>
          <w:del w:id="7119" w:author="Steven" w:date="2022-04-01T17:03:00Z"/>
          <w:bCs/>
          <w:szCs w:val="20"/>
          <w:rPrChange w:id="7120" w:author="Steven" w:date="2022-04-18T14:11:00Z">
            <w:rPr>
              <w:del w:id="7121" w:author="Steven" w:date="2022-04-01T17:03:00Z"/>
              <w:b/>
              <w:bCs/>
              <w:color w:val="000000"/>
            </w:rPr>
          </w:rPrChange>
        </w:rPr>
        <w:pPrChange w:id="7122" w:author="Steven" w:date="2022-04-01T16:30:00Z">
          <w:pPr>
            <w:shd w:val="clear" w:color="auto" w:fill="FFFFFF"/>
            <w:jc w:val="left"/>
          </w:pPr>
        </w:pPrChange>
      </w:pPr>
      <w:del w:id="7123" w:author="Steven" w:date="2022-04-01T17:03:00Z">
        <w:r w:rsidRPr="00BE5A55" w:rsidDel="00327B94">
          <w:rPr>
            <w:bCs/>
            <w:szCs w:val="20"/>
            <w:rPrChange w:id="7124" w:author="Steven" w:date="2022-04-18T14:11:00Z">
              <w:rPr>
                <w:b/>
                <w:bCs/>
                <w:color w:val="000000"/>
              </w:rPr>
            </w:rPrChange>
          </w:rPr>
          <w:delText xml:space="preserve">    </w:delText>
        </w:r>
        <w:r w:rsidRPr="00BE5A55" w:rsidDel="00327B94">
          <w:rPr>
            <w:szCs w:val="20"/>
            <w:rPrChange w:id="7125" w:author="Steven" w:date="2022-04-18T14:11:00Z">
              <w:rPr/>
            </w:rPrChange>
          </w:rPr>
          <w:delText>&lt;node_interpolation_value</w:delText>
        </w:r>
        <w:r w:rsidRPr="00BE5A55" w:rsidDel="00327B94">
          <w:rPr>
            <w:szCs w:val="20"/>
            <w:rPrChange w:id="7126" w:author="Steven" w:date="2022-04-18T14:11:00Z">
              <w:rPr>
                <w:color w:val="000000"/>
              </w:rPr>
            </w:rPrChange>
          </w:rPr>
          <w:delText xml:space="preserve"> </w:delText>
        </w:r>
        <w:r w:rsidRPr="00BE5A55" w:rsidDel="00327B94">
          <w:rPr>
            <w:szCs w:val="20"/>
            <w:rPrChange w:id="7127" w:author="Steven" w:date="2022-04-18T14:11:00Z">
              <w:rPr>
                <w:color w:val="FF0000"/>
              </w:rPr>
            </w:rPrChange>
          </w:rPr>
          <w:delText>type</w:delText>
        </w:r>
        <w:r w:rsidRPr="00BE5A55" w:rsidDel="00327B94">
          <w:rPr>
            <w:szCs w:val="20"/>
            <w:rPrChange w:id="7128" w:author="Steven" w:date="2022-04-18T14:11:00Z">
              <w:rPr>
                <w:color w:val="000000"/>
              </w:rPr>
            </w:rPrChange>
          </w:rPr>
          <w:delText>=</w:delText>
        </w:r>
        <w:r w:rsidRPr="00BE5A55" w:rsidDel="00327B94">
          <w:rPr>
            <w:bCs/>
            <w:szCs w:val="20"/>
            <w:rPrChange w:id="7129" w:author="Steven" w:date="2022-04-18T14:11:00Z">
              <w:rPr>
                <w:b/>
                <w:bCs/>
                <w:color w:val="8000FF"/>
              </w:rPr>
            </w:rPrChange>
          </w:rPr>
          <w:delText>"ref_ecm_density"</w:delText>
        </w:r>
        <w:r w:rsidRPr="00BE5A55" w:rsidDel="00327B94">
          <w:rPr>
            <w:szCs w:val="20"/>
            <w:rPrChange w:id="7130" w:author="Steven" w:date="2022-04-18T14:11:00Z">
              <w:rPr/>
            </w:rPrChange>
          </w:rPr>
          <w:delText>&gt;</w:delText>
        </w:r>
        <w:bookmarkStart w:id="7131" w:name="_Toc99726246"/>
        <w:bookmarkEnd w:id="7131"/>
      </w:del>
    </w:p>
    <w:p w14:paraId="0051FBDB" w14:textId="36691B81" w:rsidR="00F41E9A" w:rsidRPr="00BE5A55" w:rsidDel="00327B94" w:rsidRDefault="00F41E9A">
      <w:pPr>
        <w:pStyle w:val="Code0"/>
        <w:rPr>
          <w:del w:id="7132" w:author="Steven" w:date="2022-04-01T17:03:00Z"/>
          <w:bCs/>
          <w:szCs w:val="20"/>
          <w:rPrChange w:id="7133" w:author="Steven" w:date="2022-04-18T14:11:00Z">
            <w:rPr>
              <w:del w:id="7134" w:author="Steven" w:date="2022-04-01T17:03:00Z"/>
              <w:b/>
              <w:bCs/>
              <w:color w:val="000000"/>
            </w:rPr>
          </w:rPrChange>
        </w:rPr>
        <w:pPrChange w:id="7135" w:author="Steven" w:date="2022-04-01T16:30:00Z">
          <w:pPr>
            <w:shd w:val="clear" w:color="auto" w:fill="FFFFFF"/>
            <w:jc w:val="left"/>
          </w:pPr>
        </w:pPrChange>
      </w:pPr>
      <w:del w:id="7136" w:author="Steven" w:date="2022-04-01T17:03:00Z">
        <w:r w:rsidRPr="00BE5A55" w:rsidDel="00327B94">
          <w:rPr>
            <w:bCs/>
            <w:szCs w:val="20"/>
            <w:rPrChange w:id="7137" w:author="Steven" w:date="2022-04-18T14:11:00Z">
              <w:rPr>
                <w:b/>
                <w:bCs/>
                <w:color w:val="000000"/>
              </w:rPr>
            </w:rPrChange>
          </w:rPr>
          <w:delText xml:space="preserve">        </w:delText>
        </w:r>
        <w:r w:rsidRPr="00BE5A55" w:rsidDel="00327B94">
          <w:rPr>
            <w:szCs w:val="20"/>
            <w:rPrChange w:id="7138" w:author="Steven" w:date="2022-04-18T14:11:00Z">
              <w:rPr/>
            </w:rPrChange>
          </w:rPr>
          <w:delText>&lt;node_set_id&gt;</w:delText>
        </w:r>
        <w:r w:rsidRPr="00BE5A55" w:rsidDel="00327B94">
          <w:rPr>
            <w:bCs/>
            <w:szCs w:val="20"/>
            <w:rPrChange w:id="7139" w:author="Steven" w:date="2022-04-18T14:11:00Z">
              <w:rPr>
                <w:b/>
                <w:bCs/>
                <w:color w:val="000000"/>
              </w:rPr>
            </w:rPrChange>
          </w:rPr>
          <w:delText>1</w:delText>
        </w:r>
        <w:r w:rsidRPr="00BE5A55" w:rsidDel="00327B94">
          <w:rPr>
            <w:szCs w:val="20"/>
            <w:rPrChange w:id="7140" w:author="Steven" w:date="2022-04-18T14:11:00Z">
              <w:rPr/>
            </w:rPrChange>
          </w:rPr>
          <w:delText>&lt;/node_set_id&gt;</w:delText>
        </w:r>
        <w:bookmarkStart w:id="7141" w:name="_Toc99726247"/>
        <w:bookmarkEnd w:id="7141"/>
      </w:del>
    </w:p>
    <w:p w14:paraId="64379E14" w14:textId="03B8ACAB" w:rsidR="00F41E9A" w:rsidRPr="00BE5A55" w:rsidDel="00327B94" w:rsidRDefault="00F41E9A">
      <w:pPr>
        <w:pStyle w:val="Code0"/>
        <w:rPr>
          <w:del w:id="7142" w:author="Steven" w:date="2022-04-01T17:03:00Z"/>
          <w:bCs/>
          <w:szCs w:val="20"/>
          <w:rPrChange w:id="7143" w:author="Steven" w:date="2022-04-18T14:11:00Z">
            <w:rPr>
              <w:del w:id="7144" w:author="Steven" w:date="2022-04-01T17:03:00Z"/>
              <w:b/>
              <w:bCs/>
              <w:color w:val="000000"/>
            </w:rPr>
          </w:rPrChange>
        </w:rPr>
        <w:pPrChange w:id="7145" w:author="Steven" w:date="2022-04-01T16:30:00Z">
          <w:pPr>
            <w:shd w:val="clear" w:color="auto" w:fill="FFFFFF"/>
            <w:jc w:val="left"/>
          </w:pPr>
        </w:pPrChange>
      </w:pPr>
      <w:del w:id="7146" w:author="Steven" w:date="2022-04-01T17:03:00Z">
        <w:r w:rsidRPr="00BE5A55" w:rsidDel="00327B94">
          <w:rPr>
            <w:bCs/>
            <w:szCs w:val="20"/>
            <w:rPrChange w:id="7147" w:author="Steven" w:date="2022-04-18T14:11:00Z">
              <w:rPr>
                <w:b/>
                <w:bCs/>
                <w:color w:val="000000"/>
              </w:rPr>
            </w:rPrChange>
          </w:rPr>
          <w:delText xml:space="preserve">    </w:delText>
        </w:r>
        <w:r w:rsidRPr="00BE5A55" w:rsidDel="00327B94">
          <w:rPr>
            <w:szCs w:val="20"/>
            <w:rPrChange w:id="7148" w:author="Steven" w:date="2022-04-18T14:11:00Z">
              <w:rPr/>
            </w:rPrChange>
          </w:rPr>
          <w:delText>&lt;/node_interpolation_value&gt;</w:delText>
        </w:r>
        <w:bookmarkStart w:id="7149" w:name="_Toc99726248"/>
        <w:bookmarkEnd w:id="7149"/>
      </w:del>
    </w:p>
    <w:p w14:paraId="44B854D6" w14:textId="3F099601" w:rsidR="00F41E9A" w:rsidRPr="00BE5A55" w:rsidDel="00327B94" w:rsidRDefault="00F41E9A">
      <w:pPr>
        <w:pStyle w:val="Code0"/>
        <w:rPr>
          <w:del w:id="7150" w:author="Steven" w:date="2022-04-01T17:03:00Z"/>
          <w:bCs/>
          <w:szCs w:val="20"/>
          <w:rPrChange w:id="7151" w:author="Steven" w:date="2022-04-18T14:11:00Z">
            <w:rPr>
              <w:del w:id="7152" w:author="Steven" w:date="2022-04-01T17:03:00Z"/>
              <w:b/>
              <w:bCs/>
              <w:color w:val="000000"/>
            </w:rPr>
          </w:rPrChange>
        </w:rPr>
        <w:pPrChange w:id="7153" w:author="Steven" w:date="2022-04-01T16:30:00Z">
          <w:pPr>
            <w:shd w:val="clear" w:color="auto" w:fill="FFFFFF"/>
            <w:jc w:val="left"/>
          </w:pPr>
        </w:pPrChange>
      </w:pPr>
      <w:del w:id="7154" w:author="Steven" w:date="2022-04-01T17:03:00Z">
        <w:r w:rsidRPr="00BE5A55" w:rsidDel="00327B94">
          <w:rPr>
            <w:szCs w:val="20"/>
            <w:rPrChange w:id="7155" w:author="Steven" w:date="2022-04-18T14:11:00Z">
              <w:rPr/>
            </w:rPrChange>
          </w:rPr>
          <w:delText>&lt;/nodedata_interpolation_manager&gt;</w:delText>
        </w:r>
        <w:bookmarkStart w:id="7156" w:name="_Toc99726249"/>
        <w:bookmarkEnd w:id="7156"/>
      </w:del>
    </w:p>
    <w:p w14:paraId="6E9B695C" w14:textId="6DCC822C" w:rsidR="00F41E9A" w:rsidRPr="00BE5A55" w:rsidDel="00327B94" w:rsidRDefault="00F41E9A">
      <w:pPr>
        <w:pStyle w:val="Code0"/>
        <w:rPr>
          <w:del w:id="7157" w:author="Steven" w:date="2022-04-01T17:03:00Z"/>
          <w:szCs w:val="20"/>
          <w:rPrChange w:id="7158" w:author="Steven" w:date="2022-04-18T14:11:00Z">
            <w:rPr>
              <w:del w:id="7159" w:author="Steven" w:date="2022-04-01T17:03:00Z"/>
              <w:b/>
              <w:bCs/>
              <w:color w:val="000000"/>
            </w:rPr>
          </w:rPrChange>
        </w:rPr>
        <w:pPrChange w:id="7160" w:author="Steven" w:date="2022-04-01T16:30:00Z">
          <w:pPr>
            <w:shd w:val="clear" w:color="auto" w:fill="FFFFFF"/>
            <w:jc w:val="left"/>
          </w:pPr>
        </w:pPrChange>
      </w:pPr>
      <w:del w:id="7161" w:author="Steven" w:date="2022-04-01T17:03:00Z">
        <w:r w:rsidRPr="00BE5A55" w:rsidDel="00327B94">
          <w:rPr>
            <w:szCs w:val="20"/>
            <w:rPrChange w:id="7162" w:author="Steven" w:date="2022-04-18T14:11:00Z">
              <w:rPr>
                <w:b/>
                <w:bCs/>
                <w:color w:val="000000"/>
              </w:rPr>
            </w:rPrChange>
          </w:rPr>
          <w:delText>…</w:delText>
        </w:r>
        <w:bookmarkStart w:id="7163" w:name="_Toc99726250"/>
        <w:bookmarkEnd w:id="7163"/>
      </w:del>
    </w:p>
    <w:p w14:paraId="5B25E389" w14:textId="05EFF3FC" w:rsidR="00F41E9A" w:rsidRPr="00BE5A55" w:rsidDel="00327B94" w:rsidRDefault="00F41E9A">
      <w:pPr>
        <w:pStyle w:val="Code0"/>
        <w:rPr>
          <w:del w:id="7164" w:author="Steven" w:date="2022-04-01T17:03:00Z"/>
          <w:bCs/>
          <w:szCs w:val="20"/>
          <w:rPrChange w:id="7165" w:author="Steven" w:date="2022-04-18T14:11:00Z">
            <w:rPr>
              <w:del w:id="7166" w:author="Steven" w:date="2022-04-01T17:03:00Z"/>
              <w:b/>
              <w:bCs/>
              <w:color w:val="000000"/>
            </w:rPr>
          </w:rPrChange>
        </w:rPr>
        <w:pPrChange w:id="7167" w:author="Steven" w:date="2022-04-01T16:30:00Z">
          <w:pPr>
            <w:shd w:val="clear" w:color="auto" w:fill="FFFFFF"/>
            <w:jc w:val="left"/>
          </w:pPr>
        </w:pPrChange>
      </w:pPr>
      <w:del w:id="7168" w:author="Steven" w:date="2022-04-01T17:03:00Z">
        <w:r w:rsidRPr="00BE5A55" w:rsidDel="00327B94">
          <w:rPr>
            <w:szCs w:val="20"/>
            <w:rPrChange w:id="7169" w:author="Steven" w:date="2022-04-18T14:11:00Z">
              <w:rPr/>
            </w:rPrChange>
          </w:rPr>
          <w:delText>&lt;MeshData&gt;</w:delText>
        </w:r>
        <w:bookmarkStart w:id="7170" w:name="_Toc99726251"/>
        <w:bookmarkEnd w:id="7170"/>
      </w:del>
    </w:p>
    <w:p w14:paraId="5796D503" w14:textId="0BB997A0" w:rsidR="00F41E9A" w:rsidRPr="00BE5A55" w:rsidDel="00327B94" w:rsidRDefault="00F41E9A">
      <w:pPr>
        <w:pStyle w:val="Code0"/>
        <w:rPr>
          <w:del w:id="7171" w:author="Steven" w:date="2022-04-01T17:03:00Z"/>
          <w:bCs/>
          <w:szCs w:val="20"/>
          <w:rPrChange w:id="7172" w:author="Steven" w:date="2022-04-18T14:11:00Z">
            <w:rPr>
              <w:del w:id="7173" w:author="Steven" w:date="2022-04-01T17:03:00Z"/>
              <w:b/>
              <w:bCs/>
              <w:color w:val="000000"/>
            </w:rPr>
          </w:rPrChange>
        </w:rPr>
        <w:pPrChange w:id="7174" w:author="Steven" w:date="2022-04-01T16:30:00Z">
          <w:pPr>
            <w:shd w:val="clear" w:color="auto" w:fill="FFFFFF"/>
            <w:jc w:val="left"/>
          </w:pPr>
        </w:pPrChange>
      </w:pPr>
      <w:del w:id="7175" w:author="Steven" w:date="2022-04-01T17:03:00Z">
        <w:r w:rsidRPr="00BE5A55" w:rsidDel="00327B94">
          <w:rPr>
            <w:szCs w:val="20"/>
            <w:rPrChange w:id="7176" w:author="Steven" w:date="2022-04-18T14:11:00Z">
              <w:rPr/>
            </w:rPrChange>
          </w:rPr>
          <w:delText>&lt;NodeData</w:delText>
        </w:r>
        <w:r w:rsidRPr="00BE5A55" w:rsidDel="00327B94">
          <w:rPr>
            <w:szCs w:val="20"/>
            <w:rPrChange w:id="7177" w:author="Steven" w:date="2022-04-18T14:11:00Z">
              <w:rPr>
                <w:color w:val="000000"/>
              </w:rPr>
            </w:rPrChange>
          </w:rPr>
          <w:delText xml:space="preserve"> </w:delText>
        </w:r>
        <w:r w:rsidRPr="00BE5A55" w:rsidDel="00327B94">
          <w:rPr>
            <w:szCs w:val="20"/>
            <w:rPrChange w:id="7178" w:author="Steven" w:date="2022-04-18T14:11:00Z">
              <w:rPr>
                <w:color w:val="FF0000"/>
              </w:rPr>
            </w:rPrChange>
          </w:rPr>
          <w:delText>name</w:delText>
        </w:r>
        <w:r w:rsidRPr="00BE5A55" w:rsidDel="00327B94">
          <w:rPr>
            <w:szCs w:val="20"/>
            <w:rPrChange w:id="7179" w:author="Steven" w:date="2022-04-18T14:11:00Z">
              <w:rPr>
                <w:color w:val="000000"/>
              </w:rPr>
            </w:rPrChange>
          </w:rPr>
          <w:delText>=</w:delText>
        </w:r>
        <w:r w:rsidRPr="00BE5A55" w:rsidDel="00327B94">
          <w:rPr>
            <w:bCs/>
            <w:szCs w:val="20"/>
            <w:rPrChange w:id="7180" w:author="Steven" w:date="2022-04-18T14:11:00Z">
              <w:rPr>
                <w:b/>
                <w:bCs/>
                <w:color w:val="8000FF"/>
              </w:rPr>
            </w:rPrChange>
          </w:rPr>
          <w:delText>"ref_ecm_density"</w:delText>
        </w:r>
        <w:r w:rsidRPr="00BE5A55" w:rsidDel="00327B94">
          <w:rPr>
            <w:szCs w:val="20"/>
            <w:rPrChange w:id="7181" w:author="Steven" w:date="2022-04-18T14:11:00Z">
              <w:rPr>
                <w:color w:val="000000"/>
              </w:rPr>
            </w:rPrChange>
          </w:rPr>
          <w:delText xml:space="preserve"> </w:delText>
        </w:r>
        <w:r w:rsidRPr="00BE5A55" w:rsidDel="00327B94">
          <w:rPr>
            <w:szCs w:val="20"/>
            <w:rPrChange w:id="7182" w:author="Steven" w:date="2022-04-18T14:11:00Z">
              <w:rPr>
                <w:color w:val="FF0000"/>
              </w:rPr>
            </w:rPrChange>
          </w:rPr>
          <w:delText>node_set</w:delText>
        </w:r>
        <w:r w:rsidRPr="00BE5A55" w:rsidDel="00327B94">
          <w:rPr>
            <w:szCs w:val="20"/>
            <w:rPrChange w:id="7183" w:author="Steven" w:date="2022-04-18T14:11:00Z">
              <w:rPr>
                <w:color w:val="000000"/>
              </w:rPr>
            </w:rPrChange>
          </w:rPr>
          <w:delText>=</w:delText>
        </w:r>
        <w:r w:rsidRPr="00BE5A55" w:rsidDel="00327B94">
          <w:rPr>
            <w:bCs/>
            <w:szCs w:val="20"/>
            <w:rPrChange w:id="7184" w:author="Steven" w:date="2022-04-18T14:11:00Z">
              <w:rPr>
                <w:b/>
                <w:bCs/>
                <w:color w:val="8000FF"/>
              </w:rPr>
            </w:rPrChange>
          </w:rPr>
          <w:delText>"bc2"</w:delText>
        </w:r>
        <w:r w:rsidRPr="00BE5A55" w:rsidDel="00327B94">
          <w:rPr>
            <w:szCs w:val="20"/>
            <w:rPrChange w:id="7185" w:author="Steven" w:date="2022-04-18T14:11:00Z">
              <w:rPr/>
            </w:rPrChange>
          </w:rPr>
          <w:delText>&gt;</w:delText>
        </w:r>
        <w:bookmarkStart w:id="7186" w:name="_Toc99726252"/>
        <w:bookmarkEnd w:id="7186"/>
      </w:del>
    </w:p>
    <w:p w14:paraId="5076B08D" w14:textId="544D4D17" w:rsidR="00F41E9A" w:rsidRPr="00BE5A55" w:rsidDel="00327B94" w:rsidRDefault="00F41E9A">
      <w:pPr>
        <w:pStyle w:val="Code0"/>
        <w:rPr>
          <w:del w:id="7187" w:author="Steven" w:date="2022-04-01T17:03:00Z"/>
          <w:bCs/>
          <w:szCs w:val="20"/>
          <w:rPrChange w:id="7188" w:author="Steven" w:date="2022-04-18T14:11:00Z">
            <w:rPr>
              <w:del w:id="7189" w:author="Steven" w:date="2022-04-01T17:03:00Z"/>
              <w:b/>
              <w:bCs/>
              <w:color w:val="000000"/>
            </w:rPr>
          </w:rPrChange>
        </w:rPr>
        <w:pPrChange w:id="7190" w:author="Steven" w:date="2022-04-01T16:30:00Z">
          <w:pPr>
            <w:shd w:val="clear" w:color="auto" w:fill="FFFFFF"/>
            <w:jc w:val="left"/>
          </w:pPr>
        </w:pPrChange>
      </w:pPr>
      <w:del w:id="7191" w:author="Steven" w:date="2022-04-01T17:03:00Z">
        <w:r w:rsidRPr="00BE5A55" w:rsidDel="00327B94">
          <w:rPr>
            <w:bCs/>
            <w:szCs w:val="20"/>
            <w:rPrChange w:id="7192" w:author="Steven" w:date="2022-04-18T14:11:00Z">
              <w:rPr>
                <w:b/>
                <w:bCs/>
                <w:color w:val="000000"/>
              </w:rPr>
            </w:rPrChange>
          </w:rPr>
          <w:delText xml:space="preserve">        </w:delText>
        </w:r>
        <w:r w:rsidRPr="00BE5A55" w:rsidDel="00327B94">
          <w:rPr>
            <w:szCs w:val="20"/>
            <w:rPrChange w:id="7193" w:author="Steven" w:date="2022-04-18T14:11:00Z">
              <w:rPr/>
            </w:rPrChange>
          </w:rPr>
          <w:delText>&lt;node</w:delText>
        </w:r>
        <w:r w:rsidRPr="00BE5A55" w:rsidDel="00327B94">
          <w:rPr>
            <w:szCs w:val="20"/>
            <w:rPrChange w:id="7194" w:author="Steven" w:date="2022-04-18T14:11:00Z">
              <w:rPr>
                <w:color w:val="000000"/>
              </w:rPr>
            </w:rPrChange>
          </w:rPr>
          <w:delText xml:space="preserve"> </w:delText>
        </w:r>
        <w:r w:rsidRPr="00BE5A55" w:rsidDel="00327B94">
          <w:rPr>
            <w:szCs w:val="20"/>
            <w:rPrChange w:id="7195" w:author="Steven" w:date="2022-04-18T14:11:00Z">
              <w:rPr>
                <w:color w:val="FF0000"/>
              </w:rPr>
            </w:rPrChange>
          </w:rPr>
          <w:delText>lid</w:delText>
        </w:r>
        <w:r w:rsidRPr="00BE5A55" w:rsidDel="00327B94">
          <w:rPr>
            <w:szCs w:val="20"/>
            <w:rPrChange w:id="7196" w:author="Steven" w:date="2022-04-18T14:11:00Z">
              <w:rPr>
                <w:color w:val="000000"/>
              </w:rPr>
            </w:rPrChange>
          </w:rPr>
          <w:delText>=</w:delText>
        </w:r>
        <w:r w:rsidRPr="00BE5A55" w:rsidDel="00327B94">
          <w:rPr>
            <w:bCs/>
            <w:szCs w:val="20"/>
            <w:rPrChange w:id="7197" w:author="Steven" w:date="2022-04-18T14:11:00Z">
              <w:rPr>
                <w:b/>
                <w:bCs/>
                <w:color w:val="8000FF"/>
              </w:rPr>
            </w:rPrChange>
          </w:rPr>
          <w:delText>"1"</w:delText>
        </w:r>
        <w:r w:rsidRPr="00BE5A55" w:rsidDel="00327B94">
          <w:rPr>
            <w:szCs w:val="20"/>
            <w:rPrChange w:id="7198" w:author="Steven" w:date="2022-04-18T14:11:00Z">
              <w:rPr/>
            </w:rPrChange>
          </w:rPr>
          <w:delText>&gt;</w:delText>
        </w:r>
        <w:r w:rsidRPr="00BE5A55" w:rsidDel="00327B94">
          <w:rPr>
            <w:bCs/>
            <w:szCs w:val="20"/>
            <w:rPrChange w:id="7199" w:author="Steven" w:date="2022-04-18T14:11:00Z">
              <w:rPr>
                <w:b/>
                <w:bCs/>
                <w:color w:val="000000"/>
              </w:rPr>
            </w:rPrChange>
          </w:rPr>
          <w:delText>4.0</w:delText>
        </w:r>
        <w:r w:rsidRPr="00BE5A55" w:rsidDel="00327B94">
          <w:rPr>
            <w:szCs w:val="20"/>
            <w:rPrChange w:id="7200" w:author="Steven" w:date="2022-04-18T14:11:00Z">
              <w:rPr/>
            </w:rPrChange>
          </w:rPr>
          <w:delText>&lt;/node&gt;</w:delText>
        </w:r>
        <w:bookmarkStart w:id="7201" w:name="_Toc99726253"/>
        <w:bookmarkEnd w:id="7201"/>
      </w:del>
    </w:p>
    <w:p w14:paraId="745FF09A" w14:textId="5DCE9F1D" w:rsidR="00F41E9A" w:rsidRPr="00BE5A55" w:rsidDel="00327B94" w:rsidRDefault="00F41E9A">
      <w:pPr>
        <w:pStyle w:val="Code0"/>
        <w:rPr>
          <w:del w:id="7202" w:author="Steven" w:date="2022-04-01T17:03:00Z"/>
          <w:bCs/>
          <w:szCs w:val="20"/>
          <w:rPrChange w:id="7203" w:author="Steven" w:date="2022-04-18T14:11:00Z">
            <w:rPr>
              <w:del w:id="7204" w:author="Steven" w:date="2022-04-01T17:03:00Z"/>
              <w:b/>
              <w:bCs/>
              <w:color w:val="000000"/>
            </w:rPr>
          </w:rPrChange>
        </w:rPr>
        <w:pPrChange w:id="7205" w:author="Steven" w:date="2022-04-01T16:30:00Z">
          <w:pPr>
            <w:shd w:val="clear" w:color="auto" w:fill="FFFFFF"/>
            <w:jc w:val="left"/>
          </w:pPr>
        </w:pPrChange>
      </w:pPr>
      <w:del w:id="7206" w:author="Steven" w:date="2022-04-01T17:03:00Z">
        <w:r w:rsidRPr="00BE5A55" w:rsidDel="00327B94">
          <w:rPr>
            <w:szCs w:val="20"/>
            <w:rPrChange w:id="7207" w:author="Steven" w:date="2022-04-18T14:11:00Z">
              <w:rPr/>
            </w:rPrChange>
          </w:rPr>
          <w:delText>&lt;node</w:delText>
        </w:r>
        <w:r w:rsidRPr="00BE5A55" w:rsidDel="00327B94">
          <w:rPr>
            <w:szCs w:val="20"/>
            <w:rPrChange w:id="7208" w:author="Steven" w:date="2022-04-18T14:11:00Z">
              <w:rPr>
                <w:color w:val="000000"/>
              </w:rPr>
            </w:rPrChange>
          </w:rPr>
          <w:delText xml:space="preserve"> </w:delText>
        </w:r>
        <w:r w:rsidRPr="00BE5A55" w:rsidDel="00327B94">
          <w:rPr>
            <w:szCs w:val="20"/>
            <w:rPrChange w:id="7209" w:author="Steven" w:date="2022-04-18T14:11:00Z">
              <w:rPr>
                <w:color w:val="FF0000"/>
              </w:rPr>
            </w:rPrChange>
          </w:rPr>
          <w:delText>lid</w:delText>
        </w:r>
        <w:r w:rsidRPr="00BE5A55" w:rsidDel="00327B94">
          <w:rPr>
            <w:szCs w:val="20"/>
            <w:rPrChange w:id="7210" w:author="Steven" w:date="2022-04-18T14:11:00Z">
              <w:rPr>
                <w:color w:val="000000"/>
              </w:rPr>
            </w:rPrChange>
          </w:rPr>
          <w:delText>=</w:delText>
        </w:r>
        <w:r w:rsidRPr="00BE5A55" w:rsidDel="00327B94">
          <w:rPr>
            <w:bCs/>
            <w:szCs w:val="20"/>
            <w:rPrChange w:id="7211" w:author="Steven" w:date="2022-04-18T14:11:00Z">
              <w:rPr>
                <w:b/>
                <w:bCs/>
                <w:color w:val="8000FF"/>
              </w:rPr>
            </w:rPrChange>
          </w:rPr>
          <w:delText>"2"</w:delText>
        </w:r>
        <w:r w:rsidRPr="00BE5A55" w:rsidDel="00327B94">
          <w:rPr>
            <w:szCs w:val="20"/>
            <w:rPrChange w:id="7212" w:author="Steven" w:date="2022-04-18T14:11:00Z">
              <w:rPr/>
            </w:rPrChange>
          </w:rPr>
          <w:delText>&gt;</w:delText>
        </w:r>
        <w:r w:rsidRPr="00BE5A55" w:rsidDel="00327B94">
          <w:rPr>
            <w:bCs/>
            <w:szCs w:val="20"/>
            <w:rPrChange w:id="7213" w:author="Steven" w:date="2022-04-18T14:11:00Z">
              <w:rPr>
                <w:b/>
                <w:bCs/>
                <w:color w:val="000000"/>
              </w:rPr>
            </w:rPrChange>
          </w:rPr>
          <w:delText>4.0</w:delText>
        </w:r>
        <w:r w:rsidRPr="00BE5A55" w:rsidDel="00327B94">
          <w:rPr>
            <w:szCs w:val="20"/>
            <w:rPrChange w:id="7214" w:author="Steven" w:date="2022-04-18T14:11:00Z">
              <w:rPr/>
            </w:rPrChange>
          </w:rPr>
          <w:delText>&lt;/node&gt;</w:delText>
        </w:r>
        <w:bookmarkStart w:id="7215" w:name="_Toc99726254"/>
        <w:bookmarkEnd w:id="7215"/>
      </w:del>
    </w:p>
    <w:p w14:paraId="1F9E4CEB" w14:textId="3D2A7DEA" w:rsidR="00F41E9A" w:rsidRPr="00BE5A55" w:rsidDel="00327B94" w:rsidRDefault="00F41E9A">
      <w:pPr>
        <w:pStyle w:val="Code0"/>
        <w:rPr>
          <w:del w:id="7216" w:author="Steven" w:date="2022-04-01T17:03:00Z"/>
          <w:bCs/>
          <w:szCs w:val="20"/>
          <w:rPrChange w:id="7217" w:author="Steven" w:date="2022-04-18T14:11:00Z">
            <w:rPr>
              <w:del w:id="7218" w:author="Steven" w:date="2022-04-01T17:03:00Z"/>
              <w:b/>
              <w:bCs/>
              <w:color w:val="000000"/>
            </w:rPr>
          </w:rPrChange>
        </w:rPr>
        <w:pPrChange w:id="7219" w:author="Steven" w:date="2022-04-01T16:30:00Z">
          <w:pPr>
            <w:shd w:val="clear" w:color="auto" w:fill="FFFFFF"/>
            <w:jc w:val="left"/>
          </w:pPr>
        </w:pPrChange>
      </w:pPr>
      <w:del w:id="7220" w:author="Steven" w:date="2022-04-01T17:03:00Z">
        <w:r w:rsidRPr="00BE5A55" w:rsidDel="00327B94">
          <w:rPr>
            <w:bCs/>
            <w:szCs w:val="20"/>
            <w:rPrChange w:id="7221" w:author="Steven" w:date="2022-04-18T14:11:00Z">
              <w:rPr>
                <w:b/>
                <w:bCs/>
                <w:color w:val="000000"/>
              </w:rPr>
            </w:rPrChange>
          </w:rPr>
          <w:delText xml:space="preserve">    </w:delText>
        </w:r>
        <w:r w:rsidRPr="00BE5A55" w:rsidDel="00327B94">
          <w:rPr>
            <w:szCs w:val="20"/>
            <w:rPrChange w:id="7222" w:author="Steven" w:date="2022-04-18T14:11:00Z">
              <w:rPr/>
            </w:rPrChange>
          </w:rPr>
          <w:delText>&lt;/NodeData&gt;</w:delText>
        </w:r>
        <w:bookmarkStart w:id="7223" w:name="_Toc99726255"/>
        <w:bookmarkEnd w:id="7223"/>
      </w:del>
    </w:p>
    <w:p w14:paraId="001304A9" w14:textId="03C0F57E" w:rsidR="00F41E9A" w:rsidRPr="00BE5A55" w:rsidDel="00327B94" w:rsidRDefault="00F41E9A">
      <w:pPr>
        <w:pStyle w:val="Code0"/>
        <w:rPr>
          <w:del w:id="7224" w:author="Steven" w:date="2022-04-01T17:03:00Z"/>
          <w:szCs w:val="20"/>
          <w:rPrChange w:id="7225" w:author="Steven" w:date="2022-04-18T14:11:00Z">
            <w:rPr>
              <w:del w:id="7226" w:author="Steven" w:date="2022-04-01T17:03:00Z"/>
            </w:rPr>
          </w:rPrChange>
        </w:rPr>
        <w:pPrChange w:id="7227" w:author="Steven" w:date="2022-04-01T16:30:00Z">
          <w:pPr>
            <w:shd w:val="clear" w:color="auto" w:fill="FFFFFF"/>
            <w:jc w:val="left"/>
          </w:pPr>
        </w:pPrChange>
      </w:pPr>
      <w:del w:id="7228" w:author="Steven" w:date="2022-04-01T17:03:00Z">
        <w:r w:rsidRPr="00BE5A55" w:rsidDel="00327B94">
          <w:rPr>
            <w:szCs w:val="20"/>
            <w:rPrChange w:id="7229" w:author="Steven" w:date="2022-04-18T14:11:00Z">
              <w:rPr/>
            </w:rPrChange>
          </w:rPr>
          <w:delText>&lt;/MeshData&gt;</w:delText>
        </w:r>
        <w:commentRangeEnd w:id="7110"/>
        <w:r w:rsidR="00DA03E8" w:rsidRPr="00BE5A55" w:rsidDel="00327B94">
          <w:rPr>
            <w:rStyle w:val="CommentReference"/>
            <w:sz w:val="20"/>
            <w:szCs w:val="20"/>
            <w:rPrChange w:id="7230" w:author="Steven" w:date="2022-04-18T14:11:00Z">
              <w:rPr>
                <w:rStyle w:val="CommentReference"/>
              </w:rPr>
            </w:rPrChange>
          </w:rPr>
          <w:commentReference w:id="7110"/>
        </w:r>
        <w:bookmarkStart w:id="7231" w:name="_Toc99726256"/>
        <w:bookmarkEnd w:id="7231"/>
      </w:del>
    </w:p>
    <w:p w14:paraId="61E9C4D1" w14:textId="1C96A53D" w:rsidR="005860A8" w:rsidDel="00327B94" w:rsidRDefault="005860A8" w:rsidP="005860A8">
      <w:pPr>
        <w:pStyle w:val="Heading3"/>
        <w:rPr>
          <w:del w:id="7232" w:author="Steven" w:date="2022-04-01T17:03:00Z"/>
        </w:rPr>
      </w:pPr>
      <w:del w:id="7233" w:author="Steven" w:date="2022-04-01T17:03:00Z">
        <w:r w:rsidDel="00327B94">
          <w:delText>Reference ECM Density</w:delText>
        </w:r>
        <w:bookmarkStart w:id="7234" w:name="_Toc99726257"/>
        <w:bookmarkEnd w:id="7234"/>
      </w:del>
    </w:p>
    <w:p w14:paraId="264FC2D1" w14:textId="5F944759" w:rsidR="005860A8" w:rsidDel="00327B94" w:rsidRDefault="005860A8" w:rsidP="005860A8">
      <w:pPr>
        <w:rPr>
          <w:del w:id="7235" w:author="Steven" w:date="2022-04-01T17:03:00Z"/>
        </w:rPr>
      </w:pPr>
      <w:commentRangeStart w:id="7236"/>
      <w:del w:id="7237" w:author="Steven" w:date="2022-04-01T17:03:00Z">
        <w:r w:rsidDel="00327B94">
          <w:delText>Can be used to set the density values in the specified node set.</w:delText>
        </w:r>
        <w:r w:rsidR="00F021F8" w:rsidDel="00327B94">
          <w:delText xml:space="preserve"> The NodeData name this binds to is “</w:delText>
        </w:r>
        <w:r w:rsidR="00E54325" w:rsidRPr="00D63650" w:rsidDel="00327B94">
          <w:rPr>
            <w:rFonts w:ascii="Courier New" w:hAnsi="Courier New" w:cs="Courier New"/>
            <w:color w:val="A31515"/>
            <w:sz w:val="22"/>
            <w:szCs w:val="22"/>
            <w:rPrChange w:id="7238" w:author="Steven LaBelle" w:date="2019-04-17T13:30:00Z">
              <w:rPr>
                <w:rFonts w:ascii="Consolas" w:hAnsi="Consolas" w:cs="Consolas"/>
                <w:color w:val="A31515"/>
              </w:rPr>
            </w:rPrChange>
          </w:rPr>
          <w:delText>ref_ecm_density</w:delText>
        </w:r>
        <w:r w:rsidR="00F021F8" w:rsidDel="00327B94">
          <w:delText>”;</w:delText>
        </w:r>
        <w:commentRangeEnd w:id="7236"/>
        <w:r w:rsidR="00DA03E8" w:rsidDel="00327B94">
          <w:rPr>
            <w:rStyle w:val="CommentReference"/>
          </w:rPr>
          <w:commentReference w:id="7236"/>
        </w:r>
      </w:del>
      <w:ins w:id="7239" w:author="mp4" w:date="2018-08-24T13:49:00Z">
        <w:del w:id="7240" w:author="Steven" w:date="2022-04-01T17:03:00Z">
          <w:r w:rsidR="005D6A47" w:rsidDel="00327B94">
            <w:delText xml:space="preserve"> This sets the reference density at the given nodes.</w:delText>
          </w:r>
        </w:del>
      </w:ins>
      <w:bookmarkStart w:id="7241" w:name="_Toc99726258"/>
      <w:bookmarkEnd w:id="7241"/>
    </w:p>
    <w:p w14:paraId="0D07FF47" w14:textId="203AF337" w:rsidR="003439E1" w:rsidDel="0087529A" w:rsidRDefault="003439E1" w:rsidP="003439E1">
      <w:pPr>
        <w:pStyle w:val="Heading3"/>
        <w:rPr>
          <w:del w:id="7242" w:author="Steven" w:date="2022-04-01T16:52:00Z"/>
        </w:rPr>
      </w:pPr>
      <w:del w:id="7243" w:author="Steven" w:date="2022-04-01T16:52:00Z">
        <w:r w:rsidDel="0087529A">
          <w:delText>Repulse Value</w:delText>
        </w:r>
        <w:bookmarkStart w:id="7244" w:name="_Toc99726259"/>
        <w:bookmarkEnd w:id="7244"/>
      </w:del>
    </w:p>
    <w:p w14:paraId="766C503A" w14:textId="1B182192" w:rsidR="003439E1" w:rsidRPr="003439E1" w:rsidDel="0087529A" w:rsidRDefault="003439E1" w:rsidP="003439E1">
      <w:pPr>
        <w:rPr>
          <w:del w:id="7245" w:author="Steven" w:date="2022-04-01T16:52:00Z"/>
        </w:rPr>
      </w:pPr>
      <w:del w:id="7246" w:author="Steven" w:date="2022-04-01T16:52:00Z">
        <w:r w:rsidDel="0087529A">
          <w:delText xml:space="preserve">Can be used to set the repulse value on a per node basis. </w:delText>
        </w:r>
        <w:commentRangeStart w:id="7247"/>
        <w:r w:rsidDel="0087529A">
          <w:delText xml:space="preserve">Unless some special behavior is desired </w:delText>
        </w:r>
        <w:commentRangeEnd w:id="7247"/>
        <w:r w:rsidR="00DA03E8" w:rsidDel="0087529A">
          <w:rPr>
            <w:rStyle w:val="CommentReference"/>
          </w:rPr>
          <w:commentReference w:id="7247"/>
        </w:r>
        <w:r w:rsidDel="0087529A">
          <w:delText>set the repulse value to 1.0.</w:delText>
        </w:r>
      </w:del>
      <w:ins w:id="7248" w:author="mp4" w:date="2018-08-24T13:43:00Z">
        <w:del w:id="7249" w:author="Steven" w:date="2022-04-01T16:52:00Z">
          <w:r w:rsidR="00930EE4" w:rsidDel="0087529A">
            <w:delText xml:space="preserve"> An example of a special behavior</w:delText>
          </w:r>
        </w:del>
      </w:ins>
      <w:ins w:id="7250" w:author="mp4" w:date="2018-08-24T13:48:00Z">
        <w:del w:id="7251" w:author="Steven" w:date="2022-04-01T16:52:00Z">
          <w:r w:rsidR="00930EE4" w:rsidDel="0087529A">
            <w:delText xml:space="preserve"> would be rep</w:delText>
          </w:r>
        </w:del>
      </w:ins>
      <w:ins w:id="7252" w:author="mp4" w:date="2018-08-24T13:49:00Z">
        <w:del w:id="7253" w:author="Steven" w:date="2022-04-01T16:52:00Z">
          <w:r w:rsidR="00930EE4" w:rsidDel="0087529A">
            <w:delText>ulsing</w:delText>
          </w:r>
        </w:del>
      </w:ins>
      <w:ins w:id="7254" w:author="mp4" w:date="2018-08-24T13:48:00Z">
        <w:del w:id="7255" w:author="Steven" w:date="2022-04-01T16:52:00Z">
          <w:r w:rsidR="00930EE4" w:rsidDel="0087529A">
            <w:delText xml:space="preserve"> part way</w:delText>
          </w:r>
        </w:del>
      </w:ins>
      <w:ins w:id="7256" w:author="mp4" w:date="2018-08-24T13:49:00Z">
        <w:del w:id="7257" w:author="Steven" w:date="2022-04-01T16:52:00Z">
          <w:r w:rsidR="00930EE4" w:rsidDel="0087529A">
            <w:delText xml:space="preserve"> through an element.</w:delText>
          </w:r>
        </w:del>
      </w:ins>
      <w:ins w:id="7258" w:author="mp4" w:date="2018-08-24T13:48:00Z">
        <w:del w:id="7259" w:author="Steven" w:date="2022-04-01T16:52:00Z">
          <w:r w:rsidR="00930EE4" w:rsidDel="0087529A">
            <w:delText xml:space="preserve"> </w:delText>
          </w:r>
        </w:del>
      </w:ins>
      <w:del w:id="7260" w:author="Steven" w:date="2022-04-01T16:52:00Z">
        <w:r w:rsidDel="0087529A">
          <w:delText xml:space="preserve"> The NodeData name this binds to is “</w:delText>
        </w:r>
        <w:r w:rsidRPr="00D63650" w:rsidDel="0087529A">
          <w:rPr>
            <w:rFonts w:ascii="Courier New" w:hAnsi="Courier New" w:cs="Courier New"/>
            <w:color w:val="A31515"/>
            <w:sz w:val="22"/>
            <w:szCs w:val="22"/>
            <w:rPrChange w:id="7261" w:author="Steven LaBelle" w:date="2019-04-17T13:31:00Z">
              <w:rPr>
                <w:rFonts w:ascii="Consolas" w:hAnsi="Consolas" w:cs="Consolas"/>
                <w:color w:val="A31515"/>
              </w:rPr>
            </w:rPrChange>
          </w:rPr>
          <w:delText>repulse_value</w:delText>
        </w:r>
        <w:r w:rsidDel="0087529A">
          <w:delText>”.</w:delText>
        </w:r>
        <w:bookmarkStart w:id="7262" w:name="_Toc99726260"/>
        <w:bookmarkEnd w:id="7262"/>
      </w:del>
    </w:p>
    <w:p w14:paraId="5F463754" w14:textId="2DEFDE73" w:rsidR="003529C4" w:rsidDel="005C4E4E" w:rsidRDefault="00B3513E">
      <w:pPr>
        <w:pStyle w:val="Heading2"/>
        <w:rPr>
          <w:del w:id="7263" w:author="Steven" w:date="2022-04-01T16:21:00Z"/>
        </w:rPr>
      </w:pPr>
      <w:del w:id="7264" w:author="Steven" w:date="2022-04-01T16:21:00Z">
        <w:r w:rsidDel="005C4E4E">
          <w:delText>Growth Velocity</w:delText>
        </w:r>
        <w:bookmarkStart w:id="7265" w:name="_Toc99726261"/>
        <w:bookmarkEnd w:id="7265"/>
      </w:del>
    </w:p>
    <w:p w14:paraId="43FE422B" w14:textId="33014B93" w:rsidR="00B3513E" w:rsidDel="005C4E4E" w:rsidRDefault="008211C8" w:rsidP="00B3513E">
      <w:pPr>
        <w:rPr>
          <w:del w:id="7266" w:author="Steven" w:date="2022-04-01T16:21:00Z"/>
        </w:rPr>
      </w:pPr>
      <w:del w:id="7267" w:author="Steven" w:date="2022-04-01T16:21:00Z">
        <w:r w:rsidDel="005C4E4E">
          <w:delText>The growth velocity manager is required in Angio Materials and defines the velocity of vessels within the material. The velocity modifier</w:delText>
        </w:r>
      </w:del>
      <w:ins w:id="7268" w:author="Steven LaBelle" w:date="2018-08-21T12:03:00Z">
        <w:del w:id="7269" w:author="Steven" w:date="2022-04-01T16:21:00Z">
          <w:r w:rsidR="00DA03E8" w:rsidDel="005C4E4E">
            <w:delText>s are applied in the order that they are specified</w:delText>
          </w:r>
        </w:del>
      </w:ins>
      <w:del w:id="7270" w:author="Steven" w:date="2022-04-01T16:21:00Z">
        <w:r w:rsidDel="005C4E4E">
          <w:delText xml:space="preserve"> memebers order matters as they will be applied in the order that they are specified.</w:delText>
        </w:r>
      </w:del>
      <w:ins w:id="7271" w:author="Steven LaBelle" w:date="2018-08-21T12:03:00Z">
        <w:del w:id="7272" w:author="Steven" w:date="2022-04-01T16:21:00Z">
          <w:r w:rsidR="00DA03E8" w:rsidDel="005C4E4E">
            <w:br/>
          </w:r>
        </w:del>
      </w:ins>
      <w:bookmarkStart w:id="7273" w:name="_Toc99726262"/>
      <w:bookmarkEnd w:id="7273"/>
    </w:p>
    <w:p w14:paraId="1EAA6E70" w14:textId="53BD05A4" w:rsidR="00B3513E" w:rsidDel="005C4E4E" w:rsidRDefault="00B3513E" w:rsidP="00B3513E">
      <w:pPr>
        <w:rPr>
          <w:del w:id="7274" w:author="Steven" w:date="2022-04-01T16:21:00Z"/>
        </w:rPr>
      </w:pPr>
      <w:del w:id="7275" w:author="Steven" w:date="2022-04-01T16:21:00Z">
        <w:r w:rsidDel="005C4E4E">
          <w:delText>e.g.</w:delText>
        </w:r>
        <w:bookmarkStart w:id="7276" w:name="_Toc99726263"/>
        <w:bookmarkEnd w:id="7276"/>
      </w:del>
    </w:p>
    <w:p w14:paraId="6DE567C3" w14:textId="0BAA28CB" w:rsidR="00AF72F3" w:rsidRPr="00AF72F3" w:rsidDel="005C4E4E" w:rsidRDefault="00AF72F3" w:rsidP="00AF72F3">
      <w:pPr>
        <w:shd w:val="clear" w:color="auto" w:fill="FFFFFF"/>
        <w:jc w:val="left"/>
        <w:rPr>
          <w:del w:id="7277" w:author="Steven" w:date="2022-04-01T16:21:00Z"/>
          <w:rFonts w:ascii="Courier New" w:hAnsi="Courier New" w:cs="Courier New"/>
          <w:b/>
          <w:bCs/>
          <w:color w:val="000000"/>
          <w:sz w:val="20"/>
          <w:szCs w:val="20"/>
        </w:rPr>
      </w:pPr>
      <w:del w:id="7278" w:author="Steven" w:date="2022-04-01T16:21:00Z">
        <w:r w:rsidRPr="00AF72F3" w:rsidDel="005C4E4E">
          <w:rPr>
            <w:rFonts w:ascii="Courier New" w:hAnsi="Courier New" w:cs="Courier New"/>
            <w:color w:val="0000FF"/>
            <w:sz w:val="20"/>
            <w:szCs w:val="20"/>
          </w:rPr>
          <w:delText>&lt;velocity_manager</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"segment_growth_velocity_manager"</w:delText>
        </w:r>
        <w:r w:rsidRPr="00AF72F3" w:rsidDel="005C4E4E">
          <w:rPr>
            <w:rFonts w:ascii="Courier New" w:hAnsi="Courier New" w:cs="Courier New"/>
            <w:color w:val="0000FF"/>
            <w:sz w:val="20"/>
            <w:szCs w:val="20"/>
          </w:rPr>
          <w:delText>&gt;</w:delText>
        </w:r>
        <w:bookmarkStart w:id="7279" w:name="_Toc99726264"/>
        <w:bookmarkEnd w:id="7279"/>
      </w:del>
    </w:p>
    <w:p w14:paraId="14CA8CE4" w14:textId="2F1B0DF9" w:rsidR="00AF72F3" w:rsidRPr="00AF72F3" w:rsidDel="005C4E4E" w:rsidRDefault="00AF72F3" w:rsidP="00AF72F3">
      <w:pPr>
        <w:shd w:val="clear" w:color="auto" w:fill="FFFFFF"/>
        <w:jc w:val="left"/>
        <w:rPr>
          <w:del w:id="7280" w:author="Steven" w:date="2022-04-01T16:21:00Z"/>
          <w:rFonts w:ascii="Courier New" w:hAnsi="Courier New" w:cs="Courier New"/>
          <w:b/>
          <w:bCs/>
          <w:color w:val="000000"/>
          <w:sz w:val="20"/>
          <w:szCs w:val="20"/>
        </w:rPr>
      </w:pPr>
      <w:del w:id="7281"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"segment_velocity_modifier"</w:delText>
        </w:r>
        <w:r w:rsidRPr="00AF72F3" w:rsidDel="005C4E4E">
          <w:rPr>
            <w:rFonts w:ascii="Courier New" w:hAnsi="Courier New" w:cs="Courier New"/>
            <w:color w:val="0000FF"/>
            <w:sz w:val="20"/>
            <w:szCs w:val="20"/>
          </w:rPr>
          <w:delText>&gt;</w:delText>
        </w:r>
        <w:bookmarkStart w:id="7282" w:name="_Toc99726265"/>
        <w:bookmarkEnd w:id="7282"/>
      </w:del>
    </w:p>
    <w:p w14:paraId="398BD3C8" w14:textId="2A587B5A" w:rsidR="00AF72F3" w:rsidRPr="00AF72F3" w:rsidDel="005C4E4E" w:rsidRDefault="00AF72F3" w:rsidP="00AF72F3">
      <w:pPr>
        <w:shd w:val="clear" w:color="auto" w:fill="FFFFFF"/>
        <w:jc w:val="left"/>
        <w:rPr>
          <w:del w:id="7283" w:author="Steven" w:date="2022-04-01T16:21:00Z"/>
          <w:rFonts w:ascii="Courier New" w:hAnsi="Courier New" w:cs="Courier New"/>
          <w:b/>
          <w:bCs/>
          <w:color w:val="000000"/>
          <w:sz w:val="20"/>
          <w:szCs w:val="20"/>
        </w:rPr>
      </w:pPr>
      <w:del w:id="7284"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&lt;segment_velocity_over_time&gt;</w:delText>
        </w:r>
        <w:r w:rsidRPr="00AF72F3" w:rsidDel="005C4E4E">
          <w:rPr>
            <w:rFonts w:ascii="Courier New" w:hAnsi="Courier New" w:cs="Courier New"/>
            <w:b/>
            <w:bCs/>
            <w:color w:val="000000"/>
            <w:sz w:val="20"/>
            <w:szCs w:val="20"/>
          </w:rPr>
          <w:delText>140</w:delText>
        </w:r>
        <w:r w:rsidRPr="00AF72F3" w:rsidDel="005C4E4E">
          <w:rPr>
            <w:rFonts w:ascii="Courier New" w:hAnsi="Courier New" w:cs="Courier New"/>
            <w:color w:val="0000FF"/>
            <w:sz w:val="20"/>
            <w:szCs w:val="20"/>
          </w:rPr>
          <w:delText>&lt;/segment_velocity_over_time&gt;</w:delText>
        </w:r>
        <w:bookmarkStart w:id="7285" w:name="_Toc99726266"/>
        <w:bookmarkEnd w:id="7285"/>
      </w:del>
    </w:p>
    <w:p w14:paraId="44486809" w14:textId="4358A9EA" w:rsidR="00AF72F3" w:rsidRPr="00AF72F3" w:rsidDel="005C4E4E" w:rsidRDefault="00AF72F3" w:rsidP="00AF72F3">
      <w:pPr>
        <w:shd w:val="clear" w:color="auto" w:fill="FFFFFF"/>
        <w:jc w:val="left"/>
        <w:rPr>
          <w:del w:id="7286" w:author="Steven" w:date="2022-04-01T16:21:00Z"/>
          <w:rFonts w:ascii="Courier New" w:hAnsi="Courier New" w:cs="Courier New"/>
          <w:b/>
          <w:bCs/>
          <w:color w:val="000000"/>
          <w:sz w:val="20"/>
          <w:szCs w:val="20"/>
        </w:rPr>
      </w:pPr>
      <w:del w:id="7287"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&lt;/velocity_modifier&gt;</w:delText>
        </w:r>
        <w:bookmarkStart w:id="7288" w:name="_Toc99726267"/>
        <w:bookmarkEnd w:id="7288"/>
      </w:del>
    </w:p>
    <w:p w14:paraId="28CC0CF1" w14:textId="4B6B98AC" w:rsidR="00AF72F3" w:rsidRPr="00AF72F3" w:rsidDel="005C4E4E" w:rsidRDefault="00AF72F3" w:rsidP="00AF72F3">
      <w:pPr>
        <w:shd w:val="clear" w:color="auto" w:fill="FFFFFF"/>
        <w:jc w:val="left"/>
        <w:rPr>
          <w:del w:id="7289" w:author="Steven" w:date="2022-04-01T16:21:00Z"/>
          <w:rFonts w:ascii="Courier New" w:hAnsi="Courier New" w:cs="Courier New"/>
          <w:b/>
          <w:bCs/>
          <w:color w:val="000000"/>
          <w:sz w:val="20"/>
          <w:szCs w:val="20"/>
        </w:rPr>
      </w:pPr>
      <w:del w:id="7290"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"segment_velocity_density_scale_modifier"</w:delText>
        </w:r>
        <w:r w:rsidRPr="00AF72F3" w:rsidDel="005C4E4E">
          <w:rPr>
            <w:rFonts w:ascii="Courier New" w:hAnsi="Courier New" w:cs="Courier New"/>
            <w:color w:val="0000FF"/>
            <w:sz w:val="20"/>
            <w:szCs w:val="20"/>
          </w:rPr>
          <w:delText>&gt;</w:delText>
        </w:r>
        <w:bookmarkStart w:id="7291" w:name="_Toc99726268"/>
        <w:bookmarkEnd w:id="7291"/>
      </w:del>
    </w:p>
    <w:p w14:paraId="37195411" w14:textId="6CE02F5E" w:rsidR="00AF72F3" w:rsidRPr="00AF72F3" w:rsidDel="005C4E4E" w:rsidRDefault="00AF72F3" w:rsidP="00AF72F3">
      <w:pPr>
        <w:shd w:val="clear" w:color="auto" w:fill="FFFFFF"/>
        <w:jc w:val="left"/>
        <w:rPr>
          <w:del w:id="7292" w:author="Steven" w:date="2022-04-01T16:21:00Z"/>
          <w:rFonts w:ascii="Courier New" w:hAnsi="Courier New" w:cs="Courier New"/>
          <w:b/>
          <w:bCs/>
          <w:color w:val="000000"/>
          <w:sz w:val="20"/>
          <w:szCs w:val="20"/>
        </w:rPr>
      </w:pPr>
      <w:del w:id="7293"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&lt;interpolation_prop</w:delText>
        </w:r>
        <w:r w:rsidRPr="00AF72F3" w:rsidDel="005C4E4E">
          <w:rPr>
            <w:rFonts w:ascii="Courier New" w:hAnsi="Courier New" w:cs="Courier New"/>
            <w:color w:val="000000"/>
            <w:sz w:val="20"/>
            <w:szCs w:val="20"/>
          </w:rPr>
          <w:delText xml:space="preserve"> </w:delText>
        </w:r>
        <w:r w:rsidRPr="00AF72F3" w:rsidDel="005C4E4E">
          <w:rPr>
            <w:rFonts w:ascii="Courier New" w:hAnsi="Courier New" w:cs="Courier New"/>
            <w:color w:val="FF0000"/>
            <w:sz w:val="20"/>
            <w:szCs w:val="20"/>
          </w:rPr>
          <w:delText>type</w:delText>
        </w:r>
        <w:r w:rsidRPr="00AF72F3" w:rsidDel="005C4E4E">
          <w:rPr>
            <w:rFonts w:ascii="Courier New" w:hAnsi="Courier New" w:cs="Courier New"/>
            <w:color w:val="000000"/>
            <w:sz w:val="20"/>
            <w:szCs w:val="20"/>
          </w:rPr>
          <w:delText>=</w:delText>
        </w:r>
        <w:r w:rsidRPr="00AF72F3" w:rsidDel="005C4E4E">
          <w:rPr>
            <w:rFonts w:ascii="Courier New" w:hAnsi="Courier New" w:cs="Courier New"/>
            <w:b/>
            <w:bCs/>
            <w:color w:val="8000FF"/>
            <w:sz w:val="20"/>
            <w:szCs w:val="20"/>
          </w:rPr>
          <w:delText>"per_element_vi"</w:delText>
        </w:r>
        <w:r w:rsidRPr="00AF72F3" w:rsidDel="005C4E4E">
          <w:rPr>
            <w:rFonts w:ascii="Courier New" w:hAnsi="Courier New" w:cs="Courier New"/>
            <w:color w:val="0000FF"/>
            <w:sz w:val="20"/>
            <w:szCs w:val="20"/>
          </w:rPr>
          <w:delText>&gt;&lt;/interpolation_prop&gt;</w:delText>
        </w:r>
        <w:bookmarkStart w:id="7294" w:name="_Toc99726269"/>
        <w:bookmarkEnd w:id="7294"/>
      </w:del>
    </w:p>
    <w:p w14:paraId="61BAD3D6" w14:textId="3AE2FBD0" w:rsidR="00AF72F3" w:rsidRPr="00AF72F3" w:rsidDel="005C4E4E" w:rsidRDefault="00AF72F3" w:rsidP="00AF72F3">
      <w:pPr>
        <w:shd w:val="clear" w:color="auto" w:fill="FFFFFF"/>
        <w:jc w:val="left"/>
        <w:rPr>
          <w:del w:id="7295" w:author="Steven" w:date="2022-04-01T16:21:00Z"/>
          <w:rFonts w:ascii="Courier New" w:hAnsi="Courier New" w:cs="Courier New"/>
          <w:b/>
          <w:bCs/>
          <w:color w:val="000000"/>
          <w:sz w:val="20"/>
          <w:szCs w:val="20"/>
        </w:rPr>
      </w:pPr>
      <w:del w:id="7296" w:author="Steven" w:date="2022-04-01T16:21:00Z">
        <w:r w:rsidRPr="00AF72F3" w:rsidDel="005C4E4E">
          <w:rPr>
            <w:rFonts w:ascii="Courier New" w:hAnsi="Courier New" w:cs="Courier New"/>
            <w:b/>
            <w:bCs/>
            <w:color w:val="000000"/>
            <w:sz w:val="20"/>
            <w:szCs w:val="20"/>
          </w:rPr>
          <w:delText xml:space="preserve">    </w:delText>
        </w:r>
        <w:r w:rsidRPr="00AF72F3" w:rsidDel="005C4E4E">
          <w:rPr>
            <w:rFonts w:ascii="Courier New" w:hAnsi="Courier New" w:cs="Courier New"/>
            <w:color w:val="0000FF"/>
            <w:sz w:val="20"/>
            <w:szCs w:val="20"/>
          </w:rPr>
          <w:delText>&lt;/velocity_modifier&gt;</w:delText>
        </w:r>
        <w:bookmarkStart w:id="7297" w:name="_Toc99726270"/>
        <w:bookmarkEnd w:id="7297"/>
      </w:del>
    </w:p>
    <w:p w14:paraId="148B266C" w14:textId="17D3FFCA" w:rsidR="00AF72F3" w:rsidDel="005C4E4E" w:rsidRDefault="00AF72F3" w:rsidP="00AF72F3">
      <w:pPr>
        <w:shd w:val="clear" w:color="auto" w:fill="FFFFFF"/>
        <w:jc w:val="left"/>
        <w:rPr>
          <w:del w:id="7298" w:author="Steven" w:date="2022-04-01T16:21:00Z"/>
        </w:rPr>
      </w:pPr>
      <w:del w:id="7299" w:author="Steven" w:date="2022-04-01T16:21:00Z">
        <w:r w:rsidRPr="00AF72F3" w:rsidDel="005C4E4E">
          <w:rPr>
            <w:rFonts w:ascii="Courier New" w:hAnsi="Courier New" w:cs="Courier New"/>
            <w:color w:val="0000FF"/>
            <w:sz w:val="20"/>
            <w:szCs w:val="20"/>
          </w:rPr>
          <w:delText>&lt;/velocity_manager&gt;</w:delText>
        </w:r>
        <w:bookmarkStart w:id="7300" w:name="_Toc99726271"/>
        <w:bookmarkEnd w:id="7300"/>
      </w:del>
    </w:p>
    <w:p w14:paraId="1075A223" w14:textId="7913895C" w:rsidR="00B3513E" w:rsidDel="00E5105E" w:rsidRDefault="00B3513E" w:rsidP="00B3513E">
      <w:pPr>
        <w:pStyle w:val="Heading3"/>
        <w:rPr>
          <w:del w:id="7301" w:author="Steven" w:date="2022-03-30T13:16:00Z"/>
        </w:rPr>
      </w:pPr>
      <w:del w:id="7302" w:author="Steven" w:date="2022-03-30T13:16:00Z">
        <w:r w:rsidDel="00E5105E">
          <w:delText>Segment Velocity Modifier</w:delText>
        </w:r>
        <w:bookmarkStart w:id="7303" w:name="_Toc99726272"/>
        <w:bookmarkEnd w:id="7303"/>
      </w:del>
    </w:p>
    <w:p w14:paraId="132D3BC5" w14:textId="60FC9CA6" w:rsidR="008211C8" w:rsidDel="00E5105E" w:rsidRDefault="008211C8" w:rsidP="008211C8">
      <w:pPr>
        <w:rPr>
          <w:del w:id="7304" w:author="Steven" w:date="2022-03-30T13:16:00Z"/>
        </w:rPr>
      </w:pPr>
      <w:del w:id="7305" w:author="Steven" w:date="2022-03-30T13:16:00Z">
        <w:r w:rsidDel="00E5105E">
          <w:delText>Allows the velocity of vessels to be set to a constant value, or have it’s</w:delText>
        </w:r>
        <w:r w:rsidR="005F3B8D" w:rsidDel="00E5105E">
          <w:delText xml:space="preserve"> velocity</w:delText>
        </w:r>
        <w:r w:rsidDel="00E5105E">
          <w:delText xml:space="preserve"> values set via loadcurve.</w:delText>
        </w:r>
        <w:bookmarkStart w:id="7306" w:name="_Toc99726273"/>
        <w:bookmarkEnd w:id="7306"/>
      </w:del>
    </w:p>
    <w:p w14:paraId="0E3076F8" w14:textId="56127B7F" w:rsidR="001F3518" w:rsidDel="00E5105E" w:rsidRDefault="001F3518" w:rsidP="008211C8">
      <w:pPr>
        <w:rPr>
          <w:del w:id="7307" w:author="Steven" w:date="2022-03-30T13:16:00Z"/>
        </w:rPr>
      </w:pPr>
      <w:del w:id="7308" w:author="Steven" w:date="2022-03-30T13:16:00Z">
        <w:r w:rsidDel="00E5105E">
          <w:delText>e.g.</w:delText>
        </w:r>
        <w:bookmarkStart w:id="7309" w:name="_Toc99726274"/>
        <w:bookmarkEnd w:id="7309"/>
      </w:del>
    </w:p>
    <w:p w14:paraId="54519548" w14:textId="26EE5C79" w:rsidR="00AF72F3" w:rsidRPr="00AF72F3" w:rsidDel="00E5105E" w:rsidRDefault="00AF72F3" w:rsidP="00AF72F3">
      <w:pPr>
        <w:shd w:val="clear" w:color="auto" w:fill="FFFFFF"/>
        <w:jc w:val="left"/>
        <w:rPr>
          <w:del w:id="7310" w:author="Steven" w:date="2022-03-30T13:16:00Z"/>
          <w:rFonts w:ascii="Courier New" w:hAnsi="Courier New" w:cs="Courier New"/>
          <w:b/>
          <w:bCs/>
          <w:color w:val="000000"/>
          <w:sz w:val="20"/>
          <w:szCs w:val="20"/>
        </w:rPr>
      </w:pPr>
      <w:del w:id="7311" w:author="Steven" w:date="2022-03-30T13:16: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"segment_velocity_modifier"</w:delText>
        </w:r>
        <w:r w:rsidRPr="00AF72F3" w:rsidDel="00E5105E">
          <w:rPr>
            <w:rFonts w:ascii="Courier New" w:hAnsi="Courier New" w:cs="Courier New"/>
            <w:color w:val="0000FF"/>
            <w:sz w:val="20"/>
            <w:szCs w:val="20"/>
          </w:rPr>
          <w:delText>&gt;</w:delText>
        </w:r>
        <w:bookmarkStart w:id="7312" w:name="_Toc99726275"/>
        <w:bookmarkEnd w:id="7312"/>
      </w:del>
    </w:p>
    <w:p w14:paraId="58D8CCF0" w14:textId="318E31CB" w:rsidR="00AF72F3" w:rsidRPr="00AF72F3" w:rsidDel="00E5105E" w:rsidRDefault="00AF72F3" w:rsidP="00AF72F3">
      <w:pPr>
        <w:shd w:val="clear" w:color="auto" w:fill="FFFFFF"/>
        <w:jc w:val="left"/>
        <w:rPr>
          <w:del w:id="7313" w:author="Steven" w:date="2022-03-30T13:16:00Z"/>
          <w:rFonts w:ascii="Courier New" w:hAnsi="Courier New" w:cs="Courier New"/>
          <w:b/>
          <w:bCs/>
          <w:color w:val="000000"/>
          <w:sz w:val="20"/>
          <w:szCs w:val="20"/>
        </w:rPr>
      </w:pPr>
      <w:del w:id="7314" w:author="Steven" w:date="2022-03-30T13:16:00Z">
        <w:r w:rsidRPr="00AF72F3" w:rsidDel="00E5105E">
          <w:rPr>
            <w:rFonts w:ascii="Courier New" w:hAnsi="Courier New" w:cs="Courier New"/>
            <w:b/>
            <w:bCs/>
            <w:color w:val="000000"/>
            <w:sz w:val="20"/>
            <w:szCs w:val="20"/>
          </w:rPr>
          <w:delText xml:space="preserve">    </w:delText>
        </w:r>
        <w:r w:rsidRPr="00AF72F3" w:rsidDel="00E5105E">
          <w:rPr>
            <w:rFonts w:ascii="Courier New" w:hAnsi="Courier New" w:cs="Courier New"/>
            <w:color w:val="0000FF"/>
            <w:sz w:val="20"/>
            <w:szCs w:val="20"/>
          </w:rPr>
          <w:delText>&lt;segment_velocity_over_time&gt;</w:delText>
        </w:r>
        <w:r w:rsidRPr="00AF72F3" w:rsidDel="00E5105E">
          <w:rPr>
            <w:rFonts w:ascii="Courier New" w:hAnsi="Courier New" w:cs="Courier New"/>
            <w:b/>
            <w:bCs/>
            <w:color w:val="000000"/>
            <w:sz w:val="20"/>
            <w:szCs w:val="20"/>
          </w:rPr>
          <w:delText>140</w:delText>
        </w:r>
        <w:r w:rsidRPr="00AF72F3" w:rsidDel="00E5105E">
          <w:rPr>
            <w:rFonts w:ascii="Courier New" w:hAnsi="Courier New" w:cs="Courier New"/>
            <w:color w:val="0000FF"/>
            <w:sz w:val="20"/>
            <w:szCs w:val="20"/>
          </w:rPr>
          <w:delText>&lt;/segment_velocity_over_time&gt;</w:delText>
        </w:r>
        <w:bookmarkStart w:id="7315" w:name="_Toc99726276"/>
        <w:bookmarkEnd w:id="7315"/>
      </w:del>
    </w:p>
    <w:p w14:paraId="457107BC" w14:textId="56ABC485" w:rsidR="00AF72F3" w:rsidDel="00E5105E" w:rsidRDefault="00AF72F3" w:rsidP="00AF72F3">
      <w:pPr>
        <w:shd w:val="clear" w:color="auto" w:fill="FFFFFF"/>
        <w:jc w:val="left"/>
        <w:rPr>
          <w:ins w:id="7316" w:author="Steven LaBelle" w:date="2019-04-22T17:50:00Z"/>
          <w:del w:id="7317" w:author="Steven" w:date="2022-03-30T13:16:00Z"/>
          <w:rFonts w:ascii="Courier New" w:hAnsi="Courier New" w:cs="Courier New"/>
          <w:color w:val="0000FF"/>
          <w:sz w:val="20"/>
          <w:szCs w:val="20"/>
        </w:rPr>
      </w:pPr>
      <w:del w:id="7318" w:author="Steven" w:date="2022-03-30T13:16:00Z">
        <w:r w:rsidRPr="00AF72F3" w:rsidDel="00E5105E">
          <w:rPr>
            <w:rFonts w:ascii="Courier New" w:hAnsi="Courier New" w:cs="Courier New"/>
            <w:color w:val="0000FF"/>
            <w:sz w:val="20"/>
            <w:szCs w:val="20"/>
          </w:rPr>
          <w:delText>&lt;/velocity_modifier&gt;</w:delText>
        </w:r>
      </w:del>
      <w:bookmarkStart w:id="7319" w:name="_Toc99726277"/>
      <w:bookmarkEnd w:id="7319"/>
    </w:p>
    <w:p w14:paraId="1BB59F95" w14:textId="169EF8C9" w:rsidR="00EC5F36" w:rsidDel="00E5105E" w:rsidRDefault="00EC5F36" w:rsidP="00EC5F36">
      <w:pPr>
        <w:rPr>
          <w:ins w:id="7320" w:author="Steven LaBelle" w:date="2019-04-22T17:50:00Z"/>
          <w:del w:id="7321" w:author="Steven" w:date="2022-03-30T13:16:00Z"/>
        </w:rPr>
      </w:pPr>
      <w:ins w:id="7322" w:author="Steven LaBelle" w:date="2019-04-22T17:50:00Z">
        <w:del w:id="7323" w:author="Steven" w:date="2022-03-30T13:16:00Z">
          <w:r w:rsidDel="00E5105E">
            <w:delText>e.g.</w:delText>
          </w:r>
          <w:bookmarkStart w:id="7324" w:name="_Toc99726278"/>
          <w:bookmarkEnd w:id="7324"/>
        </w:del>
      </w:ins>
    </w:p>
    <w:p w14:paraId="21B7CB22" w14:textId="43D93A28" w:rsidR="00EC5F36" w:rsidRPr="00AF72F3" w:rsidDel="00E5105E" w:rsidRDefault="00EC5F36" w:rsidP="00EC5F36">
      <w:pPr>
        <w:shd w:val="clear" w:color="auto" w:fill="FFFFFF"/>
        <w:jc w:val="left"/>
        <w:rPr>
          <w:ins w:id="7325" w:author="Steven LaBelle" w:date="2019-04-22T17:50:00Z"/>
          <w:del w:id="7326" w:author="Steven" w:date="2022-03-30T13:16:00Z"/>
          <w:rFonts w:ascii="Courier New" w:hAnsi="Courier New" w:cs="Courier New"/>
          <w:b/>
          <w:bCs/>
          <w:color w:val="000000"/>
          <w:sz w:val="20"/>
          <w:szCs w:val="20"/>
        </w:rPr>
      </w:pPr>
      <w:ins w:id="7327" w:author="Steven LaBelle" w:date="2019-04-22T17:50:00Z">
        <w:del w:id="7328" w:author="Steven" w:date="2022-03-30T13:16: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"segment_velocity_modifier"</w:delText>
          </w:r>
          <w:r w:rsidRPr="00AF72F3" w:rsidDel="00E5105E">
            <w:rPr>
              <w:rFonts w:ascii="Courier New" w:hAnsi="Courier New" w:cs="Courier New"/>
              <w:color w:val="0000FF"/>
              <w:sz w:val="20"/>
              <w:szCs w:val="20"/>
            </w:rPr>
            <w:delText>&gt;</w:delText>
          </w:r>
          <w:bookmarkStart w:id="7329" w:name="_Toc99726279"/>
          <w:bookmarkEnd w:id="7329"/>
        </w:del>
      </w:ins>
    </w:p>
    <w:p w14:paraId="22F88D14" w14:textId="27331477" w:rsidR="00EC5F36" w:rsidRPr="00AF72F3" w:rsidDel="00E5105E" w:rsidRDefault="00EC5F36" w:rsidP="00EC5F36">
      <w:pPr>
        <w:shd w:val="clear" w:color="auto" w:fill="FFFFFF"/>
        <w:jc w:val="left"/>
        <w:rPr>
          <w:ins w:id="7330" w:author="Steven LaBelle" w:date="2019-04-22T17:50:00Z"/>
          <w:del w:id="7331" w:author="Steven" w:date="2022-03-30T13:16:00Z"/>
          <w:rFonts w:ascii="Courier New" w:hAnsi="Courier New" w:cs="Courier New"/>
          <w:b/>
          <w:bCs/>
          <w:color w:val="000000"/>
          <w:sz w:val="20"/>
          <w:szCs w:val="20"/>
        </w:rPr>
      </w:pPr>
      <w:ins w:id="7332" w:author="Steven LaBelle" w:date="2019-04-22T17:50:00Z">
        <w:del w:id="7333" w:author="Steven" w:date="2022-03-30T13:16:00Z">
          <w:r w:rsidRPr="00AF72F3" w:rsidDel="00E5105E">
            <w:rPr>
              <w:rFonts w:ascii="Courier New" w:hAnsi="Courier New" w:cs="Courier New"/>
              <w:b/>
              <w:bCs/>
              <w:color w:val="000000"/>
              <w:sz w:val="20"/>
              <w:szCs w:val="20"/>
            </w:rPr>
            <w:delText xml:space="preserve">    </w:delText>
          </w:r>
          <w:r w:rsidRPr="00AF72F3" w:rsidDel="00E5105E">
            <w:rPr>
              <w:rFonts w:ascii="Courier New" w:hAnsi="Courier New" w:cs="Courier New"/>
              <w:color w:val="0000FF"/>
              <w:sz w:val="20"/>
              <w:szCs w:val="20"/>
            </w:rPr>
            <w:delText>&lt;segment_velocity_over_time</w:delText>
          </w:r>
          <w:r w:rsidDel="00E5105E">
            <w:rPr>
              <w:rFonts w:ascii="Courier New" w:hAnsi="Courier New" w:cs="Courier New"/>
              <w:color w:val="0000FF"/>
              <w:sz w:val="20"/>
              <w:szCs w:val="20"/>
            </w:rPr>
            <w:delText xml:space="preserve"> lc=”1”</w:delText>
          </w:r>
          <w:r w:rsidRPr="00AF72F3" w:rsidDel="00E5105E">
            <w:rPr>
              <w:rFonts w:ascii="Courier New" w:hAnsi="Courier New" w:cs="Courier New"/>
              <w:color w:val="0000FF"/>
              <w:sz w:val="20"/>
              <w:szCs w:val="20"/>
            </w:rPr>
            <w:delText>&gt;</w:delText>
          </w:r>
          <w:r w:rsidRPr="00AF72F3" w:rsidDel="00E5105E">
            <w:rPr>
              <w:rFonts w:ascii="Courier New" w:hAnsi="Courier New" w:cs="Courier New"/>
              <w:b/>
              <w:bCs/>
              <w:color w:val="000000"/>
              <w:sz w:val="20"/>
              <w:szCs w:val="20"/>
            </w:rPr>
            <w:delText>1</w:delText>
          </w:r>
          <w:r w:rsidRPr="00AF72F3" w:rsidDel="00E5105E">
            <w:rPr>
              <w:rFonts w:ascii="Courier New" w:hAnsi="Courier New" w:cs="Courier New"/>
              <w:color w:val="0000FF"/>
              <w:sz w:val="20"/>
              <w:szCs w:val="20"/>
            </w:rPr>
            <w:delText>&lt;/segment_velocity_over_time&gt;</w:delText>
          </w:r>
          <w:bookmarkStart w:id="7334" w:name="_Toc99726280"/>
          <w:bookmarkEnd w:id="7334"/>
        </w:del>
      </w:ins>
    </w:p>
    <w:p w14:paraId="3448F4CF" w14:textId="6A955327" w:rsidR="00EC5F36" w:rsidDel="00E5105E" w:rsidRDefault="00EC5F36" w:rsidP="00EC5F36">
      <w:pPr>
        <w:shd w:val="clear" w:color="auto" w:fill="FFFFFF"/>
        <w:jc w:val="left"/>
        <w:rPr>
          <w:ins w:id="7335" w:author="Steven LaBelle" w:date="2019-04-22T17:50:00Z"/>
          <w:del w:id="7336" w:author="Steven" w:date="2022-03-30T13:16:00Z"/>
        </w:rPr>
      </w:pPr>
      <w:ins w:id="7337" w:author="Steven LaBelle" w:date="2019-04-22T17:50:00Z">
        <w:del w:id="7338" w:author="Steven" w:date="2022-03-30T13:16:00Z">
          <w:r w:rsidRPr="00AF72F3" w:rsidDel="00E5105E">
            <w:rPr>
              <w:rFonts w:ascii="Courier New" w:hAnsi="Courier New" w:cs="Courier New"/>
              <w:color w:val="0000FF"/>
              <w:sz w:val="20"/>
              <w:szCs w:val="20"/>
            </w:rPr>
            <w:delText>&lt;/velocity_modifier&gt;</w:delText>
          </w:r>
          <w:bookmarkStart w:id="7339" w:name="_Toc99726281"/>
          <w:bookmarkEnd w:id="7339"/>
        </w:del>
      </w:ins>
    </w:p>
    <w:p w14:paraId="39642DCA" w14:textId="3B08B243" w:rsidR="00EC5F36" w:rsidDel="005C4E4E" w:rsidRDefault="00EC5F36" w:rsidP="00AF72F3">
      <w:pPr>
        <w:shd w:val="clear" w:color="auto" w:fill="FFFFFF"/>
        <w:jc w:val="left"/>
        <w:rPr>
          <w:ins w:id="7340" w:author="Steven LaBelle" w:date="2019-04-22T17:50:00Z"/>
          <w:del w:id="7341" w:author="Steven" w:date="2022-04-01T16:21:00Z"/>
        </w:rPr>
      </w:pPr>
      <w:bookmarkStart w:id="7342" w:name="_Toc99726282"/>
      <w:bookmarkEnd w:id="7342"/>
    </w:p>
    <w:p w14:paraId="2945B64E" w14:textId="4305A12C" w:rsidR="00EC5F36" w:rsidDel="00E5105E" w:rsidRDefault="00EC5F36">
      <w:pPr>
        <w:pStyle w:val="Heading3"/>
        <w:rPr>
          <w:ins w:id="7343" w:author="Steven LaBelle" w:date="2019-04-22T17:50:00Z"/>
          <w:del w:id="7344" w:author="Steven" w:date="2022-03-30T13:16:00Z"/>
        </w:rPr>
        <w:pPrChange w:id="7345" w:author="Steven LaBelle" w:date="2019-04-22T17:50:00Z">
          <w:pPr>
            <w:shd w:val="clear" w:color="auto" w:fill="FFFFFF"/>
            <w:jc w:val="left"/>
          </w:pPr>
        </w:pPrChange>
      </w:pPr>
      <w:ins w:id="7346" w:author="Steven LaBelle" w:date="2019-04-22T17:50:00Z">
        <w:del w:id="7347" w:author="Steven" w:date="2022-03-30T13:16:00Z">
          <w:r w:rsidDel="00E5105E">
            <w:delText>Sigmoid Segment Velocity Modifier</w:delText>
          </w:r>
          <w:bookmarkStart w:id="7348" w:name="_Toc99718848"/>
          <w:bookmarkStart w:id="7349" w:name="_Toc99726283"/>
          <w:bookmarkEnd w:id="7348"/>
          <w:bookmarkEnd w:id="7349"/>
        </w:del>
      </w:ins>
    </w:p>
    <w:p w14:paraId="00657CED" w14:textId="79060B19" w:rsidR="00EC5F36" w:rsidDel="00E5105E" w:rsidRDefault="00EC5F36">
      <w:pPr>
        <w:rPr>
          <w:ins w:id="7350" w:author="Steven LaBelle" w:date="2019-04-22T17:51:00Z"/>
          <w:del w:id="7351" w:author="Steven" w:date="2022-03-30T13:16:00Z"/>
        </w:rPr>
        <w:pPrChange w:id="7352" w:author="Steven LaBelle" w:date="2019-04-22T17:50:00Z">
          <w:pPr>
            <w:shd w:val="clear" w:color="auto" w:fill="FFFFFF"/>
            <w:jc w:val="left"/>
          </w:pPr>
        </w:pPrChange>
      </w:pPr>
      <w:ins w:id="7353" w:author="Steven LaBelle" w:date="2019-04-22T17:50:00Z">
        <w:del w:id="7354" w:author="Steven" w:date="2022-03-30T13:16:00Z">
          <w:r w:rsidDel="00E5105E">
            <w:delText>Prescribes growth per tip as a sigmoidal function</w:delText>
          </w:r>
        </w:del>
      </w:ins>
      <w:ins w:id="7355" w:author="Steven LaBelle" w:date="2019-04-22T17:51:00Z">
        <w:del w:id="7356" w:author="Steven" w:date="2022-03-30T13:16:00Z">
          <w:r w:rsidDel="00E5105E">
            <w:delText xml:space="preserve"> given by:</w:delText>
          </w:r>
          <w:bookmarkStart w:id="7357" w:name="_Toc99718849"/>
          <w:bookmarkStart w:id="7358" w:name="_Toc99726284"/>
          <w:bookmarkEnd w:id="7357"/>
          <w:bookmarkEnd w:id="7358"/>
        </w:del>
      </w:ins>
    </w:p>
    <w:p w14:paraId="009DE28E" w14:textId="77E4C819" w:rsidR="00EC5F36" w:rsidDel="00E5105E" w:rsidRDefault="00EC5F36">
      <w:pPr>
        <w:rPr>
          <w:ins w:id="7359" w:author="Steven LaBelle" w:date="2019-04-22T17:51:00Z"/>
          <w:del w:id="7360" w:author="Steven" w:date="2022-03-30T13:16:00Z"/>
        </w:rPr>
        <w:pPrChange w:id="7361" w:author="Steven LaBelle" w:date="2019-04-22T17:50:00Z">
          <w:pPr>
            <w:shd w:val="clear" w:color="auto" w:fill="FFFFFF"/>
            <w:jc w:val="left"/>
          </w:pPr>
        </w:pPrChange>
      </w:pPr>
      <w:bookmarkStart w:id="7362" w:name="_Toc99718850"/>
      <w:bookmarkStart w:id="7363" w:name="_Toc99726285"/>
      <w:bookmarkEnd w:id="7362"/>
      <w:bookmarkEnd w:id="7363"/>
    </w:p>
    <w:p w14:paraId="29403758" w14:textId="4F73B0FA" w:rsidR="00EC5F36" w:rsidDel="00E5105E" w:rsidRDefault="00EC5F36">
      <w:pPr>
        <w:pStyle w:val="MTDisplayEquation"/>
        <w:rPr>
          <w:ins w:id="7364" w:author="Steven LaBelle" w:date="2019-04-22T17:51:00Z"/>
          <w:del w:id="7365" w:author="Steven" w:date="2022-03-30T13:16:00Z"/>
        </w:rPr>
        <w:pPrChange w:id="7366" w:author="Steven LaBelle" w:date="2019-04-22T17:51:00Z">
          <w:pPr>
            <w:shd w:val="clear" w:color="auto" w:fill="FFFFFF"/>
            <w:jc w:val="left"/>
          </w:pPr>
        </w:pPrChange>
      </w:pPr>
      <w:ins w:id="7367" w:author="Steven LaBelle" w:date="2019-04-22T17:51:00Z">
        <w:del w:id="7368" w:author="Steven" w:date="2022-03-30T13:16:00Z">
          <w:r w:rsidDel="00E5105E">
            <w:tab/>
          </w:r>
        </w:del>
      </w:ins>
      <w:ins w:id="7369" w:author="Steven LaBelle" w:date="2019-04-22T17:51:00Z">
        <w:del w:id="7370" w:author="Steven" w:date="2022-03-30T13:16:00Z">
          <w:r w:rsidRPr="00EC5F36" w:rsidDel="00E5105E">
            <w:rPr>
              <w:position w:val="-40"/>
              <w:rPrChange w:id="7371" w:author="Steven LaBelle" w:date="2019-04-22T17:53:00Z">
                <w:rPr>
                  <w:position w:val="-40"/>
                </w:rPr>
              </w:rPrChange>
            </w:rPr>
            <w:object w:dxaOrig="1920" w:dyaOrig="780" w14:anchorId="0DF29CE4">
              <v:shape id="_x0000_i5225" type="#_x0000_t75" style="width:96pt;height:39pt" o:ole="">
                <v:imagedata r:id="rId62" o:title=""/>
              </v:shape>
              <o:OLEObject Type="Embed" ProgID="Equation.DSMT4" ShapeID="_x0000_i5225" DrawAspect="Content" ObjectID="_1711801318" r:id="rId63"/>
            </w:object>
          </w:r>
        </w:del>
      </w:ins>
      <w:ins w:id="7372" w:author="Steven LaBelle" w:date="2019-04-22T17:51:00Z">
        <w:del w:id="7373" w:author="Steven" w:date="2022-03-30T13:16: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del>
      </w:ins>
      <w:del w:id="7374" w:author="Steven" w:date="2022-03-30T13:16:00Z">
        <w:r w:rsidDel="00E5105E">
          <w:fldChar w:fldCharType="end"/>
        </w:r>
      </w:del>
      <w:ins w:id="7375" w:author="Steven LaBelle" w:date="2019-04-22T17:51:00Z">
        <w:del w:id="7376" w:author="Steven" w:date="2022-03-30T13:16:00Z">
          <w:r w:rsidDel="00E5105E">
            <w:delInstrText>.</w:delInstrText>
          </w:r>
          <w:r w:rsidDel="00E5105E">
            <w:fldChar w:fldCharType="begin"/>
          </w:r>
          <w:r w:rsidDel="00E5105E">
            <w:delInstrText xml:space="preserve"> SEQ MTEqn \c \* Arabic \* MERGEFORMAT </w:delInstrText>
          </w:r>
        </w:del>
      </w:ins>
      <w:del w:id="7377" w:author="Steven" w:date="2022-03-30T13:16:00Z">
        <w:r w:rsidDel="00E5105E">
          <w:fldChar w:fldCharType="separate"/>
        </w:r>
      </w:del>
      <w:ins w:id="7378" w:author="Steven LaBelle" w:date="2019-04-22T18:00:00Z">
        <w:del w:id="7379" w:author="Steven" w:date="2022-03-29T13:46:00Z">
          <w:r w:rsidDel="00DE1A69">
            <w:rPr>
              <w:noProof/>
            </w:rPr>
            <w:delInstrText>4</w:delInstrText>
          </w:r>
        </w:del>
      </w:ins>
      <w:ins w:id="7380" w:author="Steven LaBelle" w:date="2019-04-22T17:51:00Z">
        <w:del w:id="7381" w:author="Steven" w:date="2022-03-30T13:16:00Z">
          <w:r w:rsidDel="00E5105E">
            <w:fldChar w:fldCharType="end"/>
          </w:r>
          <w:r w:rsidDel="00E5105E">
            <w:delInstrText>)</w:delInstrText>
          </w:r>
          <w:r w:rsidDel="00E5105E">
            <w:fldChar w:fldCharType="end"/>
          </w:r>
          <w:bookmarkStart w:id="7382" w:name="_Toc99718851"/>
          <w:bookmarkStart w:id="7383" w:name="_Toc99726286"/>
          <w:bookmarkEnd w:id="7382"/>
          <w:bookmarkEnd w:id="7383"/>
        </w:del>
      </w:ins>
    </w:p>
    <w:p w14:paraId="5DDC6628" w14:textId="0F296409" w:rsidR="00EC5F36" w:rsidDel="00E5105E" w:rsidRDefault="00EC5F36">
      <w:pPr>
        <w:rPr>
          <w:ins w:id="7384" w:author="Steven LaBelle" w:date="2019-04-22T17:50:00Z"/>
          <w:del w:id="7385" w:author="Steven" w:date="2022-03-30T13:16:00Z"/>
        </w:rPr>
        <w:pPrChange w:id="7386" w:author="Steven LaBelle" w:date="2019-04-22T17:50:00Z">
          <w:pPr>
            <w:shd w:val="clear" w:color="auto" w:fill="FFFFFF"/>
            <w:jc w:val="left"/>
          </w:pPr>
        </w:pPrChange>
      </w:pPr>
      <w:ins w:id="7387" w:author="Steven LaBelle" w:date="2019-04-22T17:50:00Z">
        <w:del w:id="7388" w:author="Steven" w:date="2022-03-30T13:16:00Z">
          <w:r w:rsidDel="00E5105E">
            <w:delText xml:space="preserve"> Direct calculation is of the derivative of the sigmoidal curve given by</w:delText>
          </w:r>
          <w:bookmarkStart w:id="7389" w:name="_Toc99718852"/>
          <w:bookmarkStart w:id="7390" w:name="_Toc99726287"/>
          <w:bookmarkEnd w:id="7389"/>
          <w:bookmarkEnd w:id="7390"/>
        </w:del>
      </w:ins>
    </w:p>
    <w:p w14:paraId="5C09AE3A" w14:textId="3AB204FB" w:rsidR="00EC5F36" w:rsidDel="00E5105E" w:rsidRDefault="00EC5F36" w:rsidP="00EC5F36">
      <w:pPr>
        <w:pStyle w:val="MTDisplayEquation"/>
        <w:rPr>
          <w:ins w:id="7391" w:author="Steven LaBelle" w:date="2019-04-22T17:53:00Z"/>
          <w:del w:id="7392" w:author="Steven" w:date="2022-03-30T13:16:00Z"/>
        </w:rPr>
      </w:pPr>
      <w:ins w:id="7393" w:author="Steven LaBelle" w:date="2019-04-22T17:53:00Z">
        <w:del w:id="7394" w:author="Steven" w:date="2022-03-30T13:16:00Z">
          <w:r w:rsidDel="00E5105E">
            <w:tab/>
          </w:r>
        </w:del>
      </w:ins>
      <w:ins w:id="7395" w:author="Steven LaBelle" w:date="2019-04-22T17:53:00Z">
        <w:del w:id="7396" w:author="Steven" w:date="2022-03-30T13:16:00Z">
          <w:r w:rsidRPr="00EC5F36" w:rsidDel="00E5105E">
            <w:rPr>
              <w:position w:val="-74"/>
              <w:rPrChange w:id="7397" w:author="Steven LaBelle" w:date="2019-04-22T17:55:00Z">
                <w:rPr>
                  <w:position w:val="-74"/>
                </w:rPr>
              </w:rPrChange>
            </w:rPr>
            <w:object w:dxaOrig="2100" w:dyaOrig="1320" w14:anchorId="3ED7133C">
              <v:shape id="_x0000_i5226" type="#_x0000_t75" style="width:105pt;height:66pt" o:ole="">
                <v:imagedata r:id="rId64" o:title=""/>
              </v:shape>
              <o:OLEObject Type="Embed" ProgID="Equation.DSMT4" ShapeID="_x0000_i5226" DrawAspect="Content" ObjectID="_1711801319" r:id="rId65"/>
            </w:object>
          </w:r>
        </w:del>
      </w:ins>
      <w:ins w:id="7398" w:author="Steven LaBelle" w:date="2019-04-22T17:53:00Z">
        <w:del w:id="7399" w:author="Steven" w:date="2022-03-30T13:16: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r w:rsidDel="00E5105E">
            <w:fldChar w:fldCharType="end"/>
          </w:r>
          <w:r w:rsidDel="00E5105E">
            <w:delInstrText>.</w:delInstrText>
          </w:r>
          <w:r w:rsidDel="00E5105E">
            <w:fldChar w:fldCharType="begin"/>
          </w:r>
          <w:r w:rsidDel="00E5105E">
            <w:delInstrText xml:space="preserve"> SEQ MTEqn \c \* Arabic \* MERGEFORMAT </w:delInstrText>
          </w:r>
          <w:r w:rsidDel="00E5105E">
            <w:fldChar w:fldCharType="separate"/>
          </w:r>
        </w:del>
      </w:ins>
      <w:ins w:id="7400" w:author="Steven LaBelle" w:date="2019-04-22T18:00:00Z">
        <w:del w:id="7401" w:author="Steven" w:date="2022-03-29T13:46:00Z">
          <w:r w:rsidDel="00DE1A69">
            <w:rPr>
              <w:noProof/>
            </w:rPr>
            <w:delInstrText>5</w:delInstrText>
          </w:r>
        </w:del>
      </w:ins>
      <w:ins w:id="7402" w:author="Steven LaBelle" w:date="2019-04-22T17:53:00Z">
        <w:del w:id="7403" w:author="Steven" w:date="2022-03-30T13:16:00Z">
          <w:r w:rsidDel="00E5105E">
            <w:fldChar w:fldCharType="end"/>
          </w:r>
          <w:r w:rsidDel="00E5105E">
            <w:delInstrText>)</w:delInstrText>
          </w:r>
          <w:r w:rsidDel="00E5105E">
            <w:fldChar w:fldCharType="end"/>
          </w:r>
          <w:bookmarkStart w:id="7404" w:name="_Toc99718853"/>
          <w:bookmarkStart w:id="7405" w:name="_Toc99726288"/>
          <w:bookmarkEnd w:id="7404"/>
          <w:bookmarkEnd w:id="7405"/>
        </w:del>
      </w:ins>
    </w:p>
    <w:p w14:paraId="6426CE69" w14:textId="79FC88E2" w:rsidR="00EC5F36" w:rsidDel="00E5105E" w:rsidRDefault="00EC5F36">
      <w:pPr>
        <w:rPr>
          <w:ins w:id="7406" w:author="Steven LaBelle" w:date="2019-04-22T17:55:00Z"/>
          <w:del w:id="7407" w:author="Steven" w:date="2022-03-30T13:16:00Z"/>
        </w:rPr>
        <w:pPrChange w:id="7408" w:author="Steven LaBelle" w:date="2019-04-22T17:50:00Z">
          <w:pPr>
            <w:shd w:val="clear" w:color="auto" w:fill="FFFFFF"/>
            <w:jc w:val="left"/>
          </w:pPr>
        </w:pPrChange>
      </w:pPr>
      <w:ins w:id="7409" w:author="Steven LaBelle" w:date="2019-04-22T17:55:00Z">
        <w:del w:id="7410" w:author="Steven" w:date="2022-03-30T13:16:00Z">
          <w:r w:rsidDel="00E5105E">
            <w:delText>In the above equations, a is the scaling parameter equal to the total length a tip will grow, b controls the width of sigmoidal curve, and c controls the center of the sigmoidal curve where growth is at half of the total. The sigmoid policy is implemented as the following</w:delText>
          </w:r>
          <w:bookmarkStart w:id="7411" w:name="_Toc99718854"/>
          <w:bookmarkStart w:id="7412" w:name="_Toc99726289"/>
          <w:bookmarkEnd w:id="7411"/>
          <w:bookmarkEnd w:id="7412"/>
        </w:del>
      </w:ins>
    </w:p>
    <w:p w14:paraId="4A8B3938" w14:textId="681C2EC6" w:rsidR="00EC5F36" w:rsidDel="00E5105E" w:rsidRDefault="00EC5F36">
      <w:pPr>
        <w:rPr>
          <w:ins w:id="7413" w:author="Steven LaBelle" w:date="2019-04-22T17:56:00Z"/>
          <w:del w:id="7414" w:author="Steven" w:date="2022-03-30T13:16:00Z"/>
        </w:rPr>
        <w:pPrChange w:id="7415" w:author="Steven LaBelle" w:date="2019-04-22T17:50:00Z">
          <w:pPr>
            <w:shd w:val="clear" w:color="auto" w:fill="FFFFFF"/>
            <w:jc w:val="left"/>
          </w:pPr>
        </w:pPrChange>
      </w:pPr>
      <w:ins w:id="7416" w:author="Steven LaBelle" w:date="2019-04-22T17:56:00Z">
        <w:del w:id="7417" w:author="Steven" w:date="2022-03-30T13:16:00Z">
          <w:r w:rsidDel="00E5105E">
            <w:delText>e.g.</w:delText>
          </w:r>
          <w:bookmarkStart w:id="7418" w:name="_Toc99718855"/>
          <w:bookmarkStart w:id="7419" w:name="_Toc99726290"/>
          <w:bookmarkEnd w:id="7418"/>
          <w:bookmarkEnd w:id="7419"/>
        </w:del>
      </w:ins>
    </w:p>
    <w:p w14:paraId="4013E6EB" w14:textId="06F55131" w:rsidR="00EC5F36" w:rsidRPr="00AF72F3" w:rsidDel="00E5105E" w:rsidRDefault="00EC5F36" w:rsidP="00EC5F36">
      <w:pPr>
        <w:shd w:val="clear" w:color="auto" w:fill="FFFFFF"/>
        <w:jc w:val="left"/>
        <w:rPr>
          <w:ins w:id="7420" w:author="Steven LaBelle" w:date="2019-04-22T17:56:00Z"/>
          <w:del w:id="7421" w:author="Steven" w:date="2022-03-30T13:16:00Z"/>
          <w:rFonts w:ascii="Courier New" w:hAnsi="Courier New" w:cs="Courier New"/>
          <w:b/>
          <w:bCs/>
          <w:color w:val="000000"/>
          <w:sz w:val="20"/>
          <w:szCs w:val="20"/>
        </w:rPr>
      </w:pPr>
      <w:ins w:id="7422" w:author="Steven LaBelle" w:date="2019-04-22T17:56:00Z">
        <w:del w:id="7423" w:author="Steven" w:date="2022-03-30T13:16: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w:delText>
          </w:r>
          <w:r w:rsidDel="00E5105E">
            <w:rPr>
              <w:rFonts w:ascii="Courier New" w:hAnsi="Courier New" w:cs="Courier New"/>
              <w:b/>
              <w:bCs/>
              <w:color w:val="8000FF"/>
              <w:sz w:val="20"/>
              <w:szCs w:val="20"/>
            </w:rPr>
            <w:delText>sigmoid_</w:delText>
          </w:r>
          <w:r w:rsidRPr="00AF72F3" w:rsidDel="00E5105E">
            <w:rPr>
              <w:rFonts w:ascii="Courier New" w:hAnsi="Courier New" w:cs="Courier New"/>
              <w:b/>
              <w:bCs/>
              <w:color w:val="8000FF"/>
              <w:sz w:val="20"/>
              <w:szCs w:val="20"/>
            </w:rPr>
            <w:delText>segment_velocity"</w:delText>
          </w:r>
          <w:r w:rsidRPr="00AF72F3" w:rsidDel="00E5105E">
            <w:rPr>
              <w:rFonts w:ascii="Courier New" w:hAnsi="Courier New" w:cs="Courier New"/>
              <w:color w:val="0000FF"/>
              <w:sz w:val="20"/>
              <w:szCs w:val="20"/>
            </w:rPr>
            <w:delText>&gt;</w:delText>
          </w:r>
          <w:bookmarkStart w:id="7424" w:name="_Toc99718856"/>
          <w:bookmarkStart w:id="7425" w:name="_Toc99726291"/>
          <w:bookmarkEnd w:id="7424"/>
          <w:bookmarkEnd w:id="7425"/>
        </w:del>
      </w:ins>
    </w:p>
    <w:p w14:paraId="4613AD09" w14:textId="6EEC3C22" w:rsidR="00EC5F36" w:rsidDel="00E5105E" w:rsidRDefault="00EC5F36">
      <w:pPr>
        <w:shd w:val="clear" w:color="auto" w:fill="FFFFFF"/>
        <w:ind w:firstLine="720"/>
        <w:jc w:val="left"/>
        <w:rPr>
          <w:ins w:id="7426" w:author="Steven LaBelle" w:date="2019-04-22T17:57:00Z"/>
          <w:del w:id="7427" w:author="Steven" w:date="2022-03-30T13:16:00Z"/>
          <w:rFonts w:ascii="Courier New" w:hAnsi="Courier New" w:cs="Courier New"/>
          <w:color w:val="0000FF"/>
          <w:sz w:val="20"/>
          <w:szCs w:val="20"/>
        </w:rPr>
        <w:pPrChange w:id="7428" w:author="Steven LaBelle" w:date="2019-04-22T17:57:00Z">
          <w:pPr>
            <w:shd w:val="clear" w:color="auto" w:fill="FFFFFF"/>
            <w:jc w:val="left"/>
          </w:pPr>
        </w:pPrChange>
      </w:pPr>
      <w:ins w:id="7429" w:author="Steven LaBelle" w:date="2019-04-22T17:56:00Z">
        <w:del w:id="7430" w:author="Steven" w:date="2022-03-30T13:16:00Z">
          <w:r w:rsidRPr="00AF72F3" w:rsidDel="00E5105E">
            <w:rPr>
              <w:rFonts w:ascii="Courier New" w:hAnsi="Courier New" w:cs="Courier New"/>
              <w:color w:val="0000FF"/>
              <w:sz w:val="20"/>
              <w:szCs w:val="20"/>
            </w:rPr>
            <w:delText>&lt;</w:delText>
          </w:r>
        </w:del>
      </w:ins>
      <w:ins w:id="7431" w:author="Steven LaBelle" w:date="2019-04-22T17:57:00Z">
        <w:del w:id="7432" w:author="Steven" w:date="2022-03-30T13:16:00Z">
          <w:r w:rsidDel="00E5105E">
            <w:rPr>
              <w:rFonts w:ascii="Courier New" w:hAnsi="Courier New" w:cs="Courier New"/>
              <w:color w:val="0000FF"/>
              <w:sz w:val="20"/>
              <w:szCs w:val="20"/>
            </w:rPr>
            <w:delText>a&gt;285&lt;/a&gt;</w:delText>
          </w:r>
          <w:bookmarkStart w:id="7433" w:name="_Toc99718857"/>
          <w:bookmarkStart w:id="7434" w:name="_Toc99726292"/>
          <w:bookmarkEnd w:id="7433"/>
          <w:bookmarkEnd w:id="7434"/>
        </w:del>
      </w:ins>
    </w:p>
    <w:p w14:paraId="21D1EDF7" w14:textId="77CBD4F7" w:rsidR="00EC5F36" w:rsidDel="00E5105E" w:rsidRDefault="00EC5F36">
      <w:pPr>
        <w:shd w:val="clear" w:color="auto" w:fill="FFFFFF"/>
        <w:ind w:firstLine="720"/>
        <w:jc w:val="left"/>
        <w:rPr>
          <w:ins w:id="7435" w:author="Steven LaBelle" w:date="2019-04-22T17:57:00Z"/>
          <w:del w:id="7436" w:author="Steven" w:date="2022-03-30T13:16:00Z"/>
          <w:rFonts w:ascii="Courier New" w:hAnsi="Courier New" w:cs="Courier New"/>
          <w:color w:val="0000FF"/>
          <w:sz w:val="20"/>
          <w:szCs w:val="20"/>
        </w:rPr>
        <w:pPrChange w:id="7437" w:author="Steven LaBelle" w:date="2019-04-22T17:57:00Z">
          <w:pPr>
            <w:shd w:val="clear" w:color="auto" w:fill="FFFFFF"/>
            <w:jc w:val="left"/>
          </w:pPr>
        </w:pPrChange>
      </w:pPr>
      <w:ins w:id="7438" w:author="Steven LaBelle" w:date="2019-04-22T17:57:00Z">
        <w:del w:id="7439" w:author="Steven" w:date="2022-03-30T13:16:00Z">
          <w:r w:rsidDel="00E5105E">
            <w:rPr>
              <w:rFonts w:ascii="Courier New" w:hAnsi="Courier New" w:cs="Courier New"/>
              <w:color w:val="0000FF"/>
              <w:sz w:val="20"/>
              <w:szCs w:val="20"/>
            </w:rPr>
            <w:delText>&lt;b&gt;1.3&lt;/b&gt;</w:delText>
          </w:r>
          <w:bookmarkStart w:id="7440" w:name="_Toc99718858"/>
          <w:bookmarkStart w:id="7441" w:name="_Toc99726293"/>
          <w:bookmarkEnd w:id="7440"/>
          <w:bookmarkEnd w:id="7441"/>
        </w:del>
      </w:ins>
    </w:p>
    <w:p w14:paraId="0204663C" w14:textId="1F66AD0E" w:rsidR="00EC5F36" w:rsidRPr="00EC5F36" w:rsidDel="00E5105E" w:rsidRDefault="00EC5F36">
      <w:pPr>
        <w:shd w:val="clear" w:color="auto" w:fill="FFFFFF"/>
        <w:ind w:firstLine="720"/>
        <w:jc w:val="left"/>
        <w:rPr>
          <w:ins w:id="7442" w:author="Steven LaBelle" w:date="2019-04-22T17:56:00Z"/>
          <w:del w:id="7443" w:author="Steven" w:date="2022-03-30T13:16:00Z"/>
          <w:rFonts w:ascii="Courier New" w:hAnsi="Courier New" w:cs="Courier New"/>
          <w:color w:val="0000FF"/>
          <w:sz w:val="20"/>
          <w:szCs w:val="20"/>
          <w:rPrChange w:id="7444" w:author="Steven LaBelle" w:date="2019-04-22T17:57:00Z">
            <w:rPr>
              <w:ins w:id="7445" w:author="Steven LaBelle" w:date="2019-04-22T17:56:00Z"/>
              <w:del w:id="7446" w:author="Steven" w:date="2022-03-30T13:16:00Z"/>
              <w:rFonts w:ascii="Courier New" w:hAnsi="Courier New" w:cs="Courier New"/>
              <w:b/>
              <w:bCs/>
              <w:color w:val="000000"/>
              <w:sz w:val="20"/>
              <w:szCs w:val="20"/>
            </w:rPr>
          </w:rPrChange>
        </w:rPr>
        <w:pPrChange w:id="7447" w:author="Steven LaBelle" w:date="2019-04-22T17:57:00Z">
          <w:pPr>
            <w:shd w:val="clear" w:color="auto" w:fill="FFFFFF"/>
            <w:jc w:val="left"/>
          </w:pPr>
        </w:pPrChange>
      </w:pPr>
      <w:ins w:id="7448" w:author="Steven LaBelle" w:date="2019-04-22T17:57:00Z">
        <w:del w:id="7449" w:author="Steven" w:date="2022-03-30T13:16:00Z">
          <w:r w:rsidDel="00E5105E">
            <w:rPr>
              <w:rFonts w:ascii="Courier New" w:hAnsi="Courier New" w:cs="Courier New"/>
              <w:color w:val="0000FF"/>
              <w:sz w:val="20"/>
              <w:szCs w:val="20"/>
            </w:rPr>
            <w:delText>&lt;c&gt;4.8&lt;/c&gt;</w:delText>
          </w:r>
        </w:del>
      </w:ins>
      <w:bookmarkStart w:id="7450" w:name="_Toc99718859"/>
      <w:bookmarkStart w:id="7451" w:name="_Toc99726294"/>
      <w:bookmarkEnd w:id="7450"/>
      <w:bookmarkEnd w:id="7451"/>
    </w:p>
    <w:p w14:paraId="37707872" w14:textId="2E62C5F9" w:rsidR="00EC5F36" w:rsidDel="00E5105E" w:rsidRDefault="00EC5F36" w:rsidP="00EC5F36">
      <w:pPr>
        <w:shd w:val="clear" w:color="auto" w:fill="FFFFFF"/>
        <w:jc w:val="left"/>
        <w:rPr>
          <w:ins w:id="7452" w:author="Steven LaBelle" w:date="2019-04-22T17:58:00Z"/>
          <w:del w:id="7453" w:author="Steven" w:date="2022-03-30T13:16:00Z"/>
          <w:rFonts w:ascii="Courier New" w:hAnsi="Courier New" w:cs="Courier New"/>
          <w:color w:val="0000FF"/>
          <w:sz w:val="20"/>
          <w:szCs w:val="20"/>
        </w:rPr>
      </w:pPr>
      <w:ins w:id="7454" w:author="Steven LaBelle" w:date="2019-04-22T17:56:00Z">
        <w:del w:id="7455" w:author="Steven" w:date="2022-03-30T13:16:00Z">
          <w:r w:rsidRPr="00AF72F3" w:rsidDel="00E5105E">
            <w:rPr>
              <w:rFonts w:ascii="Courier New" w:hAnsi="Courier New" w:cs="Courier New"/>
              <w:color w:val="0000FF"/>
              <w:sz w:val="20"/>
              <w:szCs w:val="20"/>
            </w:rPr>
            <w:delText>&lt;/velocity_modifier&gt;</w:delText>
          </w:r>
        </w:del>
      </w:ins>
      <w:bookmarkStart w:id="7456" w:name="_Toc99718860"/>
      <w:bookmarkStart w:id="7457" w:name="_Toc99726295"/>
      <w:bookmarkEnd w:id="7456"/>
      <w:bookmarkEnd w:id="7457"/>
    </w:p>
    <w:p w14:paraId="2DF319C4" w14:textId="079DBA43" w:rsidR="00EC5F36" w:rsidDel="00E5105E" w:rsidRDefault="00EC5F36">
      <w:pPr>
        <w:pStyle w:val="Heading3"/>
        <w:rPr>
          <w:ins w:id="7458" w:author="Steven LaBelle" w:date="2019-04-22T17:58:00Z"/>
          <w:del w:id="7459" w:author="Steven" w:date="2022-03-30T13:17:00Z"/>
        </w:rPr>
        <w:pPrChange w:id="7460" w:author="Steven LaBelle" w:date="2019-04-22T17:58:00Z">
          <w:pPr>
            <w:shd w:val="clear" w:color="auto" w:fill="FFFFFF"/>
            <w:jc w:val="left"/>
          </w:pPr>
        </w:pPrChange>
      </w:pPr>
      <w:ins w:id="7461" w:author="Steven LaBelle" w:date="2019-04-22T17:58:00Z">
        <w:del w:id="7462" w:author="Steven" w:date="2022-03-30T13:17:00Z">
          <w:r w:rsidDel="00E5105E">
            <w:delText>Gompertz Segment Velocity Modifier</w:delText>
          </w:r>
          <w:bookmarkStart w:id="7463" w:name="_Toc99718861"/>
          <w:bookmarkStart w:id="7464" w:name="_Toc99726296"/>
          <w:bookmarkEnd w:id="7463"/>
          <w:bookmarkEnd w:id="7464"/>
        </w:del>
      </w:ins>
    </w:p>
    <w:p w14:paraId="01E7B1D8" w14:textId="0402152D" w:rsidR="00EC5F36" w:rsidDel="00E5105E" w:rsidRDefault="00EC5F36">
      <w:pPr>
        <w:rPr>
          <w:ins w:id="7465" w:author="Steven LaBelle" w:date="2019-04-22T17:58:00Z"/>
          <w:del w:id="7466" w:author="Steven" w:date="2022-03-30T13:17:00Z"/>
        </w:rPr>
        <w:pPrChange w:id="7467" w:author="Steven LaBelle" w:date="2019-04-22T17:58:00Z">
          <w:pPr>
            <w:shd w:val="clear" w:color="auto" w:fill="FFFFFF"/>
            <w:jc w:val="left"/>
          </w:pPr>
        </w:pPrChange>
      </w:pPr>
      <w:ins w:id="7468" w:author="Steven LaBelle" w:date="2019-04-22T17:58:00Z">
        <w:del w:id="7469" w:author="Steven" w:date="2022-03-30T13:17:00Z">
          <w:r w:rsidDel="00E5105E">
            <w:delText xml:space="preserve">Prescribes growth per tip as a Gompertz function </w:delText>
          </w:r>
        </w:del>
      </w:ins>
      <w:ins w:id="7470" w:author="Steven LaBelle" w:date="2019-04-23T12:39:00Z">
        <w:del w:id="7471" w:author="Steven" w:date="2022-03-30T13:17:00Z">
          <w:r w:rsidR="00AD5DDB" w:rsidDel="00E5105E">
            <w:delText xml:space="preserve">(asymmetric sigmoid) </w:delText>
          </w:r>
        </w:del>
      </w:ins>
      <w:ins w:id="7472" w:author="Steven LaBelle" w:date="2019-04-22T17:58:00Z">
        <w:del w:id="7473" w:author="Steven" w:date="2022-03-30T13:17:00Z">
          <w:r w:rsidDel="00E5105E">
            <w:delText>given by:</w:delText>
          </w:r>
          <w:bookmarkStart w:id="7474" w:name="_Toc99718862"/>
          <w:bookmarkStart w:id="7475" w:name="_Toc99726297"/>
          <w:bookmarkEnd w:id="7474"/>
          <w:bookmarkEnd w:id="7475"/>
        </w:del>
      </w:ins>
    </w:p>
    <w:p w14:paraId="1F1CD970" w14:textId="564CDFE1" w:rsidR="00EC5F36" w:rsidDel="00E5105E" w:rsidRDefault="00EC5F36">
      <w:pPr>
        <w:pStyle w:val="MTDisplayEquation"/>
        <w:rPr>
          <w:ins w:id="7476" w:author="Steven LaBelle" w:date="2019-04-22T18:00:00Z"/>
          <w:del w:id="7477" w:author="Steven" w:date="2022-03-30T13:17:00Z"/>
        </w:rPr>
        <w:pPrChange w:id="7478" w:author="Steven LaBelle" w:date="2019-04-22T17:58:00Z">
          <w:pPr>
            <w:shd w:val="clear" w:color="auto" w:fill="FFFFFF"/>
            <w:jc w:val="left"/>
          </w:pPr>
        </w:pPrChange>
      </w:pPr>
      <w:ins w:id="7479" w:author="Steven LaBelle" w:date="2019-04-22T17:58:00Z">
        <w:del w:id="7480" w:author="Steven" w:date="2022-03-30T13:17:00Z">
          <w:r w:rsidDel="00E5105E">
            <w:tab/>
          </w:r>
        </w:del>
      </w:ins>
      <w:ins w:id="7481" w:author="Steven LaBelle" w:date="2019-04-22T17:58:00Z">
        <w:del w:id="7482" w:author="Steven" w:date="2022-03-30T13:17:00Z">
          <w:r w:rsidR="00AD5DDB" w:rsidRPr="00EC5F36" w:rsidDel="00E5105E">
            <w:rPr>
              <w:position w:val="-12"/>
              <w:rPrChange w:id="7483" w:author="Steven LaBelle" w:date="2019-04-22T18:00:00Z">
                <w:rPr>
                  <w:position w:val="-12"/>
                </w:rPr>
              </w:rPrChange>
            </w:rPr>
            <w:object w:dxaOrig="3460" w:dyaOrig="360" w14:anchorId="62C8AAB0">
              <v:shape id="_x0000_i5227" type="#_x0000_t75" style="width:173pt;height:18pt" o:ole="">
                <v:imagedata r:id="rId66" o:title=""/>
              </v:shape>
              <o:OLEObject Type="Embed" ProgID="Equation.DSMT4" ShapeID="_x0000_i5227" DrawAspect="Content" ObjectID="_1711801320" r:id="rId67"/>
            </w:object>
          </w:r>
        </w:del>
      </w:ins>
      <w:ins w:id="7484" w:author="Steven LaBelle" w:date="2019-04-22T17:58:00Z">
        <w:del w:id="7485" w:author="Steven" w:date="2022-03-30T13:17: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del>
      </w:ins>
      <w:del w:id="7486" w:author="Steven" w:date="2022-03-30T13:17:00Z">
        <w:r w:rsidDel="00E5105E">
          <w:fldChar w:fldCharType="end"/>
        </w:r>
      </w:del>
      <w:ins w:id="7487" w:author="Steven LaBelle" w:date="2019-04-22T17:58:00Z">
        <w:del w:id="7488" w:author="Steven" w:date="2022-03-30T13:17:00Z">
          <w:r w:rsidDel="00E5105E">
            <w:delInstrText>.</w:delInstrText>
          </w:r>
          <w:r w:rsidDel="00E5105E">
            <w:fldChar w:fldCharType="begin"/>
          </w:r>
          <w:r w:rsidDel="00E5105E">
            <w:delInstrText xml:space="preserve"> SEQ MTEqn \c \* Arabic \* MERGEFORMAT </w:delInstrText>
          </w:r>
        </w:del>
      </w:ins>
      <w:del w:id="7489" w:author="Steven" w:date="2022-03-30T13:17:00Z">
        <w:r w:rsidDel="00E5105E">
          <w:fldChar w:fldCharType="separate"/>
        </w:r>
      </w:del>
      <w:ins w:id="7490" w:author="Steven LaBelle" w:date="2019-04-22T18:00:00Z">
        <w:del w:id="7491" w:author="Steven" w:date="2022-03-29T13:46:00Z">
          <w:r w:rsidDel="00DE1A69">
            <w:rPr>
              <w:noProof/>
            </w:rPr>
            <w:delInstrText>6</w:delInstrText>
          </w:r>
        </w:del>
      </w:ins>
      <w:ins w:id="7492" w:author="Steven LaBelle" w:date="2019-04-22T17:58:00Z">
        <w:del w:id="7493" w:author="Steven" w:date="2022-03-30T13:17:00Z">
          <w:r w:rsidDel="00E5105E">
            <w:fldChar w:fldCharType="end"/>
          </w:r>
          <w:r w:rsidDel="00E5105E">
            <w:delInstrText>)</w:delInstrText>
          </w:r>
          <w:r w:rsidDel="00E5105E">
            <w:fldChar w:fldCharType="end"/>
          </w:r>
        </w:del>
      </w:ins>
      <w:bookmarkStart w:id="7494" w:name="_Toc99718863"/>
      <w:bookmarkStart w:id="7495" w:name="_Toc99726298"/>
      <w:bookmarkEnd w:id="7494"/>
      <w:bookmarkEnd w:id="7495"/>
    </w:p>
    <w:p w14:paraId="1974AFAE" w14:textId="021BFA7A" w:rsidR="00162CCE" w:rsidDel="00E5105E" w:rsidRDefault="00162CCE">
      <w:pPr>
        <w:rPr>
          <w:ins w:id="7496" w:author="Steven LaBelle" w:date="2019-12-10T11:26:00Z"/>
          <w:del w:id="7497" w:author="Steven" w:date="2022-03-30T13:17:00Z"/>
        </w:rPr>
        <w:pPrChange w:id="7498" w:author="Steven LaBelle" w:date="2019-04-22T18:00:00Z">
          <w:pPr>
            <w:shd w:val="clear" w:color="auto" w:fill="FFFFFF"/>
            <w:jc w:val="left"/>
          </w:pPr>
        </w:pPrChange>
      </w:pPr>
      <w:ins w:id="7499" w:author="Steven LaBelle" w:date="2019-12-10T11:26:00Z">
        <w:del w:id="7500" w:author="Steven" w:date="2022-03-30T13:17:00Z">
          <w:r w:rsidDel="00E5105E">
            <w:delText>Note that the gompertz function symmetric (similar to a sigmoid) when b is assigned ln</w:delText>
          </w:r>
        </w:del>
      </w:ins>
      <w:ins w:id="7501" w:author="Steven LaBelle" w:date="2019-12-10T11:27:00Z">
        <w:del w:id="7502" w:author="Steven" w:date="2022-03-30T13:17:00Z">
          <w:r w:rsidDel="00E5105E">
            <w:delText>(2), c is assigned 1, and d is assigned 0.</w:delText>
          </w:r>
        </w:del>
      </w:ins>
      <w:bookmarkStart w:id="7503" w:name="_Toc99718864"/>
      <w:bookmarkStart w:id="7504" w:name="_Toc99726299"/>
      <w:bookmarkEnd w:id="7503"/>
      <w:bookmarkEnd w:id="7504"/>
    </w:p>
    <w:p w14:paraId="4DF13452" w14:textId="0664CF86" w:rsidR="00EC5F36" w:rsidDel="00E5105E" w:rsidRDefault="00EC5F36">
      <w:pPr>
        <w:rPr>
          <w:ins w:id="7505" w:author="Steven LaBelle" w:date="2019-04-22T18:00:00Z"/>
          <w:del w:id="7506" w:author="Steven" w:date="2022-03-30T13:17:00Z"/>
        </w:rPr>
        <w:pPrChange w:id="7507" w:author="Steven LaBelle" w:date="2019-04-22T18:00:00Z">
          <w:pPr>
            <w:shd w:val="clear" w:color="auto" w:fill="FFFFFF"/>
            <w:jc w:val="left"/>
          </w:pPr>
        </w:pPrChange>
      </w:pPr>
      <w:ins w:id="7508" w:author="Steven LaBelle" w:date="2019-04-22T18:00:00Z">
        <w:del w:id="7509" w:author="Steven" w:date="2022-03-30T13:17:00Z">
          <w:r w:rsidDel="00E5105E">
            <w:delText>Direct calculation is of the derivative of the Gompertz function given by</w:delText>
          </w:r>
          <w:bookmarkStart w:id="7510" w:name="_Toc99718865"/>
          <w:bookmarkStart w:id="7511" w:name="_Toc99726300"/>
          <w:bookmarkEnd w:id="7510"/>
          <w:bookmarkEnd w:id="7511"/>
        </w:del>
      </w:ins>
    </w:p>
    <w:p w14:paraId="2A22AB79" w14:textId="382E53C8" w:rsidR="00EC5F36" w:rsidDel="00E5105E" w:rsidRDefault="00EC5F36">
      <w:pPr>
        <w:pStyle w:val="MTDisplayEquation"/>
        <w:rPr>
          <w:ins w:id="7512" w:author="Steven LaBelle" w:date="2019-04-22T18:06:00Z"/>
          <w:del w:id="7513" w:author="Steven" w:date="2022-03-30T13:17:00Z"/>
        </w:rPr>
        <w:pPrChange w:id="7514" w:author="Steven LaBelle" w:date="2019-04-22T18:00:00Z">
          <w:pPr>
            <w:shd w:val="clear" w:color="auto" w:fill="FFFFFF"/>
            <w:jc w:val="left"/>
          </w:pPr>
        </w:pPrChange>
      </w:pPr>
      <w:ins w:id="7515" w:author="Steven LaBelle" w:date="2019-04-22T18:00:00Z">
        <w:del w:id="7516" w:author="Steven" w:date="2022-03-30T13:17:00Z">
          <w:r w:rsidDel="00E5105E">
            <w:tab/>
          </w:r>
        </w:del>
      </w:ins>
      <w:ins w:id="7517" w:author="Steven LaBelle" w:date="2019-04-22T18:00:00Z">
        <w:del w:id="7518" w:author="Steven" w:date="2022-03-30T13:17:00Z">
          <w:r w:rsidR="00AD5DDB" w:rsidRPr="00EC5F36" w:rsidDel="00E5105E">
            <w:rPr>
              <w:position w:val="-24"/>
              <w:rPrChange w:id="7519" w:author="Steven LaBelle" w:date="2019-04-22T18:06:00Z">
                <w:rPr>
                  <w:position w:val="-24"/>
                </w:rPr>
              </w:rPrChange>
            </w:rPr>
            <w:object w:dxaOrig="4760" w:dyaOrig="620" w14:anchorId="2CB6E074">
              <v:shape id="_x0000_i5228" type="#_x0000_t75" style="width:238.5pt;height:31.5pt" o:ole="">
                <v:imagedata r:id="rId68" o:title=""/>
              </v:shape>
              <o:OLEObject Type="Embed" ProgID="Equation.DSMT4" ShapeID="_x0000_i5228" DrawAspect="Content" ObjectID="_1711801321" r:id="rId69"/>
            </w:object>
          </w:r>
        </w:del>
      </w:ins>
      <w:ins w:id="7520" w:author="Steven LaBelle" w:date="2019-04-22T18:00:00Z">
        <w:del w:id="7521" w:author="Steven" w:date="2022-03-30T13:17:00Z">
          <w:r w:rsidDel="00E5105E">
            <w:delText xml:space="preserve"> </w:delText>
          </w:r>
          <w:r w:rsidDel="00E5105E">
            <w:tab/>
          </w:r>
          <w:r w:rsidDel="00E5105E">
            <w:fldChar w:fldCharType="begin"/>
          </w:r>
          <w:r w:rsidDel="00E5105E">
            <w:delInstrText xml:space="preserve"> MACROBUTTON MTPlaceRef \* MERGEFORMAT </w:delInstrText>
          </w:r>
          <w:r w:rsidDel="00E5105E">
            <w:fldChar w:fldCharType="begin"/>
          </w:r>
          <w:r w:rsidDel="00E5105E">
            <w:delInstrText xml:space="preserve"> SEQ MTEqn \h \* MERGEFORMAT </w:delInstrText>
          </w:r>
          <w:r w:rsidDel="00E5105E">
            <w:fldChar w:fldCharType="end"/>
          </w:r>
          <w:r w:rsidDel="00E5105E">
            <w:delInstrText>(</w:delInstrText>
          </w:r>
          <w:r w:rsidDel="00E5105E">
            <w:fldChar w:fldCharType="begin"/>
          </w:r>
          <w:r w:rsidDel="00E5105E">
            <w:delInstrText xml:space="preserve"> SEQ MTChap \c \* Arabic \* MERGEFORMAT </w:delInstrText>
          </w:r>
        </w:del>
      </w:ins>
      <w:del w:id="7522" w:author="Steven" w:date="2022-03-30T13:17:00Z">
        <w:r w:rsidDel="00E5105E">
          <w:fldChar w:fldCharType="end"/>
        </w:r>
      </w:del>
      <w:ins w:id="7523" w:author="Steven LaBelle" w:date="2019-04-22T18:00:00Z">
        <w:del w:id="7524" w:author="Steven" w:date="2022-03-30T13:17:00Z">
          <w:r w:rsidDel="00E5105E">
            <w:delInstrText>.</w:delInstrText>
          </w:r>
          <w:r w:rsidDel="00E5105E">
            <w:fldChar w:fldCharType="begin"/>
          </w:r>
          <w:r w:rsidDel="00E5105E">
            <w:delInstrText xml:space="preserve"> SEQ MTEqn \c \* Arabic \* MERGEFORMAT </w:delInstrText>
          </w:r>
        </w:del>
      </w:ins>
      <w:del w:id="7525" w:author="Steven" w:date="2022-03-30T13:17:00Z">
        <w:r w:rsidDel="00E5105E">
          <w:fldChar w:fldCharType="separate"/>
        </w:r>
      </w:del>
      <w:ins w:id="7526" w:author="Steven LaBelle" w:date="2019-04-22T18:00:00Z">
        <w:del w:id="7527" w:author="Steven" w:date="2022-03-29T13:46:00Z">
          <w:r w:rsidDel="00DE1A69">
            <w:rPr>
              <w:noProof/>
            </w:rPr>
            <w:delInstrText>7</w:delInstrText>
          </w:r>
        </w:del>
        <w:del w:id="7528" w:author="Steven" w:date="2022-03-30T13:17:00Z">
          <w:r w:rsidDel="00E5105E">
            <w:fldChar w:fldCharType="end"/>
          </w:r>
          <w:r w:rsidDel="00E5105E">
            <w:delInstrText>)</w:delInstrText>
          </w:r>
          <w:r w:rsidDel="00E5105E">
            <w:fldChar w:fldCharType="end"/>
          </w:r>
        </w:del>
      </w:ins>
      <w:bookmarkStart w:id="7529" w:name="_Toc99718866"/>
      <w:bookmarkStart w:id="7530" w:name="_Toc99726301"/>
      <w:bookmarkEnd w:id="7529"/>
      <w:bookmarkEnd w:id="7530"/>
    </w:p>
    <w:p w14:paraId="5B31D129" w14:textId="578BB254" w:rsidR="00EC5F36" w:rsidDel="00E5105E" w:rsidRDefault="00EC5F36">
      <w:pPr>
        <w:rPr>
          <w:ins w:id="7531" w:author="Steven LaBelle" w:date="2019-04-22T18:07:00Z"/>
          <w:del w:id="7532" w:author="Steven" w:date="2022-03-30T13:17:00Z"/>
        </w:rPr>
        <w:pPrChange w:id="7533" w:author="Steven LaBelle" w:date="2019-04-22T18:06:00Z">
          <w:pPr>
            <w:shd w:val="clear" w:color="auto" w:fill="FFFFFF"/>
            <w:jc w:val="left"/>
          </w:pPr>
        </w:pPrChange>
      </w:pPr>
      <w:ins w:id="7534" w:author="Steven LaBelle" w:date="2019-04-22T18:06:00Z">
        <w:del w:id="7535" w:author="Steven" w:date="2022-03-30T13:17:00Z">
          <w:r w:rsidDel="00E5105E">
            <w:delText>In the above equations a is the scaling parameter equal to the total length a tip will grow, b and c are controls of the Gompertz function for growth and decay, and d is a shifting parameter to better enforce shifts in the curve wrt time.</w:delText>
          </w:r>
        </w:del>
      </w:ins>
      <w:bookmarkStart w:id="7536" w:name="_Toc99718867"/>
      <w:bookmarkStart w:id="7537" w:name="_Toc99726302"/>
      <w:bookmarkEnd w:id="7536"/>
      <w:bookmarkEnd w:id="7537"/>
    </w:p>
    <w:p w14:paraId="15E9C022" w14:textId="25451BEE" w:rsidR="00EC5F36" w:rsidDel="00E5105E" w:rsidRDefault="00EC5F36">
      <w:pPr>
        <w:rPr>
          <w:ins w:id="7538" w:author="Steven LaBelle" w:date="2019-04-22T18:07:00Z"/>
          <w:del w:id="7539" w:author="Steven" w:date="2022-03-30T13:17:00Z"/>
        </w:rPr>
        <w:pPrChange w:id="7540" w:author="Steven LaBelle" w:date="2019-04-22T18:06:00Z">
          <w:pPr>
            <w:shd w:val="clear" w:color="auto" w:fill="FFFFFF"/>
            <w:jc w:val="left"/>
          </w:pPr>
        </w:pPrChange>
      </w:pPr>
      <w:ins w:id="7541" w:author="Steven LaBelle" w:date="2019-04-22T18:07:00Z">
        <w:del w:id="7542" w:author="Steven" w:date="2022-03-30T13:17:00Z">
          <w:r w:rsidDel="00E5105E">
            <w:delText>e.g.</w:delText>
          </w:r>
          <w:bookmarkStart w:id="7543" w:name="_Toc99718868"/>
          <w:bookmarkStart w:id="7544" w:name="_Toc99726303"/>
          <w:bookmarkEnd w:id="7543"/>
          <w:bookmarkEnd w:id="7544"/>
        </w:del>
      </w:ins>
    </w:p>
    <w:p w14:paraId="649406A2" w14:textId="73EF1605" w:rsidR="00EC5F36" w:rsidRPr="00AF72F3" w:rsidDel="00E5105E" w:rsidRDefault="00EC5F36" w:rsidP="00EC5F36">
      <w:pPr>
        <w:shd w:val="clear" w:color="auto" w:fill="FFFFFF"/>
        <w:jc w:val="left"/>
        <w:rPr>
          <w:ins w:id="7545" w:author="Steven LaBelle" w:date="2019-04-22T18:07:00Z"/>
          <w:del w:id="7546" w:author="Steven" w:date="2022-03-30T13:17:00Z"/>
          <w:rFonts w:ascii="Courier New" w:hAnsi="Courier New" w:cs="Courier New"/>
          <w:b/>
          <w:bCs/>
          <w:color w:val="000000"/>
          <w:sz w:val="20"/>
          <w:szCs w:val="20"/>
        </w:rPr>
      </w:pPr>
      <w:ins w:id="7547" w:author="Steven LaBelle" w:date="2019-04-22T18:07:00Z">
        <w:del w:id="7548" w:author="Steven" w:date="2022-03-30T13:17:00Z">
          <w:r w:rsidRPr="00AF72F3" w:rsidDel="00E5105E">
            <w:rPr>
              <w:rFonts w:ascii="Courier New" w:hAnsi="Courier New" w:cs="Courier New"/>
              <w:color w:val="0000FF"/>
              <w:sz w:val="20"/>
              <w:szCs w:val="20"/>
            </w:rPr>
            <w:delText>&lt;velocity_modifier</w:delText>
          </w:r>
          <w:r w:rsidRPr="00AF72F3" w:rsidDel="00E5105E">
            <w:rPr>
              <w:rFonts w:ascii="Courier New" w:hAnsi="Courier New" w:cs="Courier New"/>
              <w:color w:val="000000"/>
              <w:sz w:val="20"/>
              <w:szCs w:val="20"/>
            </w:rPr>
            <w:delText xml:space="preserve"> </w:delText>
          </w:r>
          <w:r w:rsidRPr="00AF72F3" w:rsidDel="00E5105E">
            <w:rPr>
              <w:rFonts w:ascii="Courier New" w:hAnsi="Courier New" w:cs="Courier New"/>
              <w:color w:val="FF0000"/>
              <w:sz w:val="20"/>
              <w:szCs w:val="20"/>
            </w:rPr>
            <w:delText>type</w:delText>
          </w:r>
          <w:r w:rsidRPr="00AF72F3" w:rsidDel="00E5105E">
            <w:rPr>
              <w:rFonts w:ascii="Courier New" w:hAnsi="Courier New" w:cs="Courier New"/>
              <w:color w:val="000000"/>
              <w:sz w:val="20"/>
              <w:szCs w:val="20"/>
            </w:rPr>
            <w:delText>=</w:delText>
          </w:r>
          <w:r w:rsidRPr="00AF72F3" w:rsidDel="00E5105E">
            <w:rPr>
              <w:rFonts w:ascii="Courier New" w:hAnsi="Courier New" w:cs="Courier New"/>
              <w:b/>
              <w:bCs/>
              <w:color w:val="8000FF"/>
              <w:sz w:val="20"/>
              <w:szCs w:val="20"/>
            </w:rPr>
            <w:delText>"</w:delText>
          </w:r>
          <w:r w:rsidR="0038031C" w:rsidDel="00E5105E">
            <w:rPr>
              <w:rFonts w:ascii="Courier New" w:hAnsi="Courier New" w:cs="Courier New"/>
              <w:b/>
              <w:bCs/>
              <w:color w:val="8000FF"/>
              <w:sz w:val="20"/>
              <w:szCs w:val="20"/>
            </w:rPr>
            <w:delText>gompertz</w:delText>
          </w:r>
          <w:r w:rsidRPr="00AF72F3" w:rsidDel="00E5105E">
            <w:rPr>
              <w:rFonts w:ascii="Courier New" w:hAnsi="Courier New" w:cs="Courier New"/>
              <w:b/>
              <w:bCs/>
              <w:color w:val="8000FF"/>
              <w:sz w:val="20"/>
              <w:szCs w:val="20"/>
            </w:rPr>
            <w:delText>_</w:delText>
          </w:r>
          <w:r w:rsidR="0038031C" w:rsidDel="00E5105E">
            <w:rPr>
              <w:rFonts w:ascii="Courier New" w:hAnsi="Courier New" w:cs="Courier New"/>
              <w:b/>
              <w:bCs/>
              <w:color w:val="8000FF"/>
              <w:sz w:val="20"/>
              <w:szCs w:val="20"/>
            </w:rPr>
            <w:delText>segment_</w:delText>
          </w:r>
          <w:r w:rsidRPr="00AF72F3" w:rsidDel="00E5105E">
            <w:rPr>
              <w:rFonts w:ascii="Courier New" w:hAnsi="Courier New" w:cs="Courier New"/>
              <w:b/>
              <w:bCs/>
              <w:color w:val="8000FF"/>
              <w:sz w:val="20"/>
              <w:szCs w:val="20"/>
            </w:rPr>
            <w:delText>velocity</w:delText>
          </w:r>
          <w:r w:rsidR="0038031C" w:rsidRPr="00AF72F3" w:rsidDel="00E5105E">
            <w:rPr>
              <w:rFonts w:ascii="Courier New" w:hAnsi="Courier New" w:cs="Courier New"/>
              <w:b/>
              <w:bCs/>
              <w:color w:val="8000FF"/>
              <w:sz w:val="20"/>
              <w:szCs w:val="20"/>
            </w:rPr>
            <w:delText xml:space="preserve"> </w:delText>
          </w:r>
          <w:r w:rsidRPr="00AF72F3" w:rsidDel="00E5105E">
            <w:rPr>
              <w:rFonts w:ascii="Courier New" w:hAnsi="Courier New" w:cs="Courier New"/>
              <w:b/>
              <w:bCs/>
              <w:color w:val="8000FF"/>
              <w:sz w:val="20"/>
              <w:szCs w:val="20"/>
            </w:rPr>
            <w:delText>"</w:delText>
          </w:r>
          <w:r w:rsidRPr="00AF72F3" w:rsidDel="00E5105E">
            <w:rPr>
              <w:rFonts w:ascii="Courier New" w:hAnsi="Courier New" w:cs="Courier New"/>
              <w:color w:val="0000FF"/>
              <w:sz w:val="20"/>
              <w:szCs w:val="20"/>
            </w:rPr>
            <w:delText>&gt;</w:delText>
          </w:r>
          <w:bookmarkStart w:id="7549" w:name="_Toc99718869"/>
          <w:bookmarkStart w:id="7550" w:name="_Toc99726304"/>
          <w:bookmarkEnd w:id="7549"/>
          <w:bookmarkEnd w:id="7550"/>
        </w:del>
      </w:ins>
    </w:p>
    <w:p w14:paraId="248DA43A" w14:textId="362CAD3C" w:rsidR="0038031C" w:rsidDel="00E5105E" w:rsidRDefault="0038031C" w:rsidP="00EC5F36">
      <w:pPr>
        <w:shd w:val="clear" w:color="auto" w:fill="FFFFFF"/>
        <w:jc w:val="left"/>
        <w:rPr>
          <w:ins w:id="7551" w:author="Steven LaBelle" w:date="2019-04-22T18:07:00Z"/>
          <w:del w:id="7552" w:author="Steven" w:date="2022-03-30T13:17:00Z"/>
          <w:rFonts w:ascii="Courier New" w:hAnsi="Courier New" w:cs="Courier New"/>
          <w:color w:val="0000FF"/>
          <w:sz w:val="20"/>
          <w:szCs w:val="20"/>
        </w:rPr>
      </w:pPr>
      <w:ins w:id="7553" w:author="Steven LaBelle" w:date="2019-04-22T18:07:00Z">
        <w:del w:id="7554" w:author="Steven" w:date="2022-03-30T13:17:00Z">
          <w:r w:rsidDel="00E5105E">
            <w:rPr>
              <w:rFonts w:ascii="Courier New" w:hAnsi="Courier New" w:cs="Courier New"/>
              <w:color w:val="0000FF"/>
              <w:sz w:val="20"/>
              <w:szCs w:val="20"/>
            </w:rPr>
            <w:tab/>
            <w:delText>&lt;a&gt;284&lt;/a&gt;</w:delText>
          </w:r>
          <w:bookmarkStart w:id="7555" w:name="_Toc99718870"/>
          <w:bookmarkStart w:id="7556" w:name="_Toc99726305"/>
          <w:bookmarkEnd w:id="7555"/>
          <w:bookmarkEnd w:id="7556"/>
        </w:del>
      </w:ins>
    </w:p>
    <w:p w14:paraId="2BAC1D1C" w14:textId="6AFEB488" w:rsidR="0038031C" w:rsidDel="00E5105E" w:rsidRDefault="0038031C" w:rsidP="00EC5F36">
      <w:pPr>
        <w:shd w:val="clear" w:color="auto" w:fill="FFFFFF"/>
        <w:jc w:val="left"/>
        <w:rPr>
          <w:ins w:id="7557" w:author="Steven LaBelle" w:date="2019-04-22T18:08:00Z"/>
          <w:del w:id="7558" w:author="Steven" w:date="2022-03-30T13:17:00Z"/>
          <w:rFonts w:ascii="Courier New" w:hAnsi="Courier New" w:cs="Courier New"/>
          <w:color w:val="0000FF"/>
          <w:sz w:val="20"/>
          <w:szCs w:val="20"/>
        </w:rPr>
      </w:pPr>
      <w:ins w:id="7559" w:author="Steven LaBelle" w:date="2019-04-22T18:08:00Z">
        <w:del w:id="7560" w:author="Steven" w:date="2022-03-30T13:17:00Z">
          <w:r w:rsidDel="00E5105E">
            <w:rPr>
              <w:rFonts w:ascii="Courier New" w:hAnsi="Courier New" w:cs="Courier New"/>
              <w:color w:val="0000FF"/>
              <w:sz w:val="20"/>
              <w:szCs w:val="20"/>
            </w:rPr>
            <w:tab/>
            <w:delText>&lt;b&gt;0.5&lt;/b&gt;</w:delText>
          </w:r>
          <w:bookmarkStart w:id="7561" w:name="_Toc99718871"/>
          <w:bookmarkStart w:id="7562" w:name="_Toc99726306"/>
          <w:bookmarkEnd w:id="7561"/>
          <w:bookmarkEnd w:id="7562"/>
        </w:del>
      </w:ins>
    </w:p>
    <w:p w14:paraId="339282B9" w14:textId="4860A829" w:rsidR="0038031C" w:rsidDel="00E5105E" w:rsidRDefault="0038031C" w:rsidP="00EC5F36">
      <w:pPr>
        <w:shd w:val="clear" w:color="auto" w:fill="FFFFFF"/>
        <w:jc w:val="left"/>
        <w:rPr>
          <w:ins w:id="7563" w:author="Steven LaBelle" w:date="2019-04-22T18:08:00Z"/>
          <w:del w:id="7564" w:author="Steven" w:date="2022-03-30T13:17:00Z"/>
          <w:rFonts w:ascii="Courier New" w:hAnsi="Courier New" w:cs="Courier New"/>
          <w:color w:val="0000FF"/>
          <w:sz w:val="20"/>
          <w:szCs w:val="20"/>
        </w:rPr>
      </w:pPr>
      <w:ins w:id="7565" w:author="Steven LaBelle" w:date="2019-04-22T18:08:00Z">
        <w:del w:id="7566" w:author="Steven" w:date="2022-03-30T13:17:00Z">
          <w:r w:rsidDel="00E5105E">
            <w:rPr>
              <w:rFonts w:ascii="Courier New" w:hAnsi="Courier New" w:cs="Courier New"/>
              <w:color w:val="0000FF"/>
              <w:sz w:val="20"/>
              <w:szCs w:val="20"/>
            </w:rPr>
            <w:tab/>
            <w:delText>&lt;c&gt;1&lt;/c&gt;</w:delText>
          </w:r>
          <w:bookmarkStart w:id="7567" w:name="_Toc99718872"/>
          <w:bookmarkStart w:id="7568" w:name="_Toc99726307"/>
          <w:bookmarkEnd w:id="7567"/>
          <w:bookmarkEnd w:id="7568"/>
        </w:del>
      </w:ins>
    </w:p>
    <w:p w14:paraId="6C1179C6" w14:textId="4D051112" w:rsidR="0038031C" w:rsidDel="00E5105E" w:rsidRDefault="0038031C" w:rsidP="00EC5F36">
      <w:pPr>
        <w:shd w:val="clear" w:color="auto" w:fill="FFFFFF"/>
        <w:jc w:val="left"/>
        <w:rPr>
          <w:ins w:id="7569" w:author="Steven LaBelle" w:date="2019-04-22T18:07:00Z"/>
          <w:del w:id="7570" w:author="Steven" w:date="2022-03-30T13:17:00Z"/>
          <w:rFonts w:ascii="Courier New" w:hAnsi="Courier New" w:cs="Courier New"/>
          <w:color w:val="0000FF"/>
          <w:sz w:val="20"/>
          <w:szCs w:val="20"/>
        </w:rPr>
      </w:pPr>
      <w:ins w:id="7571" w:author="Steven LaBelle" w:date="2019-04-22T18:08:00Z">
        <w:del w:id="7572" w:author="Steven" w:date="2022-03-30T13:17:00Z">
          <w:r w:rsidDel="00E5105E">
            <w:rPr>
              <w:rFonts w:ascii="Courier New" w:hAnsi="Courier New" w:cs="Courier New"/>
              <w:color w:val="0000FF"/>
              <w:sz w:val="20"/>
              <w:szCs w:val="20"/>
            </w:rPr>
            <w:tab/>
            <w:delText>&lt;d&gt;5&lt;/d&gt;</w:delText>
          </w:r>
        </w:del>
      </w:ins>
      <w:bookmarkStart w:id="7573" w:name="_Toc99718873"/>
      <w:bookmarkStart w:id="7574" w:name="_Toc99726308"/>
      <w:bookmarkEnd w:id="7573"/>
      <w:bookmarkEnd w:id="7574"/>
    </w:p>
    <w:p w14:paraId="2D8A311B" w14:textId="22056773" w:rsidR="00EC5F36" w:rsidRPr="00EC5F36" w:rsidDel="00E5105E" w:rsidRDefault="00EC5F36">
      <w:pPr>
        <w:shd w:val="clear" w:color="auto" w:fill="FFFFFF"/>
        <w:jc w:val="left"/>
        <w:rPr>
          <w:ins w:id="7575" w:author="Steven LaBelle" w:date="2019-04-22T17:56:00Z"/>
          <w:del w:id="7576" w:author="Steven" w:date="2022-03-30T13:17:00Z"/>
        </w:rPr>
      </w:pPr>
      <w:ins w:id="7577" w:author="Steven LaBelle" w:date="2019-04-22T18:07:00Z">
        <w:del w:id="7578" w:author="Steven" w:date="2022-03-30T13:17:00Z">
          <w:r w:rsidRPr="00AF72F3" w:rsidDel="00E5105E">
            <w:rPr>
              <w:rFonts w:ascii="Courier New" w:hAnsi="Courier New" w:cs="Courier New"/>
              <w:color w:val="0000FF"/>
              <w:sz w:val="20"/>
              <w:szCs w:val="20"/>
            </w:rPr>
            <w:delText>&lt;/velocity_modifier&gt;</w:delText>
          </w:r>
        </w:del>
      </w:ins>
      <w:bookmarkStart w:id="7579" w:name="_Toc99718874"/>
      <w:bookmarkStart w:id="7580" w:name="_Toc99726309"/>
      <w:bookmarkEnd w:id="7579"/>
      <w:bookmarkEnd w:id="7580"/>
    </w:p>
    <w:p w14:paraId="47304C44" w14:textId="445E6EEF" w:rsidR="00EC5F36" w:rsidRPr="00EC5F36" w:rsidDel="00E5105E" w:rsidRDefault="00EC5F36">
      <w:pPr>
        <w:rPr>
          <w:del w:id="7581" w:author="Steven" w:date="2022-03-30T13:17:00Z"/>
        </w:rPr>
        <w:pPrChange w:id="7582" w:author="Steven LaBelle" w:date="2019-04-22T17:50:00Z">
          <w:pPr>
            <w:shd w:val="clear" w:color="auto" w:fill="FFFFFF"/>
            <w:jc w:val="left"/>
          </w:pPr>
        </w:pPrChange>
      </w:pPr>
      <w:bookmarkStart w:id="7583" w:name="_Toc99718875"/>
      <w:bookmarkStart w:id="7584" w:name="_Toc99726310"/>
      <w:bookmarkEnd w:id="7583"/>
      <w:bookmarkEnd w:id="7584"/>
    </w:p>
    <w:p w14:paraId="7B9F21C4" w14:textId="24DC9168" w:rsidR="00B3513E" w:rsidDel="00E5105E" w:rsidRDefault="00B3513E" w:rsidP="00B3513E">
      <w:pPr>
        <w:pStyle w:val="Heading3"/>
        <w:rPr>
          <w:del w:id="7585" w:author="Steven" w:date="2022-03-30T13:16:00Z"/>
        </w:rPr>
      </w:pPr>
      <w:bookmarkStart w:id="7586" w:name="_Ref6400150"/>
      <w:del w:id="7587" w:author="Steven" w:date="2022-03-30T13:16:00Z">
        <w:r w:rsidDel="00E5105E">
          <w:delText>Segment Growth Velocity Density Scale Modifier</w:delText>
        </w:r>
        <w:bookmarkStart w:id="7588" w:name="_Toc99718876"/>
        <w:bookmarkStart w:id="7589" w:name="_Toc99726311"/>
        <w:bookmarkEnd w:id="7586"/>
        <w:bookmarkEnd w:id="7588"/>
        <w:bookmarkEnd w:id="7589"/>
      </w:del>
    </w:p>
    <w:p w14:paraId="1E3A947D" w14:textId="29FC4EC3" w:rsidR="008211C8" w:rsidDel="00E5105E" w:rsidRDefault="008211C8" w:rsidP="008211C8">
      <w:pPr>
        <w:rPr>
          <w:ins w:id="7590" w:author="Steven LaBelle" w:date="2019-04-11T10:49:00Z"/>
          <w:del w:id="7591" w:author="Steven" w:date="2022-03-30T13:16:00Z"/>
        </w:rPr>
      </w:pPr>
      <w:del w:id="7592" w:author="Steven" w:date="2022-03-30T13:16:00Z">
        <w:r w:rsidDel="00E5105E">
          <w:delText xml:space="preserve">Scales the segment velocity based on the density of where the current tip is. </w:delText>
        </w:r>
      </w:del>
      <w:ins w:id="7593" w:author="Steven LaBelle" w:date="2019-04-11T10:46:00Z">
        <w:del w:id="7594" w:author="Steven" w:date="2022-03-30T13:16:00Z">
          <w:r w:rsidR="001F2408" w:rsidDel="00E5105E">
            <w:delText>The scale is based on the current apparent density. This has been experimentally validated for cultures that do not experience external loading.</w:delText>
          </w:r>
        </w:del>
      </w:ins>
      <w:bookmarkStart w:id="7595" w:name="_Toc99718877"/>
      <w:bookmarkStart w:id="7596" w:name="_Toc99726312"/>
      <w:bookmarkEnd w:id="7595"/>
      <w:bookmarkEnd w:id="7596"/>
    </w:p>
    <w:p w14:paraId="6B76AAF2" w14:textId="4F665ABE" w:rsidR="001F2408" w:rsidDel="00E5105E" w:rsidRDefault="001F2408" w:rsidP="008211C8">
      <w:pPr>
        <w:rPr>
          <w:del w:id="7597" w:author="Steven" w:date="2022-03-30T13:16:00Z"/>
        </w:rPr>
      </w:pPr>
      <w:bookmarkStart w:id="7598" w:name="_Toc99718878"/>
      <w:bookmarkStart w:id="7599" w:name="_Toc99726313"/>
      <w:bookmarkEnd w:id="7598"/>
      <w:bookmarkEnd w:id="7599"/>
    </w:p>
    <w:p w14:paraId="179F2DAA" w14:textId="26014B6D" w:rsidR="008211C8" w:rsidDel="00E5105E" w:rsidRDefault="008211C8" w:rsidP="008211C8">
      <w:pPr>
        <w:rPr>
          <w:del w:id="7600" w:author="Steven" w:date="2022-03-30T13:16:00Z"/>
          <w:rFonts w:ascii="Consolas" w:hAnsi="Consolas" w:cs="Consolas"/>
          <w:color w:val="000000"/>
        </w:rPr>
      </w:pPr>
      <w:del w:id="7601" w:author="Steven" w:date="2022-03-30T13:16:00Z">
        <w:r w:rsidDel="00E5105E">
          <w:rPr>
            <w:rFonts w:ascii="Consolas" w:hAnsi="Consolas" w:cs="Consolas"/>
            <w:color w:val="000000"/>
          </w:rPr>
          <w:delText xml:space="preserve">density_scale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x</w:delText>
        </w:r>
        <w:r w:rsidDel="00E5105E">
          <w:rPr>
            <w:rFonts w:ascii="Consolas" w:hAnsi="Consolas" w:cs="Consolas"/>
            <w:color w:val="000000"/>
          </w:rPr>
          <w:delText xml:space="preserv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y</w:delText>
        </w:r>
        <w:r w:rsidDel="00E5105E">
          <w:rPr>
            <w:rFonts w:ascii="Consolas" w:hAnsi="Consolas" w:cs="Consolas"/>
            <w:color w:val="000000"/>
          </w:rPr>
          <w:delText xml:space="preserve"> * </w:delText>
        </w:r>
        <w:r w:rsidDel="00E5105E">
          <w:rPr>
            <w:rFonts w:ascii="Consolas" w:hAnsi="Consolas" w:cs="Consolas"/>
            <w:color w:val="483D8B"/>
          </w:rPr>
          <w:delText>exp</w:delText>
        </w:r>
        <w:r w:rsidDel="00E5105E">
          <w:rPr>
            <w:rFonts w:ascii="Consolas" w:hAnsi="Consolas" w:cs="Consolas"/>
            <w:color w:val="000000"/>
          </w:rPr>
          <w:delText>(-</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z</w:delText>
        </w:r>
        <w:r w:rsidDel="00E5105E">
          <w:rPr>
            <w:rFonts w:ascii="Consolas" w:hAnsi="Consolas" w:cs="Consolas"/>
            <w:color w:val="000000"/>
          </w:rPr>
          <w:delText xml:space="preserve"> * density_at_point);</w:delText>
        </w:r>
        <w:bookmarkStart w:id="7602" w:name="_Toc99718879"/>
        <w:bookmarkStart w:id="7603" w:name="_Toc99726314"/>
        <w:bookmarkEnd w:id="7602"/>
        <w:bookmarkEnd w:id="7603"/>
      </w:del>
    </w:p>
    <w:p w14:paraId="722946D5" w14:textId="6A5A1DF7" w:rsidR="008211C8" w:rsidDel="00E5105E" w:rsidRDefault="008211C8" w:rsidP="008211C8">
      <w:pPr>
        <w:rPr>
          <w:del w:id="7604" w:author="Steven" w:date="2022-03-30T13:16:00Z"/>
        </w:rPr>
      </w:pPr>
      <w:commentRangeStart w:id="7605"/>
      <w:del w:id="7606" w:author="Steven" w:date="2022-03-30T13:16:00Z">
        <w:r w:rsidRPr="008211C8" w:rsidDel="00E5105E">
          <w:delText>The values of density_scale_factor can be specified.</w:delText>
        </w:r>
        <w:commentRangeEnd w:id="7605"/>
        <w:r w:rsidR="00130E05" w:rsidDel="00E5105E">
          <w:rPr>
            <w:rStyle w:val="CommentReference"/>
          </w:rPr>
          <w:commentReference w:id="7605"/>
        </w:r>
        <w:bookmarkStart w:id="7607" w:name="_Toc99718880"/>
        <w:bookmarkStart w:id="7608" w:name="_Toc99726315"/>
        <w:bookmarkEnd w:id="7607"/>
        <w:bookmarkEnd w:id="7608"/>
      </w:del>
    </w:p>
    <w:p w14:paraId="6026D681" w14:textId="1E3C800C" w:rsidR="00640932" w:rsidDel="00E5105E" w:rsidRDefault="00640932" w:rsidP="008211C8">
      <w:pPr>
        <w:rPr>
          <w:del w:id="7609" w:author="Steven" w:date="2022-03-30T13:16:00Z"/>
        </w:rPr>
      </w:pPr>
      <w:bookmarkStart w:id="7610" w:name="_Toc99718881"/>
      <w:bookmarkStart w:id="7611" w:name="_Toc99726316"/>
      <w:bookmarkEnd w:id="7610"/>
      <w:bookmarkEnd w:id="7611"/>
    </w:p>
    <w:p w14:paraId="253C4D28" w14:textId="120914BE" w:rsidR="00640932" w:rsidDel="00E5105E" w:rsidRDefault="00640932" w:rsidP="008211C8">
      <w:pPr>
        <w:rPr>
          <w:del w:id="7612" w:author="Steven" w:date="2022-03-30T13:16:00Z"/>
        </w:rPr>
      </w:pPr>
      <w:del w:id="7613" w:author="Steven" w:date="2022-03-30T13:16:00Z">
        <w:r w:rsidDel="00E5105E">
          <w:delText>e.g.</w:delText>
        </w:r>
        <w:bookmarkStart w:id="7614" w:name="_Toc99718882"/>
        <w:bookmarkStart w:id="7615" w:name="_Toc99726317"/>
        <w:bookmarkEnd w:id="7614"/>
        <w:bookmarkEnd w:id="7615"/>
      </w:del>
    </w:p>
    <w:p w14:paraId="326373C4" w14:textId="13519888" w:rsidR="00267E03" w:rsidRPr="00267E03" w:rsidDel="00E5105E" w:rsidRDefault="00267E03" w:rsidP="00267E03">
      <w:pPr>
        <w:shd w:val="clear" w:color="auto" w:fill="FFFFFF"/>
        <w:jc w:val="left"/>
        <w:rPr>
          <w:del w:id="7616" w:author="Steven" w:date="2022-03-30T13:16:00Z"/>
          <w:rFonts w:ascii="Courier New" w:hAnsi="Courier New" w:cs="Courier New"/>
          <w:b/>
          <w:bCs/>
          <w:color w:val="000000"/>
          <w:sz w:val="20"/>
          <w:szCs w:val="20"/>
        </w:rPr>
      </w:pPr>
      <w:del w:id="7617" w:author="Steven" w:date="2022-03-30T13:16:00Z">
        <w:r w:rsidRPr="00267E03" w:rsidDel="00E5105E">
          <w:rPr>
            <w:rFonts w:ascii="Courier New" w:hAnsi="Courier New" w:cs="Courier New"/>
            <w:color w:val="0000FF"/>
            <w:sz w:val="20"/>
            <w:szCs w:val="20"/>
          </w:rPr>
          <w:delText>&lt;velocity_modifier</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"segment_velocity_density_scale_modifier"</w:delText>
        </w:r>
        <w:r w:rsidRPr="00267E03" w:rsidDel="00E5105E">
          <w:rPr>
            <w:rFonts w:ascii="Courier New" w:hAnsi="Courier New" w:cs="Courier New"/>
            <w:color w:val="0000FF"/>
            <w:sz w:val="20"/>
            <w:szCs w:val="20"/>
          </w:rPr>
          <w:delText>&gt;</w:delText>
        </w:r>
        <w:bookmarkStart w:id="7618" w:name="_Toc99718883"/>
        <w:bookmarkStart w:id="7619" w:name="_Toc99726318"/>
        <w:bookmarkEnd w:id="7618"/>
        <w:bookmarkEnd w:id="7619"/>
      </w:del>
    </w:p>
    <w:p w14:paraId="2C5CE7D8" w14:textId="1FD6D2EB" w:rsidR="00267E03" w:rsidRPr="00267E03" w:rsidDel="00E5105E" w:rsidRDefault="00267E03" w:rsidP="00267E03">
      <w:pPr>
        <w:shd w:val="clear" w:color="auto" w:fill="FFFFFF"/>
        <w:jc w:val="left"/>
        <w:rPr>
          <w:del w:id="7620" w:author="Steven" w:date="2022-03-30T13:16:00Z"/>
          <w:rFonts w:ascii="Courier New" w:hAnsi="Courier New" w:cs="Courier New"/>
          <w:b/>
          <w:bCs/>
          <w:color w:val="000000"/>
          <w:sz w:val="20"/>
          <w:szCs w:val="20"/>
        </w:rPr>
      </w:pPr>
      <w:commentRangeStart w:id="7621"/>
      <w:del w:id="7622" w:author="Steven" w:date="2022-03-30T13:16:00Z">
        <w:r w:rsidRPr="00267E03" w:rsidDel="00E5105E">
          <w:rPr>
            <w:rFonts w:ascii="Courier New" w:hAnsi="Courier New" w:cs="Courier New"/>
            <w:b/>
            <w:bCs/>
            <w:color w:val="000000"/>
            <w:sz w:val="20"/>
            <w:szCs w:val="20"/>
          </w:rPr>
          <w:delText xml:space="preserve">    </w:delText>
        </w:r>
        <w:r w:rsidRPr="00267E03" w:rsidDel="00E5105E">
          <w:rPr>
            <w:rFonts w:ascii="Courier New" w:hAnsi="Courier New" w:cs="Courier New"/>
            <w:color w:val="0000FF"/>
            <w:sz w:val="20"/>
            <w:szCs w:val="20"/>
          </w:rPr>
          <w:delText>&lt;interpolation_prop</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"per_element_vi"</w:delText>
        </w:r>
        <w:r w:rsidRPr="00267E03" w:rsidDel="00E5105E">
          <w:rPr>
            <w:rFonts w:ascii="Courier New" w:hAnsi="Courier New" w:cs="Courier New"/>
            <w:color w:val="0000FF"/>
            <w:sz w:val="20"/>
            <w:szCs w:val="20"/>
          </w:rPr>
          <w:delText>&gt;&lt;/interpolation_prop&gt;</w:delText>
        </w:r>
        <w:commentRangeEnd w:id="7621"/>
        <w:r w:rsidR="00130E05" w:rsidDel="00E5105E">
          <w:rPr>
            <w:rStyle w:val="CommentReference"/>
          </w:rPr>
          <w:commentReference w:id="7621"/>
        </w:r>
        <w:bookmarkStart w:id="7623" w:name="_Toc99718884"/>
        <w:bookmarkStart w:id="7624" w:name="_Toc99726319"/>
        <w:bookmarkEnd w:id="7623"/>
        <w:bookmarkEnd w:id="7624"/>
      </w:del>
    </w:p>
    <w:p w14:paraId="62E13201" w14:textId="638F8641" w:rsidR="0047350B" w:rsidDel="00E5105E" w:rsidRDefault="00267E03" w:rsidP="00267E03">
      <w:pPr>
        <w:shd w:val="clear" w:color="auto" w:fill="FFFFFF"/>
        <w:jc w:val="left"/>
        <w:rPr>
          <w:ins w:id="7625" w:author="Steven LaBelle" w:date="2019-04-08T14:59:00Z"/>
          <w:del w:id="7626" w:author="Steven" w:date="2022-03-30T13:16:00Z"/>
          <w:rFonts w:ascii="Courier New" w:hAnsi="Courier New" w:cs="Courier New"/>
          <w:color w:val="0000FF"/>
          <w:sz w:val="20"/>
          <w:szCs w:val="20"/>
        </w:rPr>
      </w:pPr>
      <w:del w:id="7627" w:author="Steven" w:date="2022-03-30T13:16:00Z">
        <w:r w:rsidRPr="00267E03" w:rsidDel="00E5105E">
          <w:rPr>
            <w:rFonts w:ascii="Courier New" w:hAnsi="Courier New" w:cs="Courier New"/>
            <w:color w:val="0000FF"/>
            <w:sz w:val="20"/>
            <w:szCs w:val="20"/>
          </w:rPr>
          <w:delText>&lt;/velocity_modifier&gt;</w:delText>
        </w:r>
      </w:del>
      <w:bookmarkStart w:id="7628" w:name="_Toc99718885"/>
      <w:bookmarkStart w:id="7629" w:name="_Toc99726320"/>
      <w:bookmarkEnd w:id="7628"/>
      <w:bookmarkEnd w:id="7629"/>
    </w:p>
    <w:p w14:paraId="537B6244" w14:textId="6BBF5DC1" w:rsidR="00F37F02" w:rsidDel="00E5105E" w:rsidRDefault="00F37F02" w:rsidP="00F37F02">
      <w:pPr>
        <w:pStyle w:val="Heading3"/>
        <w:rPr>
          <w:ins w:id="7630" w:author="Steven LaBelle" w:date="2019-04-08T14:59:00Z"/>
          <w:del w:id="7631" w:author="Steven" w:date="2022-03-30T13:16:00Z"/>
        </w:rPr>
      </w:pPr>
      <w:bookmarkStart w:id="7632" w:name="_Ref6400164"/>
      <w:ins w:id="7633" w:author="Steven LaBelle" w:date="2019-04-08T14:59:00Z">
        <w:del w:id="7634" w:author="Steven" w:date="2022-03-30T13:16:00Z">
          <w:r w:rsidDel="00E5105E">
            <w:delText>Segment Growth Velocity Referential Density Scale Modifier</w:delText>
          </w:r>
          <w:bookmarkStart w:id="7635" w:name="_Toc99718886"/>
          <w:bookmarkStart w:id="7636" w:name="_Toc99726321"/>
          <w:bookmarkEnd w:id="7632"/>
          <w:bookmarkEnd w:id="7635"/>
          <w:bookmarkEnd w:id="7636"/>
        </w:del>
      </w:ins>
    </w:p>
    <w:p w14:paraId="3F75B6E6" w14:textId="64875D3D" w:rsidR="00F37F02" w:rsidDel="00E5105E" w:rsidRDefault="00F37F02" w:rsidP="00F37F02">
      <w:pPr>
        <w:rPr>
          <w:ins w:id="7637" w:author="Steven LaBelle" w:date="2019-04-11T10:49:00Z"/>
          <w:del w:id="7638" w:author="Steven" w:date="2022-03-30T13:16:00Z"/>
        </w:rPr>
      </w:pPr>
      <w:ins w:id="7639" w:author="Steven LaBelle" w:date="2019-04-08T14:59:00Z">
        <w:del w:id="7640" w:author="Steven" w:date="2022-03-30T13:16:00Z">
          <w:r w:rsidDel="00E5105E">
            <w:delText xml:space="preserve">Scales the segment velocity based on the initial density of where the current tip is. </w:delText>
          </w:r>
        </w:del>
      </w:ins>
      <w:ins w:id="7641" w:author="Steven LaBelle" w:date="2019-04-11T10:46:00Z">
        <w:del w:id="7642" w:author="Steven" w:date="2022-03-30T13:16:00Z">
          <w:r w:rsidR="001F2408" w:rsidDel="00E5105E">
            <w:delText xml:space="preserve">This is currently recommended for cultures that are externally loaded since </w:delText>
          </w:r>
        </w:del>
      </w:ins>
      <w:ins w:id="7643" w:author="Steven LaBelle" w:date="2019-04-11T10:48:00Z">
        <w:del w:id="7644" w:author="Steven" w:date="2022-03-30T13:16:00Z">
          <w:r w:rsidR="001F2408" w:rsidDel="00E5105E">
            <w:delText>it is not known how these grow experimentally and compression/tension can greatly alter the apparent density without accurately reflecting the matrix structure.</w:delText>
          </w:r>
        </w:del>
      </w:ins>
      <w:bookmarkStart w:id="7645" w:name="_Toc99718887"/>
      <w:bookmarkStart w:id="7646" w:name="_Toc99726322"/>
      <w:bookmarkEnd w:id="7645"/>
      <w:bookmarkEnd w:id="7646"/>
    </w:p>
    <w:p w14:paraId="691FB7C3" w14:textId="3810E053" w:rsidR="001F2408" w:rsidDel="00E5105E" w:rsidRDefault="001F2408" w:rsidP="00F37F02">
      <w:pPr>
        <w:rPr>
          <w:ins w:id="7647" w:author="Steven LaBelle" w:date="2019-04-08T14:59:00Z"/>
          <w:del w:id="7648" w:author="Steven" w:date="2022-03-30T13:16:00Z"/>
        </w:rPr>
      </w:pPr>
      <w:bookmarkStart w:id="7649" w:name="_Toc99718888"/>
      <w:bookmarkStart w:id="7650" w:name="_Toc99726323"/>
      <w:bookmarkEnd w:id="7649"/>
      <w:bookmarkEnd w:id="7650"/>
    </w:p>
    <w:p w14:paraId="21F67A7C" w14:textId="5131CE96" w:rsidR="00F37F02" w:rsidDel="00E5105E" w:rsidRDefault="00F37F02" w:rsidP="00F37F02">
      <w:pPr>
        <w:rPr>
          <w:ins w:id="7651" w:author="Steven LaBelle" w:date="2019-04-08T14:59:00Z"/>
          <w:del w:id="7652" w:author="Steven" w:date="2022-03-30T13:16:00Z"/>
          <w:rFonts w:ascii="Consolas" w:hAnsi="Consolas" w:cs="Consolas"/>
          <w:color w:val="000000"/>
        </w:rPr>
      </w:pPr>
      <w:ins w:id="7653" w:author="Steven LaBelle" w:date="2019-04-08T14:59:00Z">
        <w:del w:id="7654" w:author="Steven" w:date="2022-03-30T13:16:00Z">
          <w:r w:rsidDel="00E5105E">
            <w:rPr>
              <w:rFonts w:ascii="Consolas" w:hAnsi="Consolas" w:cs="Consolas"/>
              <w:color w:val="000000"/>
            </w:rPr>
            <w:delText xml:space="preserve">density_scale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x</w:delText>
          </w:r>
          <w:r w:rsidDel="00E5105E">
            <w:rPr>
              <w:rFonts w:ascii="Consolas" w:hAnsi="Consolas" w:cs="Consolas"/>
              <w:color w:val="000000"/>
            </w:rPr>
            <w:delText xml:space="preserve"> + </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y</w:delText>
          </w:r>
          <w:r w:rsidDel="00E5105E">
            <w:rPr>
              <w:rFonts w:ascii="Consolas" w:hAnsi="Consolas" w:cs="Consolas"/>
              <w:color w:val="000000"/>
            </w:rPr>
            <w:delText xml:space="preserve"> * </w:delText>
          </w:r>
          <w:r w:rsidDel="00E5105E">
            <w:rPr>
              <w:rFonts w:ascii="Consolas" w:hAnsi="Consolas" w:cs="Consolas"/>
              <w:color w:val="483D8B"/>
            </w:rPr>
            <w:delText>exp</w:delText>
          </w:r>
          <w:r w:rsidDel="00E5105E">
            <w:rPr>
              <w:rFonts w:ascii="Consolas" w:hAnsi="Consolas" w:cs="Consolas"/>
              <w:color w:val="000000"/>
            </w:rPr>
            <w:delText>(-</w:delText>
          </w:r>
          <w:r w:rsidDel="00E5105E">
            <w:rPr>
              <w:rFonts w:ascii="Consolas" w:hAnsi="Consolas" w:cs="Consolas"/>
              <w:color w:val="8B0000"/>
            </w:rPr>
            <w:delText>m_density_scale_factor</w:delText>
          </w:r>
          <w:r w:rsidDel="00E5105E">
            <w:rPr>
              <w:rFonts w:ascii="Consolas" w:hAnsi="Consolas" w:cs="Consolas"/>
              <w:color w:val="000000"/>
            </w:rPr>
            <w:delText>.</w:delText>
          </w:r>
          <w:r w:rsidDel="00E5105E">
            <w:rPr>
              <w:rFonts w:ascii="Consolas" w:hAnsi="Consolas" w:cs="Consolas"/>
              <w:color w:val="8B0000"/>
            </w:rPr>
            <w:delText>z</w:delText>
          </w:r>
          <w:r w:rsidDel="00E5105E">
            <w:rPr>
              <w:rFonts w:ascii="Consolas" w:hAnsi="Consolas" w:cs="Consolas"/>
              <w:color w:val="000000"/>
            </w:rPr>
            <w:delText xml:space="preserve"> * density_at_point);</w:delText>
          </w:r>
          <w:bookmarkStart w:id="7655" w:name="_Toc99718889"/>
          <w:bookmarkStart w:id="7656" w:name="_Toc99726324"/>
          <w:bookmarkEnd w:id="7655"/>
          <w:bookmarkEnd w:id="7656"/>
        </w:del>
      </w:ins>
    </w:p>
    <w:p w14:paraId="07C5B43A" w14:textId="7D9A9EBE" w:rsidR="00F37F02" w:rsidDel="00E5105E" w:rsidRDefault="00F37F02" w:rsidP="00F37F02">
      <w:pPr>
        <w:rPr>
          <w:ins w:id="7657" w:author="Steven LaBelle" w:date="2019-04-08T14:59:00Z"/>
          <w:del w:id="7658" w:author="Steven" w:date="2022-03-30T13:16:00Z"/>
        </w:rPr>
      </w:pPr>
      <w:commentRangeStart w:id="7659"/>
      <w:ins w:id="7660" w:author="Steven LaBelle" w:date="2019-04-08T14:59:00Z">
        <w:del w:id="7661" w:author="Steven" w:date="2022-03-30T13:16:00Z">
          <w:r w:rsidRPr="008211C8" w:rsidDel="00E5105E">
            <w:delText>The values of density_scale_factor can be specified.</w:delText>
          </w:r>
          <w:commentRangeEnd w:id="7659"/>
          <w:r w:rsidDel="00E5105E">
            <w:rPr>
              <w:rStyle w:val="CommentReference"/>
            </w:rPr>
            <w:commentReference w:id="7659"/>
          </w:r>
          <w:bookmarkStart w:id="7662" w:name="_Toc99718890"/>
          <w:bookmarkStart w:id="7663" w:name="_Toc99726325"/>
          <w:bookmarkEnd w:id="7662"/>
          <w:bookmarkEnd w:id="7663"/>
        </w:del>
      </w:ins>
    </w:p>
    <w:p w14:paraId="469FCBFE" w14:textId="2FC8D077" w:rsidR="00F37F02" w:rsidDel="00E5105E" w:rsidRDefault="00F37F02" w:rsidP="00F37F02">
      <w:pPr>
        <w:rPr>
          <w:ins w:id="7664" w:author="Steven LaBelle" w:date="2019-04-08T14:59:00Z"/>
          <w:del w:id="7665" w:author="Steven" w:date="2022-03-30T13:16:00Z"/>
        </w:rPr>
      </w:pPr>
      <w:bookmarkStart w:id="7666" w:name="_Toc99718891"/>
      <w:bookmarkStart w:id="7667" w:name="_Toc99726326"/>
      <w:bookmarkEnd w:id="7666"/>
      <w:bookmarkEnd w:id="7667"/>
    </w:p>
    <w:p w14:paraId="7B61AE94" w14:textId="45F23F5F" w:rsidR="00F37F02" w:rsidDel="00E5105E" w:rsidRDefault="00F37F02" w:rsidP="00F37F02">
      <w:pPr>
        <w:rPr>
          <w:ins w:id="7668" w:author="Steven LaBelle" w:date="2019-04-08T14:59:00Z"/>
          <w:del w:id="7669" w:author="Steven" w:date="2022-03-30T13:16:00Z"/>
        </w:rPr>
      </w:pPr>
      <w:ins w:id="7670" w:author="Steven LaBelle" w:date="2019-04-08T14:59:00Z">
        <w:del w:id="7671" w:author="Steven" w:date="2022-03-30T13:16:00Z">
          <w:r w:rsidDel="00E5105E">
            <w:delText>e.g.</w:delText>
          </w:r>
          <w:bookmarkStart w:id="7672" w:name="_Toc99718892"/>
          <w:bookmarkStart w:id="7673" w:name="_Toc99726327"/>
          <w:bookmarkEnd w:id="7672"/>
          <w:bookmarkEnd w:id="7673"/>
        </w:del>
      </w:ins>
    </w:p>
    <w:p w14:paraId="6D7365C4" w14:textId="3AA3C286" w:rsidR="00F37F02" w:rsidRPr="00267E03" w:rsidDel="00E5105E" w:rsidRDefault="00F37F02" w:rsidP="00F37F02">
      <w:pPr>
        <w:shd w:val="clear" w:color="auto" w:fill="FFFFFF"/>
        <w:jc w:val="left"/>
        <w:rPr>
          <w:ins w:id="7674" w:author="Steven LaBelle" w:date="2019-04-08T14:59:00Z"/>
          <w:del w:id="7675" w:author="Steven" w:date="2022-03-30T13:16:00Z"/>
          <w:rFonts w:ascii="Courier New" w:hAnsi="Courier New" w:cs="Courier New"/>
          <w:b/>
          <w:bCs/>
          <w:color w:val="000000"/>
          <w:sz w:val="20"/>
          <w:szCs w:val="20"/>
        </w:rPr>
      </w:pPr>
      <w:ins w:id="7676" w:author="Steven LaBelle" w:date="2019-04-08T14:59:00Z">
        <w:del w:id="7677" w:author="Steven" w:date="2022-03-30T13:16:00Z">
          <w:r w:rsidRPr="00267E03" w:rsidDel="00E5105E">
            <w:rPr>
              <w:rFonts w:ascii="Courier New" w:hAnsi="Courier New" w:cs="Courier New"/>
              <w:color w:val="0000FF"/>
              <w:sz w:val="20"/>
              <w:szCs w:val="20"/>
            </w:rPr>
            <w:delText>&lt;velocity_modifier</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"segment_velocity_</w:delText>
          </w:r>
          <w:r w:rsidDel="00E5105E">
            <w:rPr>
              <w:rFonts w:ascii="Courier New" w:hAnsi="Courier New" w:cs="Courier New"/>
              <w:b/>
              <w:bCs/>
              <w:color w:val="8000FF"/>
              <w:sz w:val="20"/>
              <w:szCs w:val="20"/>
            </w:rPr>
            <w:delText>ref_</w:delText>
          </w:r>
          <w:r w:rsidRPr="00267E03" w:rsidDel="00E5105E">
            <w:rPr>
              <w:rFonts w:ascii="Courier New" w:hAnsi="Courier New" w:cs="Courier New"/>
              <w:b/>
              <w:bCs/>
              <w:color w:val="8000FF"/>
              <w:sz w:val="20"/>
              <w:szCs w:val="20"/>
            </w:rPr>
            <w:delText>density_scale_modifier"</w:delText>
          </w:r>
          <w:r w:rsidRPr="00267E03" w:rsidDel="00E5105E">
            <w:rPr>
              <w:rFonts w:ascii="Courier New" w:hAnsi="Courier New" w:cs="Courier New"/>
              <w:color w:val="0000FF"/>
              <w:sz w:val="20"/>
              <w:szCs w:val="20"/>
            </w:rPr>
            <w:delText>&gt;</w:delText>
          </w:r>
          <w:bookmarkStart w:id="7678" w:name="_Toc99718893"/>
          <w:bookmarkStart w:id="7679" w:name="_Toc99726328"/>
          <w:bookmarkEnd w:id="7678"/>
          <w:bookmarkEnd w:id="7679"/>
        </w:del>
      </w:ins>
    </w:p>
    <w:p w14:paraId="7F13EFBC" w14:textId="1A14D326" w:rsidR="00F37F02" w:rsidRPr="00267E03" w:rsidDel="00E5105E" w:rsidRDefault="00F37F02" w:rsidP="00F37F02">
      <w:pPr>
        <w:shd w:val="clear" w:color="auto" w:fill="FFFFFF"/>
        <w:jc w:val="left"/>
        <w:rPr>
          <w:ins w:id="7680" w:author="Steven LaBelle" w:date="2019-04-08T14:59:00Z"/>
          <w:del w:id="7681" w:author="Steven" w:date="2022-03-30T13:16:00Z"/>
          <w:rFonts w:ascii="Courier New" w:hAnsi="Courier New" w:cs="Courier New"/>
          <w:b/>
          <w:bCs/>
          <w:color w:val="000000"/>
          <w:sz w:val="20"/>
          <w:szCs w:val="20"/>
        </w:rPr>
      </w:pPr>
      <w:commentRangeStart w:id="7682"/>
      <w:ins w:id="7683" w:author="Steven LaBelle" w:date="2019-04-08T14:59:00Z">
        <w:del w:id="7684" w:author="Steven" w:date="2022-03-30T13:16:00Z">
          <w:r w:rsidRPr="00267E03" w:rsidDel="00E5105E">
            <w:rPr>
              <w:rFonts w:ascii="Courier New" w:hAnsi="Courier New" w:cs="Courier New"/>
              <w:b/>
              <w:bCs/>
              <w:color w:val="000000"/>
              <w:sz w:val="20"/>
              <w:szCs w:val="20"/>
            </w:rPr>
            <w:delText xml:space="preserve">    </w:delText>
          </w:r>
          <w:r w:rsidRPr="00267E03" w:rsidDel="00E5105E">
            <w:rPr>
              <w:rFonts w:ascii="Courier New" w:hAnsi="Courier New" w:cs="Courier New"/>
              <w:color w:val="0000FF"/>
              <w:sz w:val="20"/>
              <w:szCs w:val="20"/>
            </w:rPr>
            <w:delText>&lt;interpolation_prop</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"per_element_vi"</w:delText>
          </w:r>
          <w:r w:rsidRPr="00267E03" w:rsidDel="00E5105E">
            <w:rPr>
              <w:rFonts w:ascii="Courier New" w:hAnsi="Courier New" w:cs="Courier New"/>
              <w:color w:val="0000FF"/>
              <w:sz w:val="20"/>
              <w:szCs w:val="20"/>
            </w:rPr>
            <w:delText>&gt;&lt;/interpolation_prop&gt;</w:delText>
          </w:r>
          <w:commentRangeEnd w:id="7682"/>
          <w:r w:rsidDel="00E5105E">
            <w:rPr>
              <w:rStyle w:val="CommentReference"/>
            </w:rPr>
            <w:commentReference w:id="7682"/>
          </w:r>
          <w:bookmarkStart w:id="7685" w:name="_Toc99718894"/>
          <w:bookmarkStart w:id="7686" w:name="_Toc99726329"/>
          <w:bookmarkEnd w:id="7685"/>
          <w:bookmarkEnd w:id="7686"/>
        </w:del>
      </w:ins>
    </w:p>
    <w:p w14:paraId="3AE0EFEA" w14:textId="738286BB" w:rsidR="00F37F02" w:rsidDel="00E5105E" w:rsidRDefault="00F37F02" w:rsidP="00F37F02">
      <w:pPr>
        <w:shd w:val="clear" w:color="auto" w:fill="FFFFFF"/>
        <w:jc w:val="left"/>
        <w:rPr>
          <w:ins w:id="7687" w:author="Steven LaBelle" w:date="2019-04-08T14:59:00Z"/>
          <w:del w:id="7688" w:author="Steven" w:date="2022-03-30T13:16:00Z"/>
        </w:rPr>
      </w:pPr>
      <w:ins w:id="7689" w:author="Steven LaBelle" w:date="2019-04-08T14:59:00Z">
        <w:del w:id="7690" w:author="Steven" w:date="2022-03-30T13:16:00Z">
          <w:r w:rsidRPr="00267E03" w:rsidDel="00E5105E">
            <w:rPr>
              <w:rFonts w:ascii="Courier New" w:hAnsi="Courier New" w:cs="Courier New"/>
              <w:color w:val="0000FF"/>
              <w:sz w:val="20"/>
              <w:szCs w:val="20"/>
            </w:rPr>
            <w:delText>&lt;/velocity_modifier&gt;</w:delText>
          </w:r>
          <w:bookmarkStart w:id="7691" w:name="_Toc99718895"/>
          <w:bookmarkStart w:id="7692" w:name="_Toc99726330"/>
          <w:bookmarkEnd w:id="7691"/>
          <w:bookmarkEnd w:id="7692"/>
        </w:del>
      </w:ins>
    </w:p>
    <w:p w14:paraId="6BA55BCA" w14:textId="75D29D97" w:rsidR="00F37F02" w:rsidDel="00E5105E" w:rsidRDefault="00F37F02" w:rsidP="00267E03">
      <w:pPr>
        <w:shd w:val="clear" w:color="auto" w:fill="FFFFFF"/>
        <w:jc w:val="left"/>
        <w:rPr>
          <w:del w:id="7693" w:author="Steven" w:date="2022-03-30T13:17:00Z"/>
        </w:rPr>
      </w:pPr>
      <w:bookmarkStart w:id="7694" w:name="_Toc99718896"/>
      <w:bookmarkStart w:id="7695" w:name="_Toc99726331"/>
      <w:bookmarkEnd w:id="7694"/>
      <w:bookmarkEnd w:id="7695"/>
    </w:p>
    <w:p w14:paraId="2A4D8D00" w14:textId="69F9A976" w:rsidR="0047350B" w:rsidDel="00E5105E" w:rsidRDefault="0047350B">
      <w:pPr>
        <w:pStyle w:val="Heading2"/>
        <w:rPr>
          <w:del w:id="7696" w:author="Steven" w:date="2022-03-30T13:15:00Z"/>
        </w:rPr>
      </w:pPr>
      <w:del w:id="7697" w:author="Steven" w:date="2022-03-30T13:15:00Z">
        <w:r w:rsidDel="00E5105E">
          <w:delText>Previous Segment Contribution</w:delText>
        </w:r>
      </w:del>
      <w:ins w:id="7698" w:author="Steven LaBelle" w:date="2018-08-21T12:06:00Z">
        <w:del w:id="7699" w:author="Steven" w:date="2022-03-30T13:15:00Z">
          <w:r w:rsidR="00130E05" w:rsidDel="00E5105E">
            <w:delText xml:space="preserve"> </w:delText>
          </w:r>
        </w:del>
      </w:ins>
      <w:del w:id="7700" w:author="Steven" w:date="2022-03-30T13:15:00Z">
        <w:r w:rsidR="00C85A5A" w:rsidDel="00E5105E">
          <w:delText>(PSC)</w:delText>
        </w:r>
        <w:bookmarkStart w:id="7701" w:name="_Toc99718897"/>
        <w:bookmarkStart w:id="7702" w:name="_Toc99726332"/>
        <w:bookmarkEnd w:id="7701"/>
        <w:bookmarkEnd w:id="7702"/>
      </w:del>
    </w:p>
    <w:p w14:paraId="05913C3A" w14:textId="01D29CA6" w:rsidR="00C85A5A" w:rsidDel="00E5105E" w:rsidRDefault="00C85A5A" w:rsidP="00C85A5A">
      <w:pPr>
        <w:rPr>
          <w:del w:id="7703" w:author="Steven" w:date="2022-03-30T13:15:00Z"/>
        </w:rPr>
      </w:pPr>
      <w:del w:id="7704" w:author="Steven" w:date="2022-03-30T13:15:00Z">
        <w:r w:rsidDel="00E5105E">
          <w:delText>The portion of the growth represents the contribution of previous segment with respect to the direction of vascular growth.</w:delText>
        </w:r>
        <w:bookmarkStart w:id="7705" w:name="_Toc99718898"/>
        <w:bookmarkStart w:id="7706" w:name="_Toc99726333"/>
        <w:bookmarkEnd w:id="7705"/>
        <w:bookmarkEnd w:id="7706"/>
      </w:del>
    </w:p>
    <w:p w14:paraId="2B199487" w14:textId="07D02FD3" w:rsidR="00C85A5A" w:rsidDel="00E5105E" w:rsidRDefault="00C85A5A" w:rsidP="00C85A5A">
      <w:pPr>
        <w:pStyle w:val="Heading3"/>
        <w:rPr>
          <w:del w:id="7707" w:author="Steven" w:date="2022-03-30T13:15:00Z"/>
        </w:rPr>
      </w:pPr>
      <w:del w:id="7708" w:author="Steven" w:date="2022-03-30T13:15:00Z">
        <w:r w:rsidDel="00E5105E">
          <w:delText>Previous Segment PSC</w:delText>
        </w:r>
        <w:bookmarkStart w:id="7709" w:name="_Toc99718899"/>
        <w:bookmarkStart w:id="7710" w:name="_Toc99726334"/>
        <w:bookmarkEnd w:id="7709"/>
        <w:bookmarkEnd w:id="7710"/>
      </w:del>
    </w:p>
    <w:p w14:paraId="5A38BE84" w14:textId="475B03BF" w:rsidR="00C85A5A" w:rsidDel="00E5105E" w:rsidRDefault="00C85A5A" w:rsidP="00C85A5A">
      <w:pPr>
        <w:rPr>
          <w:del w:id="7711" w:author="Steven" w:date="2022-03-30T13:15:00Z"/>
        </w:rPr>
      </w:pPr>
      <w:commentRangeStart w:id="7712"/>
      <w:del w:id="7713" w:author="Steven" w:date="2022-03-30T13:15:00Z">
        <w:r w:rsidDel="00E5105E">
          <w:delText>Overrides PSC as the direction of the previous segment.</w:delText>
        </w:r>
        <w:commentRangeEnd w:id="7712"/>
        <w:r w:rsidR="00130E05" w:rsidDel="00E5105E">
          <w:rPr>
            <w:rStyle w:val="CommentReference"/>
          </w:rPr>
          <w:commentReference w:id="7712"/>
        </w:r>
        <w:bookmarkStart w:id="7714" w:name="_Toc99718900"/>
        <w:bookmarkStart w:id="7715" w:name="_Toc99726335"/>
        <w:bookmarkEnd w:id="7714"/>
        <w:bookmarkEnd w:id="7715"/>
      </w:del>
    </w:p>
    <w:p w14:paraId="33A92F9D" w14:textId="09AB9B52" w:rsidR="00267E03" w:rsidDel="00E5105E" w:rsidRDefault="00267E03" w:rsidP="00C85A5A">
      <w:pPr>
        <w:rPr>
          <w:del w:id="7716" w:author="Steven" w:date="2022-03-30T13:15:00Z"/>
        </w:rPr>
      </w:pPr>
      <w:del w:id="7717" w:author="Steven" w:date="2022-03-30T13:15:00Z">
        <w:r w:rsidDel="00E5105E">
          <w:delText>e.g.</w:delText>
        </w:r>
        <w:bookmarkStart w:id="7718" w:name="_Toc99718901"/>
        <w:bookmarkStart w:id="7719" w:name="_Toc99726336"/>
        <w:bookmarkEnd w:id="7718"/>
        <w:bookmarkEnd w:id="7719"/>
      </w:del>
    </w:p>
    <w:p w14:paraId="2DB884C1" w14:textId="629AA099" w:rsidR="00267E03" w:rsidRPr="00267E03" w:rsidDel="00E5105E" w:rsidRDefault="00267E03" w:rsidP="00267E03">
      <w:pPr>
        <w:shd w:val="clear" w:color="auto" w:fill="FFFFFF"/>
        <w:jc w:val="left"/>
        <w:rPr>
          <w:del w:id="7720" w:author="Steven" w:date="2022-03-30T13:15:00Z"/>
          <w:rFonts w:ascii="Courier New" w:hAnsi="Courier New" w:cs="Courier New"/>
          <w:b/>
          <w:bCs/>
          <w:color w:val="000000"/>
          <w:sz w:val="20"/>
          <w:szCs w:val="20"/>
        </w:rPr>
      </w:pPr>
      <w:del w:id="7721" w:author="Steven" w:date="2022-03-30T13:15:00Z">
        <w:r w:rsidRPr="00267E03" w:rsidDel="00E5105E">
          <w:rPr>
            <w:rFonts w:ascii="Courier New" w:hAnsi="Courier New" w:cs="Courier New"/>
            <w:color w:val="0000FF"/>
            <w:sz w:val="20"/>
            <w:szCs w:val="20"/>
          </w:rPr>
          <w:delText>&lt;psc_modifier</w:delText>
        </w:r>
        <w:r w:rsidRPr="00267E03" w:rsidDel="00E5105E">
          <w:rPr>
            <w:rFonts w:ascii="Courier New" w:hAnsi="Courier New" w:cs="Courier New"/>
            <w:color w:val="000000"/>
            <w:sz w:val="20"/>
            <w:szCs w:val="20"/>
          </w:rPr>
          <w:delText xml:space="preserve"> </w:delText>
        </w:r>
        <w:r w:rsidRPr="00267E03" w:rsidDel="00E5105E">
          <w:rPr>
            <w:rFonts w:ascii="Courier New" w:hAnsi="Courier New" w:cs="Courier New"/>
            <w:color w:val="FF0000"/>
            <w:sz w:val="20"/>
            <w:szCs w:val="20"/>
          </w:rPr>
          <w:delText>type</w:delText>
        </w:r>
        <w:r w:rsidRPr="00267E03" w:rsidDel="00E5105E">
          <w:rPr>
            <w:rFonts w:ascii="Courier New" w:hAnsi="Courier New" w:cs="Courier New"/>
            <w:color w:val="000000"/>
            <w:sz w:val="20"/>
            <w:szCs w:val="20"/>
          </w:rPr>
          <w:delText>=</w:delText>
        </w:r>
        <w:r w:rsidRPr="00267E03" w:rsidDel="00E5105E">
          <w:rPr>
            <w:rFonts w:ascii="Courier New" w:hAnsi="Courier New" w:cs="Courier New"/>
            <w:b/>
            <w:bCs/>
            <w:color w:val="8000FF"/>
            <w:sz w:val="20"/>
            <w:szCs w:val="20"/>
          </w:rPr>
          <w:delText>"previous_segment_psc"</w:delText>
        </w:r>
        <w:r w:rsidRPr="00267E03" w:rsidDel="00E5105E">
          <w:rPr>
            <w:rFonts w:ascii="Courier New" w:hAnsi="Courier New" w:cs="Courier New"/>
            <w:color w:val="0000FF"/>
            <w:sz w:val="20"/>
            <w:szCs w:val="20"/>
          </w:rPr>
          <w:delText>&gt;</w:delText>
        </w:r>
        <w:bookmarkStart w:id="7722" w:name="_Toc99718902"/>
        <w:bookmarkStart w:id="7723" w:name="_Toc99726337"/>
        <w:bookmarkEnd w:id="7722"/>
        <w:bookmarkEnd w:id="7723"/>
      </w:del>
    </w:p>
    <w:p w14:paraId="2815CE77" w14:textId="3C7571A7" w:rsidR="00267E03" w:rsidDel="00E5105E" w:rsidRDefault="00267E03" w:rsidP="00267E03">
      <w:pPr>
        <w:shd w:val="clear" w:color="auto" w:fill="FFFFFF"/>
        <w:jc w:val="left"/>
        <w:rPr>
          <w:del w:id="7724" w:author="Steven" w:date="2022-03-30T13:15:00Z"/>
        </w:rPr>
      </w:pPr>
      <w:del w:id="7725" w:author="Steven" w:date="2022-03-30T13:15:00Z">
        <w:r w:rsidRPr="00267E03" w:rsidDel="00E5105E">
          <w:rPr>
            <w:rFonts w:ascii="Courier New" w:hAnsi="Courier New" w:cs="Courier New"/>
            <w:color w:val="0000FF"/>
            <w:sz w:val="20"/>
            <w:szCs w:val="20"/>
          </w:rPr>
          <w:delText>&lt;/psc_modifier&gt;</w:delText>
        </w:r>
        <w:bookmarkStart w:id="7726" w:name="_Toc99718903"/>
        <w:bookmarkStart w:id="7727" w:name="_Toc99726338"/>
        <w:bookmarkEnd w:id="7726"/>
        <w:bookmarkEnd w:id="7727"/>
      </w:del>
    </w:p>
    <w:p w14:paraId="44C28AF2" w14:textId="65E01D65" w:rsidR="0047350B" w:rsidDel="00E5105E" w:rsidRDefault="0047350B">
      <w:pPr>
        <w:pStyle w:val="Heading2"/>
        <w:rPr>
          <w:del w:id="7728" w:author="Steven" w:date="2022-03-30T13:15:00Z"/>
        </w:rPr>
      </w:pPr>
      <w:del w:id="7729" w:author="Steven" w:date="2022-03-30T13:15:00Z">
        <w:r w:rsidDel="00E5105E">
          <w:delText>Position Dependent Direction</w:delText>
        </w:r>
      </w:del>
      <w:ins w:id="7730" w:author="Steven LaBelle" w:date="2018-08-21T12:06:00Z">
        <w:del w:id="7731" w:author="Steven" w:date="2022-03-30T13:15:00Z">
          <w:r w:rsidR="00130E05" w:rsidDel="00E5105E">
            <w:delText xml:space="preserve"> </w:delText>
          </w:r>
        </w:del>
      </w:ins>
      <w:del w:id="7732" w:author="Steven" w:date="2022-03-30T13:15:00Z">
        <w:r w:rsidR="00C85A5A" w:rsidDel="00E5105E">
          <w:delText>(PDD)</w:delText>
        </w:r>
        <w:bookmarkStart w:id="7733" w:name="_Toc99718904"/>
        <w:bookmarkStart w:id="7734" w:name="_Toc99726339"/>
        <w:bookmarkEnd w:id="7733"/>
        <w:bookmarkEnd w:id="7734"/>
      </w:del>
    </w:p>
    <w:p w14:paraId="5A8AE67B" w14:textId="547537F1" w:rsidR="00C85A5A" w:rsidDel="00E5105E" w:rsidRDefault="00C85A5A" w:rsidP="00C85A5A">
      <w:pPr>
        <w:rPr>
          <w:del w:id="7735" w:author="Steven" w:date="2022-03-30T13:15:00Z"/>
        </w:rPr>
      </w:pPr>
      <w:del w:id="7736" w:author="Steven" w:date="2022-03-30T13:15:00Z">
        <w:r w:rsidDel="00E5105E">
          <w:delText xml:space="preserve">Represents the portion of vascular direction that is contributed by the environment surrounding the tip. All instances of PDD modifiers have a contribution parameter; this parameter </w:delText>
        </w:r>
        <w:r w:rsidR="00F41FE9" w:rsidDel="00E5105E">
          <w:delText>determines how much the modifier overrides the previous PDD value. The default of contribution is 1.0 which represents completely overriding the previous value. A contribution of 0.0 will mean that the current PDD modifier will be ignored.</w:delText>
        </w:r>
        <w:r w:rsidR="006019BA" w:rsidDel="00E5105E">
          <w:delText xml:space="preserve"> Some PDD modifers have a Boolean parameter alpha_override; alpha_override if set the alpha</w:delText>
        </w:r>
      </w:del>
      <w:ins w:id="7737" w:author="Steven LaBelle" w:date="2018-08-21T12:07:00Z">
        <w:del w:id="7738" w:author="Steven" w:date="2022-03-30T13:15:00Z">
          <w:r w:rsidR="00130E05" w:rsidDel="00E5105E">
            <w:delText xml:space="preserve"> </w:delText>
          </w:r>
        </w:del>
      </w:ins>
      <w:del w:id="7739" w:author="Steven" w:date="2022-03-30T13:15:00Z">
        <w:r w:rsidR="006019BA" w:rsidDel="00E5105E">
          <w:delText>(contribution mix parameter) will be set to the contribution value.</w:delText>
        </w:r>
        <w:bookmarkStart w:id="7740" w:name="_Toc99718905"/>
        <w:bookmarkStart w:id="7741" w:name="_Toc99726340"/>
        <w:bookmarkEnd w:id="7740"/>
        <w:bookmarkEnd w:id="7741"/>
      </w:del>
    </w:p>
    <w:p w14:paraId="3E182BAE" w14:textId="2FEFFDA1" w:rsidR="00C85A5A" w:rsidDel="00E5105E" w:rsidRDefault="00C85A5A" w:rsidP="00C85A5A">
      <w:pPr>
        <w:pStyle w:val="Heading3"/>
        <w:rPr>
          <w:del w:id="7742" w:author="Steven" w:date="2022-03-30T13:15:00Z"/>
        </w:rPr>
      </w:pPr>
      <w:del w:id="7743" w:author="Steven" w:date="2022-03-30T13:15:00Z">
        <w:r w:rsidDel="00E5105E">
          <w:delText>Fiber PDD</w:delText>
        </w:r>
        <w:bookmarkStart w:id="7744" w:name="_Toc99718906"/>
        <w:bookmarkStart w:id="7745" w:name="_Toc99726341"/>
        <w:bookmarkEnd w:id="7744"/>
        <w:bookmarkEnd w:id="7745"/>
      </w:del>
    </w:p>
    <w:p w14:paraId="69AEF108" w14:textId="2D818539" w:rsidR="00863FD5" w:rsidDel="00E5105E" w:rsidRDefault="00863FD5" w:rsidP="00863FD5">
      <w:pPr>
        <w:rPr>
          <w:del w:id="7746" w:author="Steven" w:date="2022-03-30T13:16:00Z"/>
        </w:rPr>
      </w:pPr>
      <w:del w:id="7747" w:author="Steven" w:date="2022-03-30T13:15:00Z">
        <w:r w:rsidDel="00E5105E">
          <w:delText xml:space="preserve">Sets the PDD contribution to the </w:delText>
        </w:r>
      </w:del>
      <w:ins w:id="7748" w:author="Steven LaBelle" w:date="2018-08-21T12:08:00Z">
        <w:del w:id="7749" w:author="Steven" w:date="2022-03-30T13:15:00Z">
          <w:r w:rsidR="00130E05" w:rsidDel="00E5105E">
            <w:delText xml:space="preserve">local </w:delText>
          </w:r>
        </w:del>
      </w:ins>
      <w:del w:id="7750" w:author="Steven" w:date="2022-03-30T13:15:00Z">
        <w:r w:rsidDel="00E5105E">
          <w:delText xml:space="preserve">fiber direction. </w:delText>
        </w:r>
      </w:del>
      <w:ins w:id="7751" w:author="Steven LaBelle" w:date="2018-08-21T12:08:00Z">
        <w:del w:id="7752" w:author="Steven" w:date="2022-03-30T13:15:00Z">
          <w:r w:rsidR="00130E05" w:rsidDel="00E5105E">
            <w:delText xml:space="preserve">The </w:delText>
          </w:r>
        </w:del>
      </w:ins>
      <w:del w:id="7753" w:author="Steven" w:date="2022-03-30T13:15:00Z">
        <w:r w:rsidDel="00E5105E">
          <w:delText>I</w:delText>
        </w:r>
      </w:del>
      <w:ins w:id="7754" w:author="Steven LaBelle" w:date="2018-08-21T12:08:00Z">
        <w:del w:id="7755" w:author="Steven" w:date="2022-03-30T13:15:00Z">
          <w:r w:rsidR="00130E05" w:rsidDel="00E5105E">
            <w:delText>&lt;interpolation_prop&gt;</w:delText>
          </w:r>
        </w:del>
      </w:ins>
      <w:del w:id="7756" w:author="Steven" w:date="2022-03-30T13:15:00Z">
        <w:r w:rsidDel="00E5105E">
          <w:delText xml:space="preserve">nterpolation properties </w:delText>
        </w:r>
      </w:del>
      <w:ins w:id="7757" w:author="Steven LaBelle" w:date="2018-08-21T12:08:00Z">
        <w:del w:id="7758" w:author="Steven" w:date="2022-03-30T13:15:00Z">
          <w:r w:rsidR="00130E05" w:rsidDel="00E5105E">
            <w:delText xml:space="preserve"> tag </w:delText>
          </w:r>
        </w:del>
      </w:ins>
      <w:del w:id="7759" w:author="Steven" w:date="2022-03-30T13:15:00Z">
        <w:r w:rsidDel="00E5105E">
          <w:delText>determine</w:delText>
        </w:r>
      </w:del>
      <w:ins w:id="7760" w:author="Steven LaBelle" w:date="2018-08-21T12:08:00Z">
        <w:del w:id="7761" w:author="Steven" w:date="2022-03-30T13:15:00Z">
          <w:r w:rsidR="00130E05" w:rsidDel="00E5105E">
            <w:delText>s</w:delText>
          </w:r>
        </w:del>
      </w:ins>
      <w:del w:id="7762" w:author="Steven" w:date="2022-03-30T13:15:00Z">
        <w:r w:rsidDel="00E5105E">
          <w:delText>s how the values are interpolated to all locations within an element.</w:delText>
        </w:r>
      </w:del>
      <w:bookmarkStart w:id="7763" w:name="_Toc99718907"/>
      <w:bookmarkStart w:id="7764" w:name="_Toc99726342"/>
      <w:bookmarkEnd w:id="7763"/>
      <w:bookmarkEnd w:id="7764"/>
    </w:p>
    <w:p w14:paraId="7DECCE93" w14:textId="2FCD59A2" w:rsidR="00863FD5" w:rsidDel="00E5105E" w:rsidRDefault="00130E05" w:rsidP="00863FD5">
      <w:pPr>
        <w:rPr>
          <w:del w:id="7765" w:author="Steven" w:date="2022-03-30T13:16:00Z"/>
        </w:rPr>
      </w:pPr>
      <w:ins w:id="7766" w:author="Steven LaBelle" w:date="2018-08-21T12:08:00Z">
        <w:del w:id="7767" w:author="Steven" w:date="2022-03-30T13:16:00Z">
          <w:r w:rsidDel="00E5105E">
            <w:br/>
          </w:r>
        </w:del>
      </w:ins>
      <w:del w:id="7768" w:author="Steven" w:date="2022-03-30T13:16:00Z">
        <w:r w:rsidR="00863FD5" w:rsidDel="00E5105E">
          <w:delText>e.g.</w:delText>
        </w:r>
        <w:bookmarkStart w:id="7769" w:name="_Toc99718908"/>
        <w:bookmarkStart w:id="7770" w:name="_Toc99726343"/>
        <w:bookmarkEnd w:id="7769"/>
        <w:bookmarkEnd w:id="7770"/>
      </w:del>
    </w:p>
    <w:p w14:paraId="34C8D18F" w14:textId="538ACC37" w:rsidR="00051B3C" w:rsidRPr="00051B3C" w:rsidDel="00E5105E" w:rsidRDefault="00051B3C" w:rsidP="00051B3C">
      <w:pPr>
        <w:shd w:val="clear" w:color="auto" w:fill="FFFFFF"/>
        <w:jc w:val="left"/>
        <w:rPr>
          <w:del w:id="7771" w:author="Steven" w:date="2022-03-30T13:16:00Z"/>
          <w:rFonts w:ascii="Courier New" w:hAnsi="Courier New" w:cs="Courier New"/>
          <w:b/>
          <w:bCs/>
          <w:color w:val="000000"/>
          <w:sz w:val="20"/>
          <w:szCs w:val="20"/>
        </w:rPr>
      </w:pPr>
      <w:del w:id="7772" w:author="Steven" w:date="2022-03-30T13:16:00Z">
        <w:r w:rsidRPr="00051B3C" w:rsidDel="00E5105E">
          <w:rPr>
            <w:rFonts w:ascii="Courier New" w:hAnsi="Courier New" w:cs="Courier New"/>
            <w:color w:val="0000FF"/>
            <w:sz w:val="20"/>
            <w:szCs w:val="20"/>
          </w:rPr>
          <w:delText>&lt;pdd_modifier</w:delText>
        </w:r>
        <w:r w:rsidRPr="00051B3C" w:rsidDel="00E5105E">
          <w:rPr>
            <w:rFonts w:ascii="Courier New" w:hAnsi="Courier New" w:cs="Courier New"/>
            <w:color w:val="000000"/>
            <w:sz w:val="20"/>
            <w:szCs w:val="20"/>
          </w:rPr>
          <w:delText xml:space="preserve"> </w:delText>
        </w:r>
        <w:r w:rsidRPr="00051B3C" w:rsidDel="00E5105E">
          <w:rPr>
            <w:rFonts w:ascii="Courier New" w:hAnsi="Courier New" w:cs="Courier New"/>
            <w:color w:val="FF0000"/>
            <w:sz w:val="20"/>
            <w:szCs w:val="20"/>
          </w:rPr>
          <w:delText>type</w:delText>
        </w:r>
        <w:r w:rsidRPr="00051B3C" w:rsidDel="00E5105E">
          <w:rPr>
            <w:rFonts w:ascii="Courier New" w:hAnsi="Courier New" w:cs="Courier New"/>
            <w:color w:val="000000"/>
            <w:sz w:val="20"/>
            <w:szCs w:val="20"/>
          </w:rPr>
          <w:delText>=</w:delText>
        </w:r>
        <w:r w:rsidRPr="00051B3C" w:rsidDel="00E5105E">
          <w:rPr>
            <w:rFonts w:ascii="Courier New" w:hAnsi="Courier New" w:cs="Courier New"/>
            <w:b/>
            <w:bCs/>
            <w:color w:val="8000FF"/>
            <w:sz w:val="20"/>
            <w:szCs w:val="20"/>
          </w:rPr>
          <w:delText>"fiber_pdd"</w:delText>
        </w:r>
        <w:r w:rsidRPr="00051B3C" w:rsidDel="00E5105E">
          <w:rPr>
            <w:rFonts w:ascii="Courier New" w:hAnsi="Courier New" w:cs="Courier New"/>
            <w:color w:val="0000FF"/>
            <w:sz w:val="20"/>
            <w:szCs w:val="20"/>
          </w:rPr>
          <w:delText>&gt;</w:delText>
        </w:r>
        <w:bookmarkStart w:id="7773" w:name="_Toc99718909"/>
        <w:bookmarkStart w:id="7774" w:name="_Toc99726344"/>
        <w:bookmarkEnd w:id="7773"/>
        <w:bookmarkEnd w:id="7774"/>
      </w:del>
    </w:p>
    <w:p w14:paraId="171C1E63" w14:textId="558510F5" w:rsidR="00051B3C" w:rsidRPr="00051B3C" w:rsidDel="00E5105E" w:rsidRDefault="00051B3C" w:rsidP="00051B3C">
      <w:pPr>
        <w:shd w:val="clear" w:color="auto" w:fill="FFFFFF"/>
        <w:jc w:val="left"/>
        <w:rPr>
          <w:del w:id="7775" w:author="Steven" w:date="2022-03-30T13:16:00Z"/>
          <w:rFonts w:ascii="Courier New" w:hAnsi="Courier New" w:cs="Courier New"/>
          <w:b/>
          <w:bCs/>
          <w:color w:val="000000"/>
          <w:sz w:val="20"/>
          <w:szCs w:val="20"/>
        </w:rPr>
      </w:pPr>
      <w:del w:id="7776" w:author="Steven" w:date="2022-03-30T13:16:00Z">
        <w:r w:rsidRPr="00051B3C" w:rsidDel="00E5105E">
          <w:rPr>
            <w:rFonts w:ascii="Courier New" w:hAnsi="Courier New" w:cs="Courier New"/>
            <w:b/>
            <w:bCs/>
            <w:color w:val="000000"/>
            <w:sz w:val="20"/>
            <w:szCs w:val="20"/>
          </w:rPr>
          <w:delText xml:space="preserve">    </w:delText>
        </w:r>
        <w:r w:rsidRPr="00051B3C" w:rsidDel="00E5105E">
          <w:rPr>
            <w:rFonts w:ascii="Courier New" w:hAnsi="Courier New" w:cs="Courier New"/>
            <w:color w:val="0000FF"/>
            <w:sz w:val="20"/>
            <w:szCs w:val="20"/>
          </w:rPr>
          <w:delText>&lt;interpolation_prop</w:delText>
        </w:r>
        <w:r w:rsidRPr="00051B3C" w:rsidDel="00E5105E">
          <w:rPr>
            <w:rFonts w:ascii="Courier New" w:hAnsi="Courier New" w:cs="Courier New"/>
            <w:color w:val="000000"/>
            <w:sz w:val="20"/>
            <w:szCs w:val="20"/>
          </w:rPr>
          <w:delText xml:space="preserve"> </w:delText>
        </w:r>
        <w:r w:rsidRPr="00051B3C" w:rsidDel="00E5105E">
          <w:rPr>
            <w:rFonts w:ascii="Courier New" w:hAnsi="Courier New" w:cs="Courier New"/>
            <w:color w:val="FF0000"/>
            <w:sz w:val="20"/>
            <w:szCs w:val="20"/>
          </w:rPr>
          <w:delText>type</w:delText>
        </w:r>
        <w:r w:rsidRPr="00051B3C" w:rsidDel="00E5105E">
          <w:rPr>
            <w:rFonts w:ascii="Courier New" w:hAnsi="Courier New" w:cs="Courier New"/>
            <w:color w:val="000000"/>
            <w:sz w:val="20"/>
            <w:szCs w:val="20"/>
          </w:rPr>
          <w:delText>=</w:delText>
        </w:r>
        <w:r w:rsidRPr="00051B3C" w:rsidDel="00E5105E">
          <w:rPr>
            <w:rFonts w:ascii="Courier New" w:hAnsi="Courier New" w:cs="Courier New"/>
            <w:b/>
            <w:bCs/>
            <w:color w:val="8000FF"/>
            <w:sz w:val="20"/>
            <w:szCs w:val="20"/>
          </w:rPr>
          <w:delText>"per_element_vi"</w:delText>
        </w:r>
        <w:r w:rsidRPr="00051B3C" w:rsidDel="00E5105E">
          <w:rPr>
            <w:rFonts w:ascii="Courier New" w:hAnsi="Courier New" w:cs="Courier New"/>
            <w:color w:val="0000FF"/>
            <w:sz w:val="20"/>
            <w:szCs w:val="20"/>
          </w:rPr>
          <w:delText>&gt;&lt;/interpolation_prop&gt;</w:delText>
        </w:r>
        <w:bookmarkStart w:id="7777" w:name="_Toc99718910"/>
        <w:bookmarkStart w:id="7778" w:name="_Toc99726345"/>
        <w:bookmarkEnd w:id="7777"/>
        <w:bookmarkEnd w:id="7778"/>
      </w:del>
    </w:p>
    <w:p w14:paraId="553F5F5F" w14:textId="2C2DF53E" w:rsidR="00051B3C" w:rsidDel="00E5105E" w:rsidRDefault="00051B3C" w:rsidP="00051B3C">
      <w:pPr>
        <w:shd w:val="clear" w:color="auto" w:fill="FFFFFF"/>
        <w:jc w:val="left"/>
        <w:rPr>
          <w:del w:id="7779" w:author="Steven" w:date="2022-03-30T13:16:00Z"/>
        </w:rPr>
      </w:pPr>
      <w:del w:id="7780" w:author="Steven" w:date="2022-03-30T13:16:00Z">
        <w:r w:rsidRPr="00051B3C" w:rsidDel="00E5105E">
          <w:rPr>
            <w:rFonts w:ascii="Courier New" w:hAnsi="Courier New" w:cs="Courier New"/>
            <w:color w:val="0000FF"/>
            <w:sz w:val="20"/>
            <w:szCs w:val="20"/>
          </w:rPr>
          <w:delText>&lt;/pdd_modifier&gt;</w:delText>
        </w:r>
        <w:bookmarkStart w:id="7781" w:name="_Toc99718911"/>
        <w:bookmarkStart w:id="7782" w:name="_Toc99726346"/>
        <w:bookmarkEnd w:id="7781"/>
        <w:bookmarkEnd w:id="7782"/>
      </w:del>
    </w:p>
    <w:p w14:paraId="1A13DF4B" w14:textId="7A2617DF" w:rsidR="00503D2F" w:rsidDel="00E5105E" w:rsidRDefault="00503D2F" w:rsidP="00503D2F">
      <w:pPr>
        <w:pStyle w:val="Heading3"/>
        <w:rPr>
          <w:del w:id="7783" w:author="Steven" w:date="2022-03-30T13:16:00Z"/>
        </w:rPr>
      </w:pPr>
      <w:del w:id="7784" w:author="Steven" w:date="2022-03-30T13:16:00Z">
        <w:r w:rsidDel="00E5105E">
          <w:delText>ECM Density Gradient PDD</w:delText>
        </w:r>
        <w:bookmarkStart w:id="7785" w:name="_Toc99718912"/>
        <w:bookmarkStart w:id="7786" w:name="_Toc99726347"/>
        <w:bookmarkEnd w:id="7785"/>
        <w:bookmarkEnd w:id="7786"/>
      </w:del>
    </w:p>
    <w:p w14:paraId="00EC76A6" w14:textId="76973276" w:rsidR="00FF2925" w:rsidDel="00E5105E" w:rsidRDefault="00FF2925" w:rsidP="00FF2925">
      <w:pPr>
        <w:rPr>
          <w:ins w:id="7787" w:author="Steven LaBelle" w:date="2018-08-21T12:09:00Z"/>
          <w:del w:id="7788" w:author="Steven" w:date="2022-03-30T13:16:00Z"/>
        </w:rPr>
      </w:pPr>
      <w:del w:id="7789" w:author="Steven" w:date="2022-03-30T13:16:00Z">
        <w:r w:rsidDel="00E5105E">
          <w:delText>If the norm of the density gradient is above</w:delText>
        </w:r>
      </w:del>
      <w:ins w:id="7790" w:author="Steven LaBelle" w:date="2018-08-21T12:09:00Z">
        <w:del w:id="7791" w:author="Steven" w:date="2022-03-30T13:16:00Z">
          <w:r w:rsidR="00130E05" w:rsidDel="00E5105E">
            <w:delText xml:space="preserve"> the user specified</w:delText>
          </w:r>
        </w:del>
      </w:ins>
      <w:del w:id="7792" w:author="Steven" w:date="2022-03-30T13:16:00Z">
        <w:r w:rsidDel="00E5105E">
          <w:delText xml:space="preserve"> threshold then set the PDD direction contribution to be perpendicular to the density gradient.</w:delText>
        </w:r>
      </w:del>
      <w:ins w:id="7793" w:author="Steven LaBelle" w:date="2018-08-21T12:10:00Z">
        <w:del w:id="7794" w:author="Steven" w:date="2022-03-30T13:16:00Z">
          <w:r w:rsidR="00130E05" w:rsidDel="00E5105E">
            <w:delText xml:space="preserve"> Note that the density gradient will be in units of (mg/mL)/length where length is the length units chosen when creating the model geometry.</w:delText>
          </w:r>
        </w:del>
      </w:ins>
      <w:bookmarkStart w:id="7795" w:name="_Toc99718913"/>
      <w:bookmarkStart w:id="7796" w:name="_Toc99726348"/>
      <w:bookmarkEnd w:id="7795"/>
      <w:bookmarkEnd w:id="7796"/>
    </w:p>
    <w:p w14:paraId="35D8D089" w14:textId="2177D8F6" w:rsidR="00130E05" w:rsidDel="00E5105E" w:rsidRDefault="00130E05" w:rsidP="00FF2925">
      <w:pPr>
        <w:rPr>
          <w:del w:id="7797" w:author="Steven" w:date="2022-03-30T13:16:00Z"/>
        </w:rPr>
      </w:pPr>
      <w:bookmarkStart w:id="7798" w:name="_Toc99718914"/>
      <w:bookmarkStart w:id="7799" w:name="_Toc99726349"/>
      <w:bookmarkEnd w:id="7798"/>
      <w:bookmarkEnd w:id="7799"/>
    </w:p>
    <w:p w14:paraId="5307CCD4" w14:textId="0DCB0972" w:rsidR="00FF2925" w:rsidDel="00E5105E" w:rsidRDefault="00FF2925" w:rsidP="00FF2925">
      <w:pPr>
        <w:rPr>
          <w:del w:id="7800" w:author="Steven" w:date="2022-03-30T13:16:00Z"/>
        </w:rPr>
      </w:pPr>
      <w:del w:id="7801" w:author="Steven" w:date="2022-03-30T13:16:00Z">
        <w:r w:rsidDel="00E5105E">
          <w:delText>e.g.</w:delText>
        </w:r>
        <w:bookmarkStart w:id="7802" w:name="_Toc99718915"/>
        <w:bookmarkStart w:id="7803" w:name="_Toc99726350"/>
        <w:bookmarkEnd w:id="7802"/>
        <w:bookmarkEnd w:id="7803"/>
      </w:del>
    </w:p>
    <w:p w14:paraId="5F605957" w14:textId="6830C2A6" w:rsidR="00E24B2D" w:rsidRPr="00E24B2D" w:rsidDel="00E5105E" w:rsidRDefault="00E24B2D" w:rsidP="00E24B2D">
      <w:pPr>
        <w:shd w:val="clear" w:color="auto" w:fill="FFFFFF"/>
        <w:jc w:val="left"/>
        <w:rPr>
          <w:del w:id="7804" w:author="Steven" w:date="2022-03-30T13:16:00Z"/>
          <w:rFonts w:ascii="Courier New" w:hAnsi="Courier New" w:cs="Courier New"/>
          <w:b/>
          <w:bCs/>
          <w:color w:val="000000"/>
          <w:sz w:val="20"/>
          <w:szCs w:val="20"/>
        </w:rPr>
      </w:pPr>
      <w:del w:id="7805" w:author="Steven" w:date="2022-03-30T13:16:00Z">
        <w:r w:rsidRPr="00E24B2D" w:rsidDel="00E5105E">
          <w:rPr>
            <w:rFonts w:ascii="Courier New" w:hAnsi="Courier New" w:cs="Courier New"/>
            <w:color w:val="0000FF"/>
            <w:sz w:val="20"/>
            <w:szCs w:val="20"/>
          </w:rPr>
          <w:delText>&lt;pdd_modifier</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"ecm_density_gradient_pdd"</w:delText>
        </w:r>
        <w:r w:rsidRPr="00E24B2D" w:rsidDel="00E5105E">
          <w:rPr>
            <w:rFonts w:ascii="Courier New" w:hAnsi="Courier New" w:cs="Courier New"/>
            <w:color w:val="0000FF"/>
            <w:sz w:val="20"/>
            <w:szCs w:val="20"/>
          </w:rPr>
          <w:delText>&gt;</w:delText>
        </w:r>
        <w:bookmarkStart w:id="7806" w:name="_Toc99718916"/>
        <w:bookmarkStart w:id="7807" w:name="_Toc99726351"/>
        <w:bookmarkEnd w:id="7806"/>
        <w:bookmarkEnd w:id="7807"/>
      </w:del>
    </w:p>
    <w:p w14:paraId="0E503527" w14:textId="723ADCBA" w:rsidR="00E24B2D" w:rsidRPr="00E24B2D" w:rsidDel="00E5105E" w:rsidRDefault="00E24B2D" w:rsidP="00E24B2D">
      <w:pPr>
        <w:shd w:val="clear" w:color="auto" w:fill="FFFFFF"/>
        <w:jc w:val="left"/>
        <w:rPr>
          <w:del w:id="7808" w:author="Steven" w:date="2022-03-30T13:16:00Z"/>
          <w:rFonts w:ascii="Courier New" w:hAnsi="Courier New" w:cs="Courier New"/>
          <w:b/>
          <w:bCs/>
          <w:color w:val="000000"/>
          <w:sz w:val="20"/>
          <w:szCs w:val="20"/>
        </w:rPr>
      </w:pPr>
      <w:del w:id="7809"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&lt;interpolation_prop</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"per_element_vi"</w:delText>
        </w:r>
        <w:r w:rsidRPr="00E24B2D" w:rsidDel="00E5105E">
          <w:rPr>
            <w:rFonts w:ascii="Courier New" w:hAnsi="Courier New" w:cs="Courier New"/>
            <w:color w:val="0000FF"/>
            <w:sz w:val="20"/>
            <w:szCs w:val="20"/>
          </w:rPr>
          <w:delText>&gt;&lt;/interpolation_prop&gt;</w:delText>
        </w:r>
        <w:bookmarkStart w:id="7810" w:name="_Toc99718917"/>
        <w:bookmarkStart w:id="7811" w:name="_Toc99726352"/>
        <w:bookmarkEnd w:id="7810"/>
        <w:bookmarkEnd w:id="7811"/>
      </w:del>
    </w:p>
    <w:p w14:paraId="3613C4C7" w14:textId="01BC985A" w:rsidR="00E24B2D" w:rsidRPr="00E24B2D" w:rsidDel="00E5105E" w:rsidRDefault="00E24B2D" w:rsidP="00E24B2D">
      <w:pPr>
        <w:shd w:val="clear" w:color="auto" w:fill="FFFFFF"/>
        <w:jc w:val="left"/>
        <w:rPr>
          <w:del w:id="7812" w:author="Steven" w:date="2022-03-30T13:16:00Z"/>
          <w:rFonts w:ascii="Courier New" w:hAnsi="Courier New" w:cs="Courier New"/>
          <w:b/>
          <w:bCs/>
          <w:color w:val="000000"/>
          <w:sz w:val="20"/>
          <w:szCs w:val="20"/>
        </w:rPr>
      </w:pPr>
      <w:del w:id="7813"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&lt;threshold&gt;</w:delText>
        </w:r>
        <w:r w:rsidRPr="00E24B2D" w:rsidDel="00E5105E">
          <w:rPr>
            <w:rFonts w:ascii="Courier New" w:hAnsi="Courier New" w:cs="Courier New"/>
            <w:b/>
            <w:bCs/>
            <w:color w:val="000000"/>
            <w:sz w:val="20"/>
            <w:szCs w:val="20"/>
          </w:rPr>
          <w:delText>1e-3</w:delText>
        </w:r>
        <w:r w:rsidRPr="00E24B2D" w:rsidDel="00E5105E">
          <w:rPr>
            <w:rFonts w:ascii="Courier New" w:hAnsi="Courier New" w:cs="Courier New"/>
            <w:color w:val="0000FF"/>
            <w:sz w:val="20"/>
            <w:szCs w:val="20"/>
          </w:rPr>
          <w:delText>&lt;/threshold&gt;</w:delText>
        </w:r>
        <w:bookmarkStart w:id="7814" w:name="_Toc99718918"/>
        <w:bookmarkStart w:id="7815" w:name="_Toc99726353"/>
        <w:bookmarkEnd w:id="7814"/>
        <w:bookmarkEnd w:id="7815"/>
      </w:del>
    </w:p>
    <w:p w14:paraId="2F70D532" w14:textId="4A3533EE" w:rsidR="00E24B2D" w:rsidRPr="00E24B2D" w:rsidDel="00E5105E" w:rsidRDefault="00E24B2D" w:rsidP="00E24B2D">
      <w:pPr>
        <w:shd w:val="clear" w:color="auto" w:fill="FFFFFF"/>
        <w:jc w:val="left"/>
        <w:rPr>
          <w:del w:id="7816" w:author="Steven" w:date="2022-03-30T13:16:00Z"/>
          <w:rFonts w:ascii="Courier New" w:hAnsi="Courier New" w:cs="Courier New"/>
          <w:b/>
          <w:bCs/>
          <w:color w:val="000000"/>
          <w:sz w:val="20"/>
          <w:szCs w:val="20"/>
        </w:rPr>
      </w:pPr>
      <w:del w:id="7817"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&lt;contribution&gt;</w:delText>
        </w:r>
        <w:r w:rsidRPr="00E24B2D" w:rsidDel="00E5105E">
          <w:rPr>
            <w:rFonts w:ascii="Courier New" w:hAnsi="Courier New" w:cs="Courier New"/>
            <w:b/>
            <w:bCs/>
            <w:color w:val="000000"/>
            <w:sz w:val="20"/>
            <w:szCs w:val="20"/>
          </w:rPr>
          <w:delText>1.0</w:delText>
        </w:r>
        <w:r w:rsidRPr="00E24B2D" w:rsidDel="00E5105E">
          <w:rPr>
            <w:rFonts w:ascii="Courier New" w:hAnsi="Courier New" w:cs="Courier New"/>
            <w:color w:val="0000FF"/>
            <w:sz w:val="20"/>
            <w:szCs w:val="20"/>
          </w:rPr>
          <w:delText>&lt;/contribution&gt;</w:delText>
        </w:r>
        <w:bookmarkStart w:id="7818" w:name="_Toc99718919"/>
        <w:bookmarkStart w:id="7819" w:name="_Toc99726354"/>
        <w:bookmarkEnd w:id="7818"/>
        <w:bookmarkEnd w:id="7819"/>
      </w:del>
    </w:p>
    <w:p w14:paraId="16AF9CE8" w14:textId="7F9D0ACE" w:rsidR="00E24B2D" w:rsidRPr="00E24B2D" w:rsidDel="00E5105E" w:rsidRDefault="00E24B2D" w:rsidP="00E24B2D">
      <w:pPr>
        <w:shd w:val="clear" w:color="auto" w:fill="FFFFFF"/>
        <w:jc w:val="left"/>
        <w:rPr>
          <w:del w:id="7820" w:author="Steven" w:date="2022-03-30T13:16:00Z"/>
          <w:rFonts w:ascii="Courier New" w:hAnsi="Courier New" w:cs="Courier New"/>
          <w:b/>
          <w:bCs/>
          <w:color w:val="000000"/>
          <w:sz w:val="20"/>
          <w:szCs w:val="20"/>
        </w:rPr>
      </w:pPr>
      <w:del w:id="7821"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&lt;alpha_override&gt;</w:delText>
        </w:r>
        <w:r w:rsidRPr="00E24B2D" w:rsidDel="00E5105E">
          <w:rPr>
            <w:rFonts w:ascii="Courier New" w:hAnsi="Courier New" w:cs="Courier New"/>
            <w:b/>
            <w:bCs/>
            <w:color w:val="000000"/>
            <w:sz w:val="20"/>
            <w:szCs w:val="20"/>
          </w:rPr>
          <w:delText>0</w:delText>
        </w:r>
        <w:r w:rsidRPr="00E24B2D" w:rsidDel="00E5105E">
          <w:rPr>
            <w:rFonts w:ascii="Courier New" w:hAnsi="Courier New" w:cs="Courier New"/>
            <w:color w:val="0000FF"/>
            <w:sz w:val="20"/>
            <w:szCs w:val="20"/>
          </w:rPr>
          <w:delText>&lt;/alpha_override&gt;</w:delText>
        </w:r>
        <w:bookmarkStart w:id="7822" w:name="_Toc99718920"/>
        <w:bookmarkStart w:id="7823" w:name="_Toc99726355"/>
        <w:bookmarkEnd w:id="7822"/>
        <w:bookmarkEnd w:id="7823"/>
      </w:del>
    </w:p>
    <w:p w14:paraId="13876C5C" w14:textId="175C879D" w:rsidR="00E24B2D" w:rsidDel="00E5105E" w:rsidRDefault="00E24B2D" w:rsidP="00E24B2D">
      <w:pPr>
        <w:shd w:val="clear" w:color="auto" w:fill="FFFFFF"/>
        <w:jc w:val="left"/>
        <w:rPr>
          <w:del w:id="7824" w:author="Steven" w:date="2022-03-30T13:16:00Z"/>
        </w:rPr>
      </w:pPr>
      <w:del w:id="7825" w:author="Steven" w:date="2022-03-30T13:16:00Z">
        <w:r w:rsidRPr="00E24B2D" w:rsidDel="00E5105E">
          <w:rPr>
            <w:rFonts w:ascii="Courier New" w:hAnsi="Courier New" w:cs="Courier New"/>
            <w:color w:val="0000FF"/>
            <w:sz w:val="20"/>
            <w:szCs w:val="20"/>
          </w:rPr>
          <w:delText>&lt;/pdd_modifier&gt;</w:delText>
        </w:r>
        <w:bookmarkStart w:id="7826" w:name="_Toc99718921"/>
        <w:bookmarkStart w:id="7827" w:name="_Toc99726356"/>
        <w:bookmarkEnd w:id="7826"/>
        <w:bookmarkEnd w:id="7827"/>
      </w:del>
    </w:p>
    <w:p w14:paraId="3117856A" w14:textId="07C86230" w:rsidR="00503D2F" w:rsidDel="00E5105E" w:rsidRDefault="00503D2F" w:rsidP="00503D2F">
      <w:pPr>
        <w:pStyle w:val="Heading3"/>
        <w:rPr>
          <w:del w:id="7828" w:author="Steven" w:date="2022-03-30T13:16:00Z"/>
        </w:rPr>
      </w:pPr>
      <w:del w:id="7829" w:author="Steven" w:date="2022-03-30T13:16:00Z">
        <w:r w:rsidDel="00E5105E">
          <w:delText>Repulse PDD</w:delText>
        </w:r>
        <w:bookmarkStart w:id="7830" w:name="_Toc99718922"/>
        <w:bookmarkStart w:id="7831" w:name="_Toc99726357"/>
        <w:bookmarkEnd w:id="7830"/>
        <w:bookmarkEnd w:id="7831"/>
      </w:del>
    </w:p>
    <w:p w14:paraId="2DBB2C09" w14:textId="2477DA0E" w:rsidR="00DE22D8" w:rsidDel="00E5105E" w:rsidRDefault="00DE22D8" w:rsidP="00DE22D8">
      <w:pPr>
        <w:rPr>
          <w:ins w:id="7832" w:author="Steven LaBelle" w:date="2018-08-21T12:27:00Z"/>
          <w:del w:id="7833" w:author="Steven" w:date="2022-03-30T13:16:00Z"/>
        </w:rPr>
      </w:pPr>
      <w:commentRangeStart w:id="7834"/>
      <w:del w:id="7835" w:author="Steven" w:date="2022-03-30T13:16:00Z">
        <w:r w:rsidDel="00E5105E">
          <w:delText xml:space="preserve">Allows vessels to be </w:delText>
        </w:r>
        <w:commentRangeStart w:id="7836"/>
        <w:r w:rsidDel="00E5105E">
          <w:delText>directed</w:delText>
        </w:r>
        <w:commentRangeEnd w:id="7836"/>
        <w:r w:rsidR="00762F39" w:rsidDel="00E5105E">
          <w:rPr>
            <w:rStyle w:val="CommentReference"/>
          </w:rPr>
          <w:commentReference w:id="7836"/>
        </w:r>
        <w:r w:rsidDel="00E5105E">
          <w:delText xml:space="preserve"> away from </w:delText>
        </w:r>
        <w:r w:rsidR="00512963" w:rsidDel="00E5105E">
          <w:delText xml:space="preserve">the nodeset where this has values specified. </w:delText>
        </w:r>
        <w:commentRangeEnd w:id="7834"/>
        <w:r w:rsidR="00174D5C" w:rsidDel="00E5105E">
          <w:rPr>
            <w:rStyle w:val="CommentReference"/>
          </w:rPr>
          <w:commentReference w:id="7834"/>
        </w:r>
        <w:r w:rsidR="00512963" w:rsidDel="00E5105E">
          <w:delText>Grad_threshold determines whether or not</w:delText>
        </w:r>
      </w:del>
      <w:ins w:id="7837" w:author="Steven LaBelle" w:date="2018-08-21T12:27:00Z">
        <w:del w:id="7838" w:author="Steven" w:date="2022-03-30T13:16:00Z">
          <w:r w:rsidR="00174D5C" w:rsidDel="00E5105E">
            <w:delText>whether</w:delText>
          </w:r>
        </w:del>
      </w:ins>
      <w:del w:id="7839" w:author="Steven" w:date="2022-03-30T13:16:00Z">
        <w:r w:rsidR="00512963" w:rsidDel="00E5105E">
          <w:delText xml:space="preserve"> the condition is based on the norm of the gradient or the value of repulse.</w:delText>
        </w:r>
      </w:del>
      <w:bookmarkStart w:id="7840" w:name="_Toc99718923"/>
      <w:bookmarkStart w:id="7841" w:name="_Toc99726358"/>
      <w:bookmarkEnd w:id="7840"/>
      <w:bookmarkEnd w:id="7841"/>
    </w:p>
    <w:p w14:paraId="45389EC2" w14:textId="24F51CAF" w:rsidR="00174D5C" w:rsidRPr="00DE22D8" w:rsidDel="00E5105E" w:rsidRDefault="00174D5C" w:rsidP="00DE22D8">
      <w:pPr>
        <w:rPr>
          <w:del w:id="7842" w:author="Steven" w:date="2022-03-30T13:16:00Z"/>
        </w:rPr>
      </w:pPr>
      <w:bookmarkStart w:id="7843" w:name="_Toc99718924"/>
      <w:bookmarkStart w:id="7844" w:name="_Toc99726359"/>
      <w:bookmarkEnd w:id="7843"/>
      <w:bookmarkEnd w:id="7844"/>
    </w:p>
    <w:p w14:paraId="66624E55" w14:textId="6A5A37FE" w:rsidR="00642A3B" w:rsidDel="00E5105E" w:rsidRDefault="00642A3B" w:rsidP="00642A3B">
      <w:pPr>
        <w:rPr>
          <w:del w:id="7845" w:author="Steven" w:date="2022-03-30T13:16:00Z"/>
        </w:rPr>
      </w:pPr>
      <w:del w:id="7846" w:author="Steven" w:date="2022-03-30T13:16:00Z">
        <w:r w:rsidDel="00E5105E">
          <w:delText>e.g.</w:delText>
        </w:r>
        <w:bookmarkStart w:id="7847" w:name="_Toc99718925"/>
        <w:bookmarkStart w:id="7848" w:name="_Toc99726360"/>
        <w:bookmarkEnd w:id="7847"/>
        <w:bookmarkEnd w:id="7848"/>
      </w:del>
    </w:p>
    <w:p w14:paraId="552BD8DC" w14:textId="14D937B8" w:rsidR="00E24B2D" w:rsidRPr="00E24B2D" w:rsidDel="00E5105E" w:rsidRDefault="00E24B2D" w:rsidP="00E24B2D">
      <w:pPr>
        <w:shd w:val="clear" w:color="auto" w:fill="FFFFFF"/>
        <w:jc w:val="left"/>
        <w:rPr>
          <w:del w:id="7849" w:author="Steven" w:date="2022-03-30T13:16:00Z"/>
          <w:rFonts w:ascii="Courier New" w:hAnsi="Courier New" w:cs="Courier New"/>
          <w:b/>
          <w:bCs/>
          <w:color w:val="000000"/>
          <w:sz w:val="20"/>
          <w:szCs w:val="20"/>
        </w:rPr>
      </w:pPr>
      <w:del w:id="7850" w:author="Steven" w:date="2022-03-30T13:16:00Z">
        <w:r w:rsidRPr="00E24B2D" w:rsidDel="00E5105E">
          <w:rPr>
            <w:rFonts w:ascii="Courier New" w:hAnsi="Courier New" w:cs="Courier New"/>
            <w:color w:val="0000FF"/>
            <w:sz w:val="20"/>
            <w:szCs w:val="20"/>
          </w:rPr>
          <w:delText>&lt;pdd_modifier</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"repulse_pdd"</w:delText>
        </w:r>
        <w:r w:rsidRPr="00E24B2D" w:rsidDel="00E5105E">
          <w:rPr>
            <w:rFonts w:ascii="Courier New" w:hAnsi="Courier New" w:cs="Courier New"/>
            <w:color w:val="0000FF"/>
            <w:sz w:val="20"/>
            <w:szCs w:val="20"/>
          </w:rPr>
          <w:delText>&gt;</w:delText>
        </w:r>
        <w:bookmarkStart w:id="7851" w:name="_Toc99718926"/>
        <w:bookmarkStart w:id="7852" w:name="_Toc99726361"/>
        <w:bookmarkEnd w:id="7851"/>
        <w:bookmarkEnd w:id="7852"/>
      </w:del>
    </w:p>
    <w:p w14:paraId="0E2B415F" w14:textId="68606004" w:rsidR="00E24B2D" w:rsidRPr="00E24B2D" w:rsidDel="00E5105E" w:rsidRDefault="00E24B2D" w:rsidP="00E24B2D">
      <w:pPr>
        <w:shd w:val="clear" w:color="auto" w:fill="FFFFFF"/>
        <w:jc w:val="left"/>
        <w:rPr>
          <w:del w:id="7853" w:author="Steven" w:date="2022-03-30T13:16:00Z"/>
          <w:rFonts w:ascii="Courier New" w:hAnsi="Courier New" w:cs="Courier New"/>
          <w:b/>
          <w:bCs/>
          <w:color w:val="000000"/>
          <w:sz w:val="20"/>
          <w:szCs w:val="20"/>
        </w:rPr>
      </w:pPr>
      <w:del w:id="7854"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&lt;interpolation_prop</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"per_element_vi"</w:delText>
        </w:r>
        <w:r w:rsidRPr="00E24B2D" w:rsidDel="00E5105E">
          <w:rPr>
            <w:rFonts w:ascii="Courier New" w:hAnsi="Courier New" w:cs="Courier New"/>
            <w:color w:val="0000FF"/>
            <w:sz w:val="20"/>
            <w:szCs w:val="20"/>
          </w:rPr>
          <w:delText>&gt;&lt;/interpolation_prop&gt;</w:delText>
        </w:r>
        <w:bookmarkStart w:id="7855" w:name="_Toc99718927"/>
        <w:bookmarkStart w:id="7856" w:name="_Toc99726362"/>
        <w:bookmarkEnd w:id="7855"/>
        <w:bookmarkEnd w:id="7856"/>
      </w:del>
    </w:p>
    <w:p w14:paraId="2C779DFF" w14:textId="0D222AFE" w:rsidR="00E24B2D" w:rsidRPr="00E24B2D" w:rsidDel="00E5105E" w:rsidRDefault="00E24B2D" w:rsidP="00E24B2D">
      <w:pPr>
        <w:shd w:val="clear" w:color="auto" w:fill="FFFFFF"/>
        <w:jc w:val="left"/>
        <w:rPr>
          <w:del w:id="7857" w:author="Steven" w:date="2022-03-30T13:16:00Z"/>
          <w:rFonts w:ascii="Courier New" w:hAnsi="Courier New" w:cs="Courier New"/>
          <w:b/>
          <w:bCs/>
          <w:color w:val="000000"/>
          <w:sz w:val="20"/>
          <w:szCs w:val="20"/>
        </w:rPr>
      </w:pPr>
      <w:del w:id="7858"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&lt;alpha_override&gt;</w:delText>
        </w:r>
        <w:r w:rsidRPr="00E24B2D" w:rsidDel="00E5105E">
          <w:rPr>
            <w:rFonts w:ascii="Courier New" w:hAnsi="Courier New" w:cs="Courier New"/>
            <w:b/>
            <w:bCs/>
            <w:color w:val="000000"/>
            <w:sz w:val="20"/>
            <w:szCs w:val="20"/>
          </w:rPr>
          <w:delText>1</w:delText>
        </w:r>
        <w:r w:rsidRPr="00E24B2D" w:rsidDel="00E5105E">
          <w:rPr>
            <w:rFonts w:ascii="Courier New" w:hAnsi="Courier New" w:cs="Courier New"/>
            <w:color w:val="0000FF"/>
            <w:sz w:val="20"/>
            <w:szCs w:val="20"/>
          </w:rPr>
          <w:delText>&lt;/alpha_override&gt;</w:delText>
        </w:r>
        <w:bookmarkStart w:id="7859" w:name="_Toc99718928"/>
        <w:bookmarkStart w:id="7860" w:name="_Toc99726363"/>
        <w:bookmarkEnd w:id="7859"/>
        <w:bookmarkEnd w:id="7860"/>
      </w:del>
    </w:p>
    <w:p w14:paraId="03F51A3B" w14:textId="1BC02000" w:rsidR="00E24B2D" w:rsidRPr="00E24B2D" w:rsidDel="00E5105E" w:rsidRDefault="00E24B2D" w:rsidP="00E24B2D">
      <w:pPr>
        <w:shd w:val="clear" w:color="auto" w:fill="FFFFFF"/>
        <w:jc w:val="left"/>
        <w:rPr>
          <w:del w:id="7861" w:author="Steven" w:date="2022-03-30T13:16:00Z"/>
          <w:rFonts w:ascii="Courier New" w:hAnsi="Courier New" w:cs="Courier New"/>
          <w:b/>
          <w:bCs/>
          <w:color w:val="000000"/>
          <w:sz w:val="20"/>
          <w:szCs w:val="20"/>
        </w:rPr>
      </w:pPr>
      <w:del w:id="7862"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&lt;grad_threshold&gt;</w:delText>
        </w:r>
        <w:r w:rsidRPr="00E24B2D" w:rsidDel="00E5105E">
          <w:rPr>
            <w:rFonts w:ascii="Courier New" w:hAnsi="Courier New" w:cs="Courier New"/>
            <w:b/>
            <w:bCs/>
            <w:color w:val="000000"/>
            <w:sz w:val="20"/>
            <w:szCs w:val="20"/>
          </w:rPr>
          <w:delText>0</w:delText>
        </w:r>
        <w:r w:rsidRPr="00E24B2D" w:rsidDel="00E5105E">
          <w:rPr>
            <w:rFonts w:ascii="Courier New" w:hAnsi="Courier New" w:cs="Courier New"/>
            <w:color w:val="0000FF"/>
            <w:sz w:val="20"/>
            <w:szCs w:val="20"/>
          </w:rPr>
          <w:delText>&lt;/grad_threshold&gt;</w:delText>
        </w:r>
        <w:bookmarkStart w:id="7863" w:name="_Toc99718929"/>
        <w:bookmarkStart w:id="7864" w:name="_Toc99726364"/>
        <w:bookmarkEnd w:id="7863"/>
        <w:bookmarkEnd w:id="7864"/>
      </w:del>
    </w:p>
    <w:p w14:paraId="5160DEC4" w14:textId="522C07FA" w:rsidR="00E24B2D" w:rsidDel="00E5105E" w:rsidRDefault="00E24B2D" w:rsidP="00E24B2D">
      <w:pPr>
        <w:shd w:val="clear" w:color="auto" w:fill="FFFFFF"/>
        <w:jc w:val="left"/>
        <w:rPr>
          <w:del w:id="7865" w:author="Steven" w:date="2022-03-30T13:16:00Z"/>
        </w:rPr>
      </w:pPr>
      <w:del w:id="7866" w:author="Steven" w:date="2022-03-30T13:16:00Z">
        <w:r w:rsidRPr="00E24B2D" w:rsidDel="00E5105E">
          <w:rPr>
            <w:rFonts w:ascii="Courier New" w:hAnsi="Courier New" w:cs="Courier New"/>
            <w:color w:val="0000FF"/>
            <w:sz w:val="20"/>
            <w:szCs w:val="20"/>
          </w:rPr>
          <w:delText>&lt;/pdd_modifier&gt;</w:delText>
        </w:r>
        <w:bookmarkStart w:id="7867" w:name="_Toc99718930"/>
        <w:bookmarkStart w:id="7868" w:name="_Toc99726365"/>
        <w:bookmarkEnd w:id="7867"/>
        <w:bookmarkEnd w:id="7868"/>
      </w:del>
    </w:p>
    <w:p w14:paraId="440FE396" w14:textId="141713E9" w:rsidR="00503D2F" w:rsidDel="00E5105E" w:rsidRDefault="00503D2F" w:rsidP="00503D2F">
      <w:pPr>
        <w:pStyle w:val="Heading3"/>
        <w:rPr>
          <w:del w:id="7869" w:author="Steven" w:date="2022-03-30T13:16:00Z"/>
        </w:rPr>
      </w:pPr>
      <w:del w:id="7870" w:author="Steven" w:date="2022-03-30T13:16:00Z">
        <w:r w:rsidDel="00E5105E">
          <w:delText>Concentration PDD</w:delText>
        </w:r>
        <w:bookmarkStart w:id="7871" w:name="_Toc99718931"/>
        <w:bookmarkStart w:id="7872" w:name="_Toc99726366"/>
        <w:bookmarkEnd w:id="7871"/>
        <w:bookmarkEnd w:id="7872"/>
      </w:del>
    </w:p>
    <w:p w14:paraId="1EC6987D" w14:textId="0CF619E6" w:rsidR="00B43073" w:rsidDel="00E5105E" w:rsidRDefault="00B43073" w:rsidP="00B43073">
      <w:pPr>
        <w:rPr>
          <w:del w:id="7873" w:author="Steven" w:date="2022-03-30T13:16:00Z"/>
        </w:rPr>
      </w:pPr>
      <w:del w:id="7874" w:author="Steven" w:date="2022-03-30T13:16:00Z">
        <w:r w:rsidDel="00E5105E">
          <w:delText>Allows vessels to follow concentration gradients. If the norm of the concentration gradient is above threshold for the solute then the tip direction will have a contribution of the direction of the concentration gradient.</w:delText>
        </w:r>
        <w:bookmarkStart w:id="7875" w:name="_Toc99718932"/>
        <w:bookmarkStart w:id="7876" w:name="_Toc99726367"/>
        <w:bookmarkEnd w:id="7875"/>
        <w:bookmarkEnd w:id="7876"/>
      </w:del>
    </w:p>
    <w:p w14:paraId="7403062E" w14:textId="584C364A" w:rsidR="00E24B2D" w:rsidDel="00E5105E" w:rsidRDefault="00E24B2D" w:rsidP="00B43073">
      <w:pPr>
        <w:rPr>
          <w:del w:id="7877" w:author="Steven" w:date="2022-03-30T13:16:00Z"/>
        </w:rPr>
      </w:pPr>
      <w:del w:id="7878" w:author="Steven" w:date="2022-03-30T13:16:00Z">
        <w:r w:rsidDel="00E5105E">
          <w:delText>e.g.</w:delText>
        </w:r>
        <w:bookmarkStart w:id="7879" w:name="_Toc99718933"/>
        <w:bookmarkStart w:id="7880" w:name="_Toc99726368"/>
        <w:bookmarkEnd w:id="7879"/>
        <w:bookmarkEnd w:id="7880"/>
      </w:del>
    </w:p>
    <w:p w14:paraId="3B16F6AA" w14:textId="549EED6D" w:rsidR="00E24B2D" w:rsidRPr="00E24B2D" w:rsidDel="00E5105E" w:rsidRDefault="00E24B2D" w:rsidP="00E24B2D">
      <w:pPr>
        <w:shd w:val="clear" w:color="auto" w:fill="FFFFFF"/>
        <w:jc w:val="left"/>
        <w:rPr>
          <w:del w:id="7881" w:author="Steven" w:date="2022-03-30T13:16:00Z"/>
          <w:rFonts w:ascii="Courier New" w:hAnsi="Courier New" w:cs="Courier New"/>
          <w:b/>
          <w:bCs/>
          <w:color w:val="000000"/>
          <w:sz w:val="20"/>
          <w:szCs w:val="20"/>
        </w:rPr>
      </w:pPr>
      <w:del w:id="7882" w:author="Steven" w:date="2022-03-30T13:16:00Z">
        <w:r w:rsidRPr="00E24B2D" w:rsidDel="00E5105E">
          <w:rPr>
            <w:rFonts w:ascii="Courier New" w:hAnsi="Courier New" w:cs="Courier New"/>
            <w:color w:val="0000FF"/>
            <w:sz w:val="20"/>
            <w:szCs w:val="20"/>
          </w:rPr>
          <w:delText>&lt;pdd_modifier</w:delText>
        </w:r>
        <w:r w:rsidRPr="00E24B2D" w:rsidDel="00E5105E">
          <w:rPr>
            <w:rFonts w:ascii="Courier New" w:hAnsi="Courier New" w:cs="Courier New"/>
            <w:color w:val="000000"/>
            <w:sz w:val="20"/>
            <w:szCs w:val="20"/>
          </w:rPr>
          <w:delText xml:space="preserve"> </w:delText>
        </w:r>
        <w:r w:rsidRPr="00E24B2D" w:rsidDel="00E5105E">
          <w:rPr>
            <w:rFonts w:ascii="Courier New" w:hAnsi="Courier New" w:cs="Courier New"/>
            <w:color w:val="FF0000"/>
            <w:sz w:val="20"/>
            <w:szCs w:val="20"/>
          </w:rPr>
          <w:delText>type</w:delText>
        </w:r>
        <w:r w:rsidRPr="00E24B2D" w:rsidDel="00E5105E">
          <w:rPr>
            <w:rFonts w:ascii="Courier New" w:hAnsi="Courier New" w:cs="Courier New"/>
            <w:color w:val="000000"/>
            <w:sz w:val="20"/>
            <w:szCs w:val="20"/>
          </w:rPr>
          <w:delText>=</w:delText>
        </w:r>
        <w:r w:rsidRPr="00E24B2D" w:rsidDel="00E5105E">
          <w:rPr>
            <w:rFonts w:ascii="Courier New" w:hAnsi="Courier New" w:cs="Courier New"/>
            <w:b/>
            <w:bCs/>
            <w:color w:val="8000FF"/>
            <w:sz w:val="20"/>
            <w:szCs w:val="20"/>
          </w:rPr>
          <w:delText>"concentration_gradient_pdd"</w:delText>
        </w:r>
        <w:r w:rsidRPr="00E24B2D" w:rsidDel="00E5105E">
          <w:rPr>
            <w:rFonts w:ascii="Courier New" w:hAnsi="Courier New" w:cs="Courier New"/>
            <w:color w:val="0000FF"/>
            <w:sz w:val="20"/>
            <w:szCs w:val="20"/>
          </w:rPr>
          <w:delText>&gt;</w:delText>
        </w:r>
        <w:bookmarkStart w:id="7883" w:name="_Toc99718934"/>
        <w:bookmarkStart w:id="7884" w:name="_Toc99726369"/>
        <w:bookmarkEnd w:id="7883"/>
        <w:bookmarkEnd w:id="7884"/>
      </w:del>
    </w:p>
    <w:p w14:paraId="7B01BE1B" w14:textId="035E5AB2" w:rsidR="00E24B2D" w:rsidRPr="00E24B2D" w:rsidDel="00E5105E" w:rsidRDefault="00E24B2D" w:rsidP="00E24B2D">
      <w:pPr>
        <w:shd w:val="clear" w:color="auto" w:fill="FFFFFF"/>
        <w:jc w:val="left"/>
        <w:rPr>
          <w:del w:id="7885" w:author="Steven" w:date="2022-03-30T13:16:00Z"/>
          <w:rFonts w:ascii="Courier New" w:hAnsi="Courier New" w:cs="Courier New"/>
          <w:b/>
          <w:bCs/>
          <w:color w:val="000000"/>
          <w:sz w:val="20"/>
          <w:szCs w:val="20"/>
        </w:rPr>
      </w:pPr>
      <w:del w:id="7886"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&lt;threshold&gt;</w:delText>
        </w:r>
        <w:r w:rsidRPr="00E24B2D" w:rsidDel="00E5105E">
          <w:rPr>
            <w:rFonts w:ascii="Courier New" w:hAnsi="Courier New" w:cs="Courier New"/>
            <w:b/>
            <w:bCs/>
            <w:color w:val="000000"/>
            <w:sz w:val="20"/>
            <w:szCs w:val="20"/>
          </w:rPr>
          <w:delText>1e-3</w:delText>
        </w:r>
        <w:r w:rsidRPr="00E24B2D" w:rsidDel="00E5105E">
          <w:rPr>
            <w:rFonts w:ascii="Courier New" w:hAnsi="Courier New" w:cs="Courier New"/>
            <w:color w:val="0000FF"/>
            <w:sz w:val="20"/>
            <w:szCs w:val="20"/>
          </w:rPr>
          <w:delText>&lt;/threshold&gt;</w:delText>
        </w:r>
        <w:bookmarkStart w:id="7887" w:name="_Toc99718935"/>
        <w:bookmarkStart w:id="7888" w:name="_Toc99726370"/>
        <w:bookmarkEnd w:id="7887"/>
        <w:bookmarkEnd w:id="7888"/>
      </w:del>
    </w:p>
    <w:p w14:paraId="0CE716A9" w14:textId="6A31F7E2" w:rsidR="00E24B2D" w:rsidRPr="00E24B2D" w:rsidDel="00E5105E" w:rsidRDefault="00E24B2D" w:rsidP="00E24B2D">
      <w:pPr>
        <w:shd w:val="clear" w:color="auto" w:fill="FFFFFF"/>
        <w:jc w:val="left"/>
        <w:rPr>
          <w:del w:id="7889" w:author="Steven" w:date="2022-03-30T13:16:00Z"/>
          <w:rFonts w:ascii="Courier New" w:hAnsi="Courier New" w:cs="Courier New"/>
          <w:b/>
          <w:bCs/>
          <w:color w:val="000000"/>
          <w:sz w:val="20"/>
          <w:szCs w:val="20"/>
        </w:rPr>
      </w:pPr>
      <w:del w:id="7890"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&lt;contribution&gt;</w:delText>
        </w:r>
        <w:r w:rsidRPr="00E24B2D" w:rsidDel="00E5105E">
          <w:rPr>
            <w:rFonts w:ascii="Courier New" w:hAnsi="Courier New" w:cs="Courier New"/>
            <w:b/>
            <w:bCs/>
            <w:color w:val="000000"/>
            <w:sz w:val="20"/>
            <w:szCs w:val="20"/>
          </w:rPr>
          <w:delText>1.0</w:delText>
        </w:r>
        <w:r w:rsidRPr="00E24B2D" w:rsidDel="00E5105E">
          <w:rPr>
            <w:rFonts w:ascii="Courier New" w:hAnsi="Courier New" w:cs="Courier New"/>
            <w:color w:val="0000FF"/>
            <w:sz w:val="20"/>
            <w:szCs w:val="20"/>
          </w:rPr>
          <w:delText>&lt;/contribution&gt;</w:delText>
        </w:r>
        <w:bookmarkStart w:id="7891" w:name="_Toc99718936"/>
        <w:bookmarkStart w:id="7892" w:name="_Toc99726371"/>
        <w:bookmarkEnd w:id="7891"/>
        <w:bookmarkEnd w:id="7892"/>
      </w:del>
    </w:p>
    <w:p w14:paraId="185D06D2" w14:textId="1AA1F352" w:rsidR="00E24B2D" w:rsidRPr="00E24B2D" w:rsidDel="00E5105E" w:rsidRDefault="00E24B2D" w:rsidP="00E24B2D">
      <w:pPr>
        <w:shd w:val="clear" w:color="auto" w:fill="FFFFFF"/>
        <w:jc w:val="left"/>
        <w:rPr>
          <w:del w:id="7893" w:author="Steven" w:date="2022-03-30T13:16:00Z"/>
          <w:rFonts w:ascii="Courier New" w:hAnsi="Courier New" w:cs="Courier New"/>
          <w:b/>
          <w:bCs/>
          <w:color w:val="000000"/>
          <w:sz w:val="20"/>
          <w:szCs w:val="20"/>
        </w:rPr>
      </w:pPr>
      <w:del w:id="7894"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&lt;alpha_override&gt;</w:delText>
        </w:r>
        <w:r w:rsidRPr="00E24B2D" w:rsidDel="00E5105E">
          <w:rPr>
            <w:rFonts w:ascii="Courier New" w:hAnsi="Courier New" w:cs="Courier New"/>
            <w:b/>
            <w:bCs/>
            <w:color w:val="000000"/>
            <w:sz w:val="20"/>
            <w:szCs w:val="20"/>
          </w:rPr>
          <w:delText>1</w:delText>
        </w:r>
        <w:r w:rsidRPr="00E24B2D" w:rsidDel="00E5105E">
          <w:rPr>
            <w:rFonts w:ascii="Courier New" w:hAnsi="Courier New" w:cs="Courier New"/>
            <w:color w:val="0000FF"/>
            <w:sz w:val="20"/>
            <w:szCs w:val="20"/>
          </w:rPr>
          <w:delText>&lt;/alpha_override&gt;</w:delText>
        </w:r>
        <w:bookmarkStart w:id="7895" w:name="_Toc99718937"/>
        <w:bookmarkStart w:id="7896" w:name="_Toc99726372"/>
        <w:bookmarkEnd w:id="7895"/>
        <w:bookmarkEnd w:id="7896"/>
      </w:del>
    </w:p>
    <w:p w14:paraId="43DB6D52" w14:textId="7A0E2E1E" w:rsidR="00E24B2D" w:rsidRPr="00E24B2D" w:rsidDel="00E5105E" w:rsidRDefault="00E24B2D" w:rsidP="00E24B2D">
      <w:pPr>
        <w:shd w:val="clear" w:color="auto" w:fill="FFFFFF"/>
        <w:jc w:val="left"/>
        <w:rPr>
          <w:del w:id="7897" w:author="Steven" w:date="2022-03-30T13:16:00Z"/>
          <w:rFonts w:ascii="Courier New" w:hAnsi="Courier New" w:cs="Courier New"/>
          <w:b/>
          <w:bCs/>
          <w:color w:val="000000"/>
          <w:sz w:val="20"/>
          <w:szCs w:val="20"/>
        </w:rPr>
      </w:pPr>
      <w:del w:id="7898"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&lt;sol_id&gt;</w:delText>
        </w:r>
        <w:r w:rsidRPr="00E24B2D" w:rsidDel="00E5105E">
          <w:rPr>
            <w:rFonts w:ascii="Courier New" w:hAnsi="Courier New" w:cs="Courier New"/>
            <w:b/>
            <w:bCs/>
            <w:color w:val="000000"/>
            <w:sz w:val="20"/>
            <w:szCs w:val="20"/>
          </w:rPr>
          <w:delText>0</w:delText>
        </w:r>
        <w:r w:rsidRPr="00E24B2D" w:rsidDel="00E5105E">
          <w:rPr>
            <w:rFonts w:ascii="Courier New" w:hAnsi="Courier New" w:cs="Courier New"/>
            <w:color w:val="0000FF"/>
            <w:sz w:val="20"/>
            <w:szCs w:val="20"/>
          </w:rPr>
          <w:delText>&lt;/sol_id&gt;</w:delText>
        </w:r>
        <w:bookmarkStart w:id="7899" w:name="_Toc99718938"/>
        <w:bookmarkStart w:id="7900" w:name="_Toc99726373"/>
        <w:bookmarkEnd w:id="7899"/>
        <w:bookmarkEnd w:id="7900"/>
      </w:del>
    </w:p>
    <w:p w14:paraId="37699C94" w14:textId="26195251" w:rsidR="00E24B2D" w:rsidRPr="00B43073" w:rsidDel="00E5105E" w:rsidRDefault="00E24B2D" w:rsidP="00E24B2D">
      <w:pPr>
        <w:shd w:val="clear" w:color="auto" w:fill="FFFFFF"/>
        <w:jc w:val="left"/>
        <w:rPr>
          <w:del w:id="7901" w:author="Steven" w:date="2022-03-30T13:16:00Z"/>
        </w:rPr>
      </w:pPr>
      <w:del w:id="7902" w:author="Steven" w:date="2022-03-30T13:16:00Z">
        <w:r w:rsidRPr="00E24B2D" w:rsidDel="00E5105E">
          <w:rPr>
            <w:rFonts w:ascii="Courier New" w:hAnsi="Courier New" w:cs="Courier New"/>
            <w:color w:val="0000FF"/>
            <w:sz w:val="20"/>
            <w:szCs w:val="20"/>
          </w:rPr>
          <w:delText>&lt;/pdd_modifier&gt;</w:delText>
        </w:r>
        <w:bookmarkStart w:id="7903" w:name="_Toc99718939"/>
        <w:bookmarkStart w:id="7904" w:name="_Toc99726374"/>
        <w:bookmarkEnd w:id="7903"/>
        <w:bookmarkEnd w:id="7904"/>
      </w:del>
    </w:p>
    <w:p w14:paraId="1AE8E395" w14:textId="43958420" w:rsidR="00503D2F" w:rsidDel="00E5105E" w:rsidRDefault="00503D2F" w:rsidP="00503D2F">
      <w:pPr>
        <w:pStyle w:val="Heading3"/>
        <w:rPr>
          <w:del w:id="7905" w:author="Steven" w:date="2022-03-30T13:16:00Z"/>
        </w:rPr>
      </w:pPr>
      <w:del w:id="7906" w:author="Steven" w:date="2022-03-30T13:16:00Z">
        <w:r w:rsidDel="00E5105E">
          <w:delText>Anastamosis PDD</w:delText>
        </w:r>
        <w:bookmarkStart w:id="7907" w:name="_Toc99718940"/>
        <w:bookmarkStart w:id="7908" w:name="_Toc99726375"/>
        <w:bookmarkEnd w:id="7907"/>
        <w:bookmarkEnd w:id="7908"/>
      </w:del>
    </w:p>
    <w:p w14:paraId="39A95B2C" w14:textId="59FA974A" w:rsidR="00A337F1" w:rsidDel="00E5105E" w:rsidRDefault="00A337F1" w:rsidP="00A337F1">
      <w:pPr>
        <w:rPr>
          <w:del w:id="7909" w:author="Steven" w:date="2022-03-30T13:16:00Z"/>
        </w:rPr>
      </w:pPr>
      <w:del w:id="7910" w:author="Steven" w:date="2022-03-30T13:16:00Z">
        <w:r w:rsidDel="00E5105E">
          <w:delText>Provides a way for tips to grow towards segments and once close enough to fuse into the segment.</w:delText>
        </w:r>
        <w:bookmarkStart w:id="7911" w:name="_Toc99718941"/>
        <w:bookmarkStart w:id="7912" w:name="_Toc99726376"/>
        <w:bookmarkEnd w:id="7911"/>
        <w:bookmarkEnd w:id="7912"/>
      </w:del>
    </w:p>
    <w:p w14:paraId="200C5C59" w14:textId="12D39619" w:rsidR="00A337F1" w:rsidRPr="00A337F1" w:rsidDel="00E5105E" w:rsidRDefault="00A337F1" w:rsidP="00A337F1">
      <w:pPr>
        <w:rPr>
          <w:del w:id="7913" w:author="Steven" w:date="2022-03-30T13:16:00Z"/>
        </w:rPr>
      </w:pPr>
      <w:del w:id="7914" w:author="Steven" w:date="2022-03-30T13:16:00Z">
        <w:r w:rsidDel="00E5105E">
          <w:delText xml:space="preserve">Tips will not </w:delText>
        </w:r>
        <w:commentRangeStart w:id="7915"/>
        <w:r w:rsidDel="00E5105E">
          <w:delText>anastamose</w:delText>
        </w:r>
        <w:commentRangeEnd w:id="7915"/>
        <w:r w:rsidR="00762F39" w:rsidDel="00E5105E">
          <w:rPr>
            <w:rStyle w:val="CommentReference"/>
          </w:rPr>
          <w:commentReference w:id="7915"/>
        </w:r>
        <w:r w:rsidDel="00E5105E">
          <w:delText xml:space="preserve"> with segments that have grown from the same intial fragment. Anastamosis radius effects the radisu</w:delText>
        </w:r>
      </w:del>
      <w:ins w:id="7916" w:author="Steven LaBelle" w:date="2018-08-21T12:28:00Z">
        <w:del w:id="7917" w:author="Steven" w:date="2022-03-30T13:16:00Z">
          <w:r w:rsidR="00174D5C" w:rsidDel="00E5105E">
            <w:delText>s</w:delText>
          </w:r>
        </w:del>
      </w:ins>
      <w:del w:id="7918" w:author="Steven" w:date="2022-03-30T13:16:00Z">
        <w:r w:rsidDel="00E5105E">
          <w:delText xml:space="preserve"> at which the tip will start growing towards a valid segment. Tips will stop growing when: they are within the fuse radius of a tip</w:delText>
        </w:r>
      </w:del>
      <w:ins w:id="7919" w:author="Steven LaBelle" w:date="2018-08-21T12:29:00Z">
        <w:del w:id="7920" w:author="Steven" w:date="2022-03-30T13:16:00Z">
          <w:r w:rsidR="00174D5C" w:rsidDel="00E5105E">
            <w:delText xml:space="preserve"> </w:delText>
          </w:r>
        </w:del>
      </w:ins>
      <w:del w:id="7921" w:author="Steven" w:date="2022-03-30T13:16:00Z">
        <w:r w:rsidDel="00E5105E">
          <w:delText xml:space="preserve">(can be part of a grown segment), and </w:delText>
        </w:r>
        <w:r w:rsidR="00C41E2B" w:rsidDel="00E5105E">
          <w:delText xml:space="preserve">the </w:delText>
        </w:r>
        <w:commentRangeStart w:id="7922"/>
        <w:r w:rsidR="00C41E2B" w:rsidDel="00E5105E">
          <w:delText>cos(angle) between the tips  is less than fuse_angle</w:delText>
        </w:r>
        <w:commentRangeEnd w:id="7922"/>
        <w:r w:rsidR="00174D5C" w:rsidDel="00E5105E">
          <w:rPr>
            <w:rStyle w:val="CommentReference"/>
          </w:rPr>
          <w:commentReference w:id="7922"/>
        </w:r>
        <w:r w:rsidR="00C41E2B" w:rsidDel="00E5105E">
          <w:delText>.</w:delText>
        </w:r>
        <w:bookmarkStart w:id="7923" w:name="_Toc99718942"/>
        <w:bookmarkStart w:id="7924" w:name="_Toc99726377"/>
        <w:bookmarkEnd w:id="7923"/>
        <w:bookmarkEnd w:id="7924"/>
      </w:del>
    </w:p>
    <w:p w14:paraId="35B3A444" w14:textId="5A31F640" w:rsidR="003F7193" w:rsidRPr="0030237E" w:rsidDel="00E5105E" w:rsidRDefault="003F7193" w:rsidP="003F7193">
      <w:pPr>
        <w:rPr>
          <w:del w:id="7925" w:author="Steven" w:date="2022-03-30T13:16:00Z"/>
          <w:lang w:val="es-MX"/>
          <w:rPrChange w:id="7926" w:author="Steven" w:date="2021-03-08T10:43:00Z">
            <w:rPr>
              <w:del w:id="7927" w:author="Steven" w:date="2022-03-30T13:16:00Z"/>
            </w:rPr>
          </w:rPrChange>
        </w:rPr>
      </w:pPr>
      <w:del w:id="7928" w:author="Steven" w:date="2022-03-30T13:16:00Z">
        <w:r w:rsidRPr="0030237E" w:rsidDel="00E5105E">
          <w:rPr>
            <w:lang w:val="es-MX"/>
            <w:rPrChange w:id="7929" w:author="Steven" w:date="2021-03-08T10:43:00Z">
              <w:rPr/>
            </w:rPrChange>
          </w:rPr>
          <w:delText>e.g.</w:delText>
        </w:r>
        <w:bookmarkStart w:id="7930" w:name="_Toc99718943"/>
        <w:bookmarkStart w:id="7931" w:name="_Toc99726378"/>
        <w:bookmarkEnd w:id="7930"/>
        <w:bookmarkEnd w:id="7931"/>
      </w:del>
    </w:p>
    <w:p w14:paraId="3348149E" w14:textId="206C604B" w:rsidR="00E24B2D" w:rsidRPr="0030237E" w:rsidDel="00E5105E" w:rsidRDefault="00E24B2D" w:rsidP="00E24B2D">
      <w:pPr>
        <w:shd w:val="clear" w:color="auto" w:fill="FFFFFF"/>
        <w:jc w:val="left"/>
        <w:rPr>
          <w:del w:id="7932" w:author="Steven" w:date="2022-03-30T13:16:00Z"/>
          <w:rFonts w:ascii="Courier New" w:hAnsi="Courier New" w:cs="Courier New"/>
          <w:b/>
          <w:bCs/>
          <w:color w:val="000000"/>
          <w:sz w:val="20"/>
          <w:szCs w:val="20"/>
          <w:lang w:val="es-MX"/>
          <w:rPrChange w:id="7933" w:author="Steven" w:date="2021-03-08T10:43:00Z">
            <w:rPr>
              <w:del w:id="7934" w:author="Steven" w:date="2022-03-30T13:16:00Z"/>
              <w:rFonts w:ascii="Courier New" w:hAnsi="Courier New" w:cs="Courier New"/>
              <w:b/>
              <w:bCs/>
              <w:color w:val="000000"/>
              <w:sz w:val="20"/>
              <w:szCs w:val="20"/>
            </w:rPr>
          </w:rPrChange>
        </w:rPr>
      </w:pPr>
      <w:del w:id="7935" w:author="Steven" w:date="2022-03-30T13:16:00Z">
        <w:r w:rsidRPr="0030237E" w:rsidDel="00E5105E">
          <w:rPr>
            <w:rFonts w:ascii="Courier New" w:hAnsi="Courier New" w:cs="Courier New"/>
            <w:color w:val="0000FF"/>
            <w:sz w:val="20"/>
            <w:szCs w:val="20"/>
            <w:lang w:val="es-MX"/>
            <w:rPrChange w:id="7936" w:author="Steven" w:date="2021-03-08T10:43:00Z">
              <w:rPr>
                <w:rFonts w:ascii="Courier New" w:hAnsi="Courier New" w:cs="Courier New"/>
                <w:color w:val="0000FF"/>
                <w:sz w:val="20"/>
                <w:szCs w:val="20"/>
              </w:rPr>
            </w:rPrChange>
          </w:rPr>
          <w:delText>&lt;pdd_modifier</w:delText>
        </w:r>
        <w:r w:rsidRPr="0030237E" w:rsidDel="00E5105E">
          <w:rPr>
            <w:rFonts w:ascii="Courier New" w:hAnsi="Courier New" w:cs="Courier New"/>
            <w:color w:val="000000"/>
            <w:sz w:val="20"/>
            <w:szCs w:val="20"/>
            <w:lang w:val="es-MX"/>
            <w:rPrChange w:id="7937" w:author="Steven" w:date="2021-03-08T10:43:00Z">
              <w:rPr>
                <w:rFonts w:ascii="Courier New" w:hAnsi="Courier New" w:cs="Courier New"/>
                <w:color w:val="000000"/>
                <w:sz w:val="20"/>
                <w:szCs w:val="20"/>
              </w:rPr>
            </w:rPrChange>
          </w:rPr>
          <w:delText xml:space="preserve"> </w:delText>
        </w:r>
        <w:r w:rsidRPr="0030237E" w:rsidDel="00E5105E">
          <w:rPr>
            <w:rFonts w:ascii="Courier New" w:hAnsi="Courier New" w:cs="Courier New"/>
            <w:color w:val="FF0000"/>
            <w:sz w:val="20"/>
            <w:szCs w:val="20"/>
            <w:lang w:val="es-MX"/>
            <w:rPrChange w:id="7938" w:author="Steven" w:date="2021-03-08T10:43:00Z">
              <w:rPr>
                <w:rFonts w:ascii="Courier New" w:hAnsi="Courier New" w:cs="Courier New"/>
                <w:color w:val="FF0000"/>
                <w:sz w:val="20"/>
                <w:szCs w:val="20"/>
              </w:rPr>
            </w:rPrChange>
          </w:rPr>
          <w:delText>type</w:delText>
        </w:r>
        <w:r w:rsidRPr="0030237E" w:rsidDel="00E5105E">
          <w:rPr>
            <w:rFonts w:ascii="Courier New" w:hAnsi="Courier New" w:cs="Courier New"/>
            <w:color w:val="000000"/>
            <w:sz w:val="20"/>
            <w:szCs w:val="20"/>
            <w:lang w:val="es-MX"/>
            <w:rPrChange w:id="7939" w:author="Steven" w:date="2021-03-08T10:43:00Z">
              <w:rPr>
                <w:rFonts w:ascii="Courier New" w:hAnsi="Courier New" w:cs="Courier New"/>
                <w:color w:val="000000"/>
                <w:sz w:val="20"/>
                <w:szCs w:val="20"/>
              </w:rPr>
            </w:rPrChange>
          </w:rPr>
          <w:delText>=</w:delText>
        </w:r>
        <w:r w:rsidRPr="0030237E" w:rsidDel="00E5105E">
          <w:rPr>
            <w:rFonts w:ascii="Courier New" w:hAnsi="Courier New" w:cs="Courier New"/>
            <w:b/>
            <w:bCs/>
            <w:color w:val="8000FF"/>
            <w:sz w:val="20"/>
            <w:szCs w:val="20"/>
            <w:lang w:val="es-MX"/>
            <w:rPrChange w:id="7940" w:author="Steven" w:date="2021-03-08T10:43:00Z">
              <w:rPr>
                <w:rFonts w:ascii="Courier New" w:hAnsi="Courier New" w:cs="Courier New"/>
                <w:b/>
                <w:bCs/>
                <w:color w:val="8000FF"/>
                <w:sz w:val="20"/>
                <w:szCs w:val="20"/>
              </w:rPr>
            </w:rPrChange>
          </w:rPr>
          <w:delText>"anastamosis_pdd"</w:delText>
        </w:r>
        <w:r w:rsidRPr="0030237E" w:rsidDel="00E5105E">
          <w:rPr>
            <w:rFonts w:ascii="Courier New" w:hAnsi="Courier New" w:cs="Courier New"/>
            <w:color w:val="0000FF"/>
            <w:sz w:val="20"/>
            <w:szCs w:val="20"/>
            <w:lang w:val="es-MX"/>
            <w:rPrChange w:id="7941" w:author="Steven" w:date="2021-03-08T10:43:00Z">
              <w:rPr>
                <w:rFonts w:ascii="Courier New" w:hAnsi="Courier New" w:cs="Courier New"/>
                <w:color w:val="0000FF"/>
                <w:sz w:val="20"/>
                <w:szCs w:val="20"/>
              </w:rPr>
            </w:rPrChange>
          </w:rPr>
          <w:delText>&gt;</w:delText>
        </w:r>
        <w:bookmarkStart w:id="7942" w:name="_Toc99718944"/>
        <w:bookmarkStart w:id="7943" w:name="_Toc99726379"/>
        <w:bookmarkEnd w:id="7942"/>
        <w:bookmarkEnd w:id="7943"/>
      </w:del>
    </w:p>
    <w:p w14:paraId="6F4BBC2D" w14:textId="598FD9BD" w:rsidR="00E24B2D" w:rsidRPr="0030237E" w:rsidDel="00E5105E" w:rsidRDefault="00E24B2D" w:rsidP="00E24B2D">
      <w:pPr>
        <w:shd w:val="clear" w:color="auto" w:fill="FFFFFF"/>
        <w:jc w:val="left"/>
        <w:rPr>
          <w:del w:id="7944" w:author="Steven" w:date="2022-03-30T13:16:00Z"/>
          <w:rFonts w:ascii="Courier New" w:hAnsi="Courier New" w:cs="Courier New"/>
          <w:b/>
          <w:bCs/>
          <w:color w:val="000000"/>
          <w:sz w:val="20"/>
          <w:szCs w:val="20"/>
          <w:lang w:val="es-MX"/>
          <w:rPrChange w:id="7945" w:author="Steven" w:date="2021-03-08T10:43:00Z">
            <w:rPr>
              <w:del w:id="7946" w:author="Steven" w:date="2022-03-30T13:16:00Z"/>
              <w:rFonts w:ascii="Courier New" w:hAnsi="Courier New" w:cs="Courier New"/>
              <w:b/>
              <w:bCs/>
              <w:color w:val="000000"/>
              <w:sz w:val="20"/>
              <w:szCs w:val="20"/>
            </w:rPr>
          </w:rPrChange>
        </w:rPr>
      </w:pPr>
      <w:del w:id="7947" w:author="Steven" w:date="2022-03-30T13:16:00Z">
        <w:r w:rsidRPr="0030237E" w:rsidDel="00E5105E">
          <w:rPr>
            <w:rFonts w:ascii="Courier New" w:hAnsi="Courier New" w:cs="Courier New"/>
            <w:b/>
            <w:bCs/>
            <w:color w:val="000000"/>
            <w:sz w:val="20"/>
            <w:szCs w:val="20"/>
            <w:lang w:val="es-MX"/>
            <w:rPrChange w:id="7948" w:author="Steven" w:date="2021-03-08T10:43:00Z">
              <w:rPr>
                <w:rFonts w:ascii="Courier New" w:hAnsi="Courier New" w:cs="Courier New"/>
                <w:b/>
                <w:bCs/>
                <w:color w:val="000000"/>
                <w:sz w:val="20"/>
                <w:szCs w:val="20"/>
              </w:rPr>
            </w:rPrChange>
          </w:rPr>
          <w:delText xml:space="preserve">    </w:delText>
        </w:r>
        <w:r w:rsidRPr="0030237E" w:rsidDel="00E5105E">
          <w:rPr>
            <w:rFonts w:ascii="Courier New" w:hAnsi="Courier New" w:cs="Courier New"/>
            <w:color w:val="0000FF"/>
            <w:sz w:val="20"/>
            <w:szCs w:val="20"/>
            <w:lang w:val="es-MX"/>
            <w:rPrChange w:id="7949" w:author="Steven" w:date="2021-03-08T10:43:00Z">
              <w:rPr>
                <w:rFonts w:ascii="Courier New" w:hAnsi="Courier New" w:cs="Courier New"/>
                <w:color w:val="0000FF"/>
                <w:sz w:val="20"/>
                <w:szCs w:val="20"/>
              </w:rPr>
            </w:rPrChange>
          </w:rPr>
          <w:delText>&lt;anastamosis_radius&gt;</w:delText>
        </w:r>
        <w:r w:rsidRPr="0030237E" w:rsidDel="00E5105E">
          <w:rPr>
            <w:rFonts w:ascii="Courier New" w:hAnsi="Courier New" w:cs="Courier New"/>
            <w:b/>
            <w:bCs/>
            <w:color w:val="000000"/>
            <w:sz w:val="20"/>
            <w:szCs w:val="20"/>
            <w:lang w:val="es-MX"/>
            <w:rPrChange w:id="7950" w:author="Steven" w:date="2021-03-08T10:43:00Z">
              <w:rPr>
                <w:rFonts w:ascii="Courier New" w:hAnsi="Courier New" w:cs="Courier New"/>
                <w:b/>
                <w:bCs/>
                <w:color w:val="000000"/>
                <w:sz w:val="20"/>
                <w:szCs w:val="20"/>
              </w:rPr>
            </w:rPrChange>
          </w:rPr>
          <w:delText>200</w:delText>
        </w:r>
        <w:r w:rsidRPr="0030237E" w:rsidDel="00E5105E">
          <w:rPr>
            <w:rFonts w:ascii="Courier New" w:hAnsi="Courier New" w:cs="Courier New"/>
            <w:color w:val="0000FF"/>
            <w:sz w:val="20"/>
            <w:szCs w:val="20"/>
            <w:lang w:val="es-MX"/>
            <w:rPrChange w:id="7951" w:author="Steven" w:date="2021-03-08T10:43:00Z">
              <w:rPr>
                <w:rFonts w:ascii="Courier New" w:hAnsi="Courier New" w:cs="Courier New"/>
                <w:color w:val="0000FF"/>
                <w:sz w:val="20"/>
                <w:szCs w:val="20"/>
              </w:rPr>
            </w:rPrChange>
          </w:rPr>
          <w:delText>&lt;/anastamosis_radius&gt;</w:delText>
        </w:r>
        <w:bookmarkStart w:id="7952" w:name="_Toc99718945"/>
        <w:bookmarkStart w:id="7953" w:name="_Toc99726380"/>
        <w:bookmarkEnd w:id="7952"/>
        <w:bookmarkEnd w:id="7953"/>
      </w:del>
    </w:p>
    <w:p w14:paraId="477EEED4" w14:textId="7FFB68E2" w:rsidR="00E24B2D" w:rsidRPr="00E24B2D" w:rsidDel="00E5105E" w:rsidRDefault="00E24B2D" w:rsidP="00E24B2D">
      <w:pPr>
        <w:shd w:val="clear" w:color="auto" w:fill="FFFFFF"/>
        <w:jc w:val="left"/>
        <w:rPr>
          <w:del w:id="7954" w:author="Steven" w:date="2022-03-30T13:16:00Z"/>
          <w:rFonts w:ascii="Courier New" w:hAnsi="Courier New" w:cs="Courier New"/>
          <w:b/>
          <w:bCs/>
          <w:color w:val="000000"/>
          <w:sz w:val="20"/>
          <w:szCs w:val="20"/>
        </w:rPr>
      </w:pPr>
      <w:del w:id="7955" w:author="Steven" w:date="2022-03-30T13:16:00Z">
        <w:r w:rsidRPr="0030237E" w:rsidDel="00E5105E">
          <w:rPr>
            <w:rFonts w:ascii="Courier New" w:hAnsi="Courier New" w:cs="Courier New"/>
            <w:b/>
            <w:bCs/>
            <w:color w:val="000000"/>
            <w:sz w:val="20"/>
            <w:szCs w:val="20"/>
            <w:lang w:val="es-MX"/>
            <w:rPrChange w:id="7956" w:author="Steven" w:date="2021-03-08T10:43:00Z">
              <w:rPr>
                <w:rFonts w:ascii="Courier New" w:hAnsi="Courier New" w:cs="Courier New"/>
                <w:b/>
                <w:bCs/>
                <w:color w:val="000000"/>
                <w:sz w:val="20"/>
                <w:szCs w:val="20"/>
              </w:rPr>
            </w:rPrChange>
          </w:rPr>
          <w:delText xml:space="preserve">    </w:delText>
        </w:r>
        <w:r w:rsidRPr="00E24B2D" w:rsidDel="00E5105E">
          <w:rPr>
            <w:rFonts w:ascii="Courier New" w:hAnsi="Courier New" w:cs="Courier New"/>
            <w:color w:val="0000FF"/>
            <w:sz w:val="20"/>
            <w:szCs w:val="20"/>
          </w:rPr>
          <w:delText>&lt;fuse_radius&gt;</w:delText>
        </w:r>
        <w:r w:rsidRPr="00E24B2D" w:rsidDel="00E5105E">
          <w:rPr>
            <w:rFonts w:ascii="Courier New" w:hAnsi="Courier New" w:cs="Courier New"/>
            <w:b/>
            <w:bCs/>
            <w:color w:val="000000"/>
            <w:sz w:val="20"/>
            <w:szCs w:val="20"/>
          </w:rPr>
          <w:delText>30</w:delText>
        </w:r>
        <w:r w:rsidRPr="00E24B2D" w:rsidDel="00E5105E">
          <w:rPr>
            <w:rFonts w:ascii="Courier New" w:hAnsi="Courier New" w:cs="Courier New"/>
            <w:color w:val="0000FF"/>
            <w:sz w:val="20"/>
            <w:szCs w:val="20"/>
          </w:rPr>
          <w:delText>&lt;/fuse_radius&gt;</w:delText>
        </w:r>
        <w:bookmarkStart w:id="7957" w:name="_Toc99718946"/>
        <w:bookmarkStart w:id="7958" w:name="_Toc99726381"/>
        <w:bookmarkEnd w:id="7957"/>
        <w:bookmarkEnd w:id="7958"/>
      </w:del>
    </w:p>
    <w:p w14:paraId="6B9D04D1" w14:textId="643127FF" w:rsidR="00E24B2D" w:rsidRPr="00E24B2D" w:rsidDel="00E5105E" w:rsidRDefault="00E24B2D" w:rsidP="00E24B2D">
      <w:pPr>
        <w:shd w:val="clear" w:color="auto" w:fill="FFFFFF"/>
        <w:jc w:val="left"/>
        <w:rPr>
          <w:del w:id="7959" w:author="Steven" w:date="2022-03-30T13:16:00Z"/>
          <w:rFonts w:ascii="Courier New" w:hAnsi="Courier New" w:cs="Courier New"/>
          <w:b/>
          <w:bCs/>
          <w:color w:val="000000"/>
          <w:sz w:val="20"/>
          <w:szCs w:val="20"/>
        </w:rPr>
      </w:pPr>
      <w:del w:id="7960" w:author="Steven" w:date="2022-03-30T13:16:00Z">
        <w:r w:rsidRPr="00E24B2D" w:rsidDel="00E5105E">
          <w:rPr>
            <w:rFonts w:ascii="Courier New" w:hAnsi="Courier New" w:cs="Courier New"/>
            <w:b/>
            <w:bCs/>
            <w:color w:val="000000"/>
            <w:sz w:val="20"/>
            <w:szCs w:val="20"/>
          </w:rPr>
          <w:delText xml:space="preserve">    </w:delText>
        </w:r>
        <w:r w:rsidRPr="00E24B2D" w:rsidDel="00E5105E">
          <w:rPr>
            <w:rFonts w:ascii="Courier New" w:hAnsi="Courier New" w:cs="Courier New"/>
            <w:color w:val="0000FF"/>
            <w:sz w:val="20"/>
            <w:szCs w:val="20"/>
          </w:rPr>
          <w:delText>&lt;fuse_angle&gt;</w:delText>
        </w:r>
        <w:r w:rsidRPr="00E24B2D" w:rsidDel="00E5105E">
          <w:rPr>
            <w:rFonts w:ascii="Courier New" w:hAnsi="Courier New" w:cs="Courier New"/>
            <w:b/>
            <w:bCs/>
            <w:color w:val="000000"/>
            <w:sz w:val="20"/>
            <w:szCs w:val="20"/>
          </w:rPr>
          <w:delText>0.25</w:delText>
        </w:r>
        <w:r w:rsidRPr="00E24B2D" w:rsidDel="00E5105E">
          <w:rPr>
            <w:rFonts w:ascii="Courier New" w:hAnsi="Courier New" w:cs="Courier New"/>
            <w:color w:val="0000FF"/>
            <w:sz w:val="20"/>
            <w:szCs w:val="20"/>
          </w:rPr>
          <w:delText>&lt;/fuse_angle&gt;</w:delText>
        </w:r>
        <w:bookmarkStart w:id="7961" w:name="_Toc99718947"/>
        <w:bookmarkStart w:id="7962" w:name="_Toc99726382"/>
        <w:bookmarkEnd w:id="7961"/>
        <w:bookmarkEnd w:id="7962"/>
      </w:del>
    </w:p>
    <w:p w14:paraId="4F02CE4E" w14:textId="2328B28C" w:rsidR="00E24B2D" w:rsidDel="00E5105E" w:rsidRDefault="00E24B2D" w:rsidP="00E24B2D">
      <w:pPr>
        <w:shd w:val="clear" w:color="auto" w:fill="FFFFFF"/>
        <w:jc w:val="left"/>
        <w:rPr>
          <w:del w:id="7963" w:author="Steven" w:date="2022-03-30T13:16:00Z"/>
        </w:rPr>
      </w:pPr>
      <w:del w:id="7964" w:author="Steven" w:date="2022-03-30T13:16:00Z">
        <w:r w:rsidRPr="00E24B2D" w:rsidDel="00E5105E">
          <w:rPr>
            <w:rFonts w:ascii="Courier New" w:hAnsi="Courier New" w:cs="Courier New"/>
            <w:color w:val="0000FF"/>
            <w:sz w:val="20"/>
            <w:szCs w:val="20"/>
          </w:rPr>
          <w:delText>&lt;/pdd_modifier&gt;</w:delText>
        </w:r>
        <w:bookmarkStart w:id="7965" w:name="_Toc99718948"/>
        <w:bookmarkStart w:id="7966" w:name="_Toc99726383"/>
        <w:bookmarkEnd w:id="7965"/>
        <w:bookmarkEnd w:id="7966"/>
      </w:del>
    </w:p>
    <w:p w14:paraId="1245D7F5" w14:textId="2DC40E1B" w:rsidR="0047350B" w:rsidDel="005C4E4E" w:rsidRDefault="0047350B">
      <w:pPr>
        <w:pStyle w:val="Heading2"/>
        <w:rPr>
          <w:del w:id="7967" w:author="Steven" w:date="2022-04-01T16:20:00Z"/>
        </w:rPr>
      </w:pPr>
      <w:del w:id="7968" w:author="Steven" w:date="2022-04-01T16:20:00Z">
        <w:r w:rsidDel="005C4E4E">
          <w:delText>Contribution Mix(Alpha)</w:delText>
        </w:r>
        <w:bookmarkStart w:id="7969" w:name="_Toc99726384"/>
        <w:bookmarkEnd w:id="7969"/>
      </w:del>
    </w:p>
    <w:p w14:paraId="66616850" w14:textId="0D057519" w:rsidR="00C41E2B" w:rsidDel="005C4E4E" w:rsidRDefault="00C41E2B" w:rsidP="00C41E2B">
      <w:pPr>
        <w:rPr>
          <w:ins w:id="7970" w:author="Steven LaBelle" w:date="2018-08-21T12:30:00Z"/>
          <w:del w:id="7971" w:author="Steven" w:date="2022-04-01T16:20:00Z"/>
        </w:rPr>
      </w:pPr>
      <w:del w:id="7972" w:author="Steven" w:date="2022-04-01T16:20:00Z">
        <w:r w:rsidDel="005C4E4E">
          <w:delText xml:space="preserve">Specifies the mixture between the PDD and PSC vectors. </w:delText>
        </w:r>
      </w:del>
      <w:bookmarkStart w:id="7973" w:name="_Toc99726385"/>
      <w:bookmarkEnd w:id="7973"/>
    </w:p>
    <w:p w14:paraId="2F6BA6B5" w14:textId="2569FE46" w:rsidR="00174D5C" w:rsidDel="005C4E4E" w:rsidRDefault="00174D5C" w:rsidP="00C41E2B">
      <w:pPr>
        <w:rPr>
          <w:del w:id="7974" w:author="Steven" w:date="2022-04-01T16:20:00Z"/>
        </w:rPr>
      </w:pPr>
      <w:bookmarkStart w:id="7975" w:name="_Toc99726386"/>
      <w:bookmarkEnd w:id="7975"/>
    </w:p>
    <w:p w14:paraId="58FBE5E6" w14:textId="6E4C9420" w:rsidR="000F020C" w:rsidDel="005C4E4E" w:rsidRDefault="000F020C" w:rsidP="00C41E2B">
      <w:pPr>
        <w:rPr>
          <w:del w:id="7976" w:author="Steven" w:date="2022-04-01T16:20:00Z"/>
        </w:rPr>
      </w:pPr>
      <w:del w:id="7977" w:author="Steven" w:date="2022-04-01T16:20:00Z">
        <w:r w:rsidDel="005C4E4E">
          <w:delText>e.g.</w:delText>
        </w:r>
        <w:bookmarkStart w:id="7978" w:name="_Toc99726387"/>
        <w:bookmarkEnd w:id="7978"/>
      </w:del>
    </w:p>
    <w:p w14:paraId="5C1C5B42" w14:textId="74C8F672" w:rsidR="00071AE2" w:rsidRPr="00071AE2" w:rsidDel="005C4E4E" w:rsidRDefault="00071AE2" w:rsidP="00071AE2">
      <w:pPr>
        <w:shd w:val="clear" w:color="auto" w:fill="FFFFFF"/>
        <w:jc w:val="left"/>
        <w:rPr>
          <w:del w:id="7979" w:author="Steven" w:date="2022-04-01T16:20:00Z"/>
          <w:rFonts w:ascii="Courier New" w:hAnsi="Courier New" w:cs="Courier New"/>
          <w:b/>
          <w:bCs/>
          <w:color w:val="000000"/>
          <w:sz w:val="20"/>
          <w:szCs w:val="20"/>
        </w:rPr>
      </w:pPr>
      <w:del w:id="7980" w:author="Steven" w:date="2022-04-01T16:20:00Z">
        <w:r w:rsidRPr="00071AE2" w:rsidDel="005C4E4E">
          <w:rPr>
            <w:rFonts w:ascii="Courier New" w:hAnsi="Courier New" w:cs="Courier New"/>
            <w:color w:val="0000FF"/>
            <w:sz w:val="20"/>
            <w:szCs w:val="20"/>
          </w:rPr>
          <w:delText>&lt;cm_manager</w:delText>
        </w:r>
        <w:r w:rsidRPr="00071AE2" w:rsidDel="005C4E4E">
          <w:rPr>
            <w:rFonts w:ascii="Courier New" w:hAnsi="Courier New" w:cs="Courier New"/>
            <w:color w:val="000000"/>
            <w:sz w:val="20"/>
            <w:szCs w:val="20"/>
          </w:rPr>
          <w:delText xml:space="preserve"> </w:delText>
        </w:r>
        <w:r w:rsidRPr="00071AE2" w:rsidDel="005C4E4E">
          <w:rPr>
            <w:rFonts w:ascii="Courier New" w:hAnsi="Courier New" w:cs="Courier New"/>
            <w:color w:val="FF0000"/>
            <w:sz w:val="20"/>
            <w:szCs w:val="20"/>
          </w:rPr>
          <w:delText>type</w:delText>
        </w:r>
        <w:r w:rsidRPr="00071AE2" w:rsidDel="005C4E4E">
          <w:rPr>
            <w:rFonts w:ascii="Courier New" w:hAnsi="Courier New" w:cs="Courier New"/>
            <w:color w:val="000000"/>
            <w:sz w:val="20"/>
            <w:szCs w:val="20"/>
          </w:rPr>
          <w:delText>=</w:delText>
        </w:r>
        <w:r w:rsidRPr="00071AE2" w:rsidDel="005C4E4E">
          <w:rPr>
            <w:rFonts w:ascii="Courier New" w:hAnsi="Courier New" w:cs="Courier New"/>
            <w:b/>
            <w:bCs/>
            <w:color w:val="8000FF"/>
            <w:sz w:val="20"/>
            <w:szCs w:val="20"/>
          </w:rPr>
          <w:delText>"contribution_mix_manager"</w:delText>
        </w:r>
        <w:r w:rsidRPr="00071AE2" w:rsidDel="005C4E4E">
          <w:rPr>
            <w:rFonts w:ascii="Courier New" w:hAnsi="Courier New" w:cs="Courier New"/>
            <w:color w:val="0000FF"/>
            <w:sz w:val="20"/>
            <w:szCs w:val="20"/>
          </w:rPr>
          <w:delText>&gt;</w:delText>
        </w:r>
        <w:bookmarkStart w:id="7981" w:name="_Toc99726388"/>
        <w:bookmarkEnd w:id="7981"/>
      </w:del>
    </w:p>
    <w:p w14:paraId="46E5CB18" w14:textId="7BCDE273" w:rsidR="00071AE2" w:rsidRPr="00071AE2" w:rsidDel="005C4E4E" w:rsidRDefault="00071AE2" w:rsidP="00071AE2">
      <w:pPr>
        <w:shd w:val="clear" w:color="auto" w:fill="FFFFFF"/>
        <w:jc w:val="left"/>
        <w:rPr>
          <w:del w:id="7982" w:author="Steven" w:date="2022-04-01T16:20:00Z"/>
          <w:rFonts w:ascii="Courier New" w:hAnsi="Courier New" w:cs="Courier New"/>
          <w:b/>
          <w:bCs/>
          <w:color w:val="000000"/>
          <w:sz w:val="20"/>
          <w:szCs w:val="20"/>
        </w:rPr>
      </w:pPr>
      <w:del w:id="7983"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&lt;psc_modifier</w:delText>
        </w:r>
        <w:r w:rsidRPr="00071AE2" w:rsidDel="005C4E4E">
          <w:rPr>
            <w:rFonts w:ascii="Courier New" w:hAnsi="Courier New" w:cs="Courier New"/>
            <w:color w:val="000000"/>
            <w:sz w:val="20"/>
            <w:szCs w:val="20"/>
          </w:rPr>
          <w:delText xml:space="preserve"> </w:delText>
        </w:r>
        <w:r w:rsidRPr="00071AE2" w:rsidDel="005C4E4E">
          <w:rPr>
            <w:rFonts w:ascii="Courier New" w:hAnsi="Courier New" w:cs="Courier New"/>
            <w:color w:val="FF0000"/>
            <w:sz w:val="20"/>
            <w:szCs w:val="20"/>
          </w:rPr>
          <w:delText>type</w:delText>
        </w:r>
        <w:r w:rsidRPr="00071AE2" w:rsidDel="005C4E4E">
          <w:rPr>
            <w:rFonts w:ascii="Courier New" w:hAnsi="Courier New" w:cs="Courier New"/>
            <w:color w:val="000000"/>
            <w:sz w:val="20"/>
            <w:szCs w:val="20"/>
          </w:rPr>
          <w:delText>=</w:delText>
        </w:r>
        <w:r w:rsidRPr="00071AE2" w:rsidDel="005C4E4E">
          <w:rPr>
            <w:rFonts w:ascii="Courier New" w:hAnsi="Courier New" w:cs="Courier New"/>
            <w:b/>
            <w:bCs/>
            <w:color w:val="8000FF"/>
            <w:sz w:val="20"/>
            <w:szCs w:val="20"/>
          </w:rPr>
          <w:delText>"psc_pdd_contribution_mix"</w:delText>
        </w:r>
        <w:r w:rsidRPr="00071AE2" w:rsidDel="005C4E4E">
          <w:rPr>
            <w:rFonts w:ascii="Courier New" w:hAnsi="Courier New" w:cs="Courier New"/>
            <w:color w:val="0000FF"/>
            <w:sz w:val="20"/>
            <w:szCs w:val="20"/>
          </w:rPr>
          <w:delText>&gt;</w:delText>
        </w:r>
        <w:bookmarkStart w:id="7984" w:name="_Toc99726389"/>
        <w:bookmarkEnd w:id="7984"/>
      </w:del>
    </w:p>
    <w:p w14:paraId="78AD2292" w14:textId="529FFA1E" w:rsidR="00071AE2" w:rsidRPr="00071AE2" w:rsidDel="005C4E4E" w:rsidRDefault="00071AE2" w:rsidP="00071AE2">
      <w:pPr>
        <w:shd w:val="clear" w:color="auto" w:fill="FFFFFF"/>
        <w:jc w:val="left"/>
        <w:rPr>
          <w:del w:id="7985" w:author="Steven" w:date="2022-04-01T16:20:00Z"/>
          <w:rFonts w:ascii="Courier New" w:hAnsi="Courier New" w:cs="Courier New"/>
          <w:b/>
          <w:bCs/>
          <w:color w:val="000000"/>
          <w:sz w:val="20"/>
          <w:szCs w:val="20"/>
        </w:rPr>
      </w:pPr>
      <w:del w:id="7986"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0.5</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 xml:space="preserve"> </w:delText>
        </w:r>
        <w:bookmarkStart w:id="7987" w:name="_Toc99726390"/>
        <w:bookmarkEnd w:id="7987"/>
      </w:del>
    </w:p>
    <w:p w14:paraId="2514267D" w14:textId="573AB227" w:rsidR="00071AE2" w:rsidRPr="00071AE2" w:rsidDel="005C4E4E" w:rsidRDefault="00071AE2" w:rsidP="00071AE2">
      <w:pPr>
        <w:shd w:val="clear" w:color="auto" w:fill="FFFFFF"/>
        <w:jc w:val="left"/>
        <w:rPr>
          <w:del w:id="7988" w:author="Steven" w:date="2022-04-01T16:20:00Z"/>
          <w:rFonts w:ascii="Courier New" w:hAnsi="Courier New" w:cs="Courier New"/>
          <w:b/>
          <w:bCs/>
          <w:color w:val="000000"/>
          <w:sz w:val="20"/>
          <w:szCs w:val="20"/>
        </w:rPr>
      </w:pPr>
      <w:del w:id="7989"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&lt;/psc_modifier&gt;</w:delText>
        </w:r>
        <w:bookmarkStart w:id="7990" w:name="_Toc99726391"/>
        <w:bookmarkEnd w:id="7990"/>
      </w:del>
    </w:p>
    <w:p w14:paraId="43729FC5" w14:textId="5C0AB920" w:rsidR="00071AE2" w:rsidDel="005C4E4E" w:rsidRDefault="00071AE2" w:rsidP="00071AE2">
      <w:pPr>
        <w:shd w:val="clear" w:color="auto" w:fill="FFFFFF"/>
        <w:jc w:val="left"/>
        <w:rPr>
          <w:del w:id="7991" w:author="Steven" w:date="2022-04-01T16:20:00Z"/>
        </w:rPr>
      </w:pPr>
      <w:del w:id="7992" w:author="Steven" w:date="2022-04-01T16:20:00Z">
        <w:r w:rsidRPr="00071AE2" w:rsidDel="005C4E4E">
          <w:rPr>
            <w:rFonts w:ascii="Courier New" w:hAnsi="Courier New" w:cs="Courier New"/>
            <w:color w:val="0000FF"/>
            <w:sz w:val="20"/>
            <w:szCs w:val="20"/>
          </w:rPr>
          <w:delText>&lt;/cm_manager&gt;</w:delText>
        </w:r>
        <w:bookmarkStart w:id="7993" w:name="_Toc99726392"/>
        <w:bookmarkEnd w:id="7993"/>
      </w:del>
    </w:p>
    <w:p w14:paraId="5F6A4284" w14:textId="7B76CD89" w:rsidR="00C41E2B" w:rsidDel="005C4E4E" w:rsidRDefault="00C41E2B" w:rsidP="00C41E2B">
      <w:pPr>
        <w:pStyle w:val="Heading3"/>
        <w:rPr>
          <w:del w:id="7994" w:author="Steven" w:date="2022-04-01T16:20:00Z"/>
        </w:rPr>
      </w:pPr>
      <w:del w:id="7995" w:author="Steven" w:date="2022-04-01T16:20:00Z">
        <w:r w:rsidDel="005C4E4E">
          <w:delText>PSC</w:delText>
        </w:r>
      </w:del>
      <w:ins w:id="7996" w:author="Steven LaBelle" w:date="2018-08-21T12:30:00Z">
        <w:del w:id="7997" w:author="Steven" w:date="2022-04-01T16:20:00Z">
          <w:r w:rsidR="00174D5C" w:rsidDel="005C4E4E">
            <w:delText>/</w:delText>
          </w:r>
        </w:del>
      </w:ins>
      <w:del w:id="7998" w:author="Steven" w:date="2022-04-01T16:20:00Z">
        <w:r w:rsidDel="005C4E4E">
          <w:delText>PDD</w:delText>
        </w:r>
      </w:del>
      <w:ins w:id="7999" w:author="Steven LaBelle" w:date="2018-08-21T12:30:00Z">
        <w:del w:id="8000" w:author="Steven" w:date="2022-04-01T16:20:00Z">
          <w:r w:rsidR="00174D5C" w:rsidDel="005C4E4E">
            <w:delText xml:space="preserve"> </w:delText>
          </w:r>
        </w:del>
      </w:ins>
      <w:del w:id="8001" w:author="Steven" w:date="2022-04-01T16:20:00Z">
        <w:r w:rsidDel="005C4E4E">
          <w:delText>ContributionMix</w:delText>
        </w:r>
        <w:bookmarkStart w:id="8002" w:name="_Toc99726393"/>
        <w:bookmarkEnd w:id="8002"/>
      </w:del>
    </w:p>
    <w:p w14:paraId="55506A84" w14:textId="5BFD9331" w:rsidR="005F3E61" w:rsidDel="005C4E4E" w:rsidRDefault="005F3E61" w:rsidP="00C41E2B">
      <w:pPr>
        <w:rPr>
          <w:ins w:id="8003" w:author="Steven LaBelle" w:date="2018-08-21T12:30:00Z"/>
          <w:del w:id="8004" w:author="Steven" w:date="2022-04-01T16:20:00Z"/>
        </w:rPr>
      </w:pPr>
      <w:commentRangeStart w:id="8005"/>
      <w:del w:id="8006" w:author="Steven" w:date="2022-04-01T16:20:00Z">
        <w:r w:rsidDel="005C4E4E">
          <w:delText>Set the value of the mixture between the two direction components</w:delText>
        </w:r>
      </w:del>
      <w:ins w:id="8007" w:author="Steven LaBelle" w:date="2018-08-21T12:30:00Z">
        <w:del w:id="8008" w:author="Steven" w:date="2022-04-01T16:20:00Z">
          <w:r w:rsidR="00174D5C" w:rsidDel="005C4E4E">
            <w:delText xml:space="preserve"> </w:delText>
          </w:r>
        </w:del>
      </w:ins>
      <w:del w:id="8009" w:author="Steven" w:date="2022-04-01T16:20:00Z">
        <w:r w:rsidDel="005C4E4E">
          <w:delText xml:space="preserve">(will be multiplied by dt). PSC weight can be set to a load curve to change over time. </w:delText>
        </w:r>
        <w:commentRangeEnd w:id="8005"/>
        <w:r w:rsidR="00174D5C" w:rsidDel="005C4E4E">
          <w:rPr>
            <w:rStyle w:val="CommentReference"/>
          </w:rPr>
          <w:commentReference w:id="8005"/>
        </w:r>
      </w:del>
      <w:bookmarkStart w:id="8010" w:name="_Toc99726394"/>
      <w:bookmarkEnd w:id="8010"/>
    </w:p>
    <w:p w14:paraId="2687B628" w14:textId="2A04A05C" w:rsidR="00174D5C" w:rsidDel="005C4E4E" w:rsidRDefault="00174D5C" w:rsidP="00C41E2B">
      <w:pPr>
        <w:rPr>
          <w:del w:id="8011" w:author="Steven" w:date="2022-04-01T16:20:00Z"/>
        </w:rPr>
      </w:pPr>
      <w:bookmarkStart w:id="8012" w:name="_Toc99726395"/>
      <w:bookmarkEnd w:id="8012"/>
    </w:p>
    <w:p w14:paraId="526BC94F" w14:textId="0E88AFEF" w:rsidR="00C41E2B" w:rsidDel="005C4E4E" w:rsidRDefault="00C41E2B" w:rsidP="00C41E2B">
      <w:pPr>
        <w:rPr>
          <w:del w:id="8013" w:author="Steven" w:date="2022-04-01T16:20:00Z"/>
        </w:rPr>
      </w:pPr>
      <w:del w:id="8014" w:author="Steven" w:date="2022-04-01T16:20:00Z">
        <w:r w:rsidDel="005C4E4E">
          <w:delText>e.g.</w:delText>
        </w:r>
        <w:bookmarkStart w:id="8015" w:name="_Toc99726396"/>
        <w:bookmarkEnd w:id="8015"/>
      </w:del>
    </w:p>
    <w:p w14:paraId="31BA30C9" w14:textId="761D98BD" w:rsidR="00071AE2" w:rsidRPr="00071AE2" w:rsidDel="005C4E4E" w:rsidRDefault="00071AE2" w:rsidP="00071AE2">
      <w:pPr>
        <w:shd w:val="clear" w:color="auto" w:fill="FFFFFF"/>
        <w:jc w:val="left"/>
        <w:rPr>
          <w:del w:id="8016" w:author="Steven" w:date="2022-04-01T16:20:00Z"/>
          <w:rFonts w:ascii="Courier New" w:hAnsi="Courier New" w:cs="Courier New"/>
          <w:b/>
          <w:bCs/>
          <w:color w:val="000000"/>
          <w:sz w:val="20"/>
          <w:szCs w:val="20"/>
        </w:rPr>
      </w:pPr>
      <w:del w:id="8017" w:author="Steven" w:date="2022-04-01T16:20:00Z">
        <w:r w:rsidRPr="00071AE2" w:rsidDel="005C4E4E">
          <w:rPr>
            <w:rFonts w:ascii="Courier New" w:hAnsi="Courier New" w:cs="Courier New"/>
            <w:color w:val="0000FF"/>
            <w:sz w:val="20"/>
            <w:szCs w:val="20"/>
          </w:rPr>
          <w:delText>&lt;psc_modifier</w:delText>
        </w:r>
        <w:r w:rsidRPr="00071AE2" w:rsidDel="005C4E4E">
          <w:rPr>
            <w:rFonts w:ascii="Courier New" w:hAnsi="Courier New" w:cs="Courier New"/>
            <w:color w:val="000000"/>
            <w:sz w:val="20"/>
            <w:szCs w:val="20"/>
          </w:rPr>
          <w:delText xml:space="preserve"> </w:delText>
        </w:r>
        <w:r w:rsidRPr="00071AE2" w:rsidDel="005C4E4E">
          <w:rPr>
            <w:rFonts w:ascii="Courier New" w:hAnsi="Courier New" w:cs="Courier New"/>
            <w:color w:val="FF0000"/>
            <w:sz w:val="20"/>
            <w:szCs w:val="20"/>
          </w:rPr>
          <w:delText>type</w:delText>
        </w:r>
        <w:r w:rsidRPr="00071AE2" w:rsidDel="005C4E4E">
          <w:rPr>
            <w:rFonts w:ascii="Courier New" w:hAnsi="Courier New" w:cs="Courier New"/>
            <w:color w:val="000000"/>
            <w:sz w:val="20"/>
            <w:szCs w:val="20"/>
          </w:rPr>
          <w:delText>=</w:delText>
        </w:r>
        <w:r w:rsidRPr="00071AE2" w:rsidDel="005C4E4E">
          <w:rPr>
            <w:rFonts w:ascii="Courier New" w:hAnsi="Courier New" w:cs="Courier New"/>
            <w:b/>
            <w:bCs/>
            <w:color w:val="8000FF"/>
            <w:sz w:val="20"/>
            <w:szCs w:val="20"/>
          </w:rPr>
          <w:delText>"psc_pdd_contribution_mix"</w:delText>
        </w:r>
        <w:r w:rsidRPr="00071AE2" w:rsidDel="005C4E4E">
          <w:rPr>
            <w:rFonts w:ascii="Courier New" w:hAnsi="Courier New" w:cs="Courier New"/>
            <w:color w:val="0000FF"/>
            <w:sz w:val="20"/>
            <w:szCs w:val="20"/>
          </w:rPr>
          <w:delText>&gt;</w:delText>
        </w:r>
        <w:bookmarkStart w:id="8018" w:name="_Toc99726397"/>
        <w:bookmarkEnd w:id="8018"/>
      </w:del>
    </w:p>
    <w:p w14:paraId="4EEE644A" w14:textId="2B1B849D" w:rsidR="00071AE2" w:rsidRPr="00071AE2" w:rsidDel="005C4E4E" w:rsidRDefault="00071AE2" w:rsidP="00071AE2">
      <w:pPr>
        <w:shd w:val="clear" w:color="auto" w:fill="FFFFFF"/>
        <w:jc w:val="left"/>
        <w:rPr>
          <w:del w:id="8019" w:author="Steven" w:date="2022-04-01T16:20:00Z"/>
          <w:rFonts w:ascii="Courier New" w:hAnsi="Courier New" w:cs="Courier New"/>
          <w:b/>
          <w:bCs/>
          <w:color w:val="000000"/>
          <w:sz w:val="20"/>
          <w:szCs w:val="20"/>
        </w:rPr>
      </w:pPr>
      <w:del w:id="8020" w:author="Steven" w:date="2022-04-01T16:20:00Z">
        <w:r w:rsidRPr="00071AE2" w:rsidDel="005C4E4E">
          <w:rPr>
            <w:rFonts w:ascii="Courier New" w:hAnsi="Courier New" w:cs="Courier New"/>
            <w:b/>
            <w:bCs/>
            <w:color w:val="000000"/>
            <w:sz w:val="20"/>
            <w:szCs w:val="20"/>
          </w:rPr>
          <w:delText xml:space="preserve">    </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0.5</w:delText>
        </w:r>
        <w:r w:rsidRPr="00071AE2" w:rsidDel="005C4E4E">
          <w:rPr>
            <w:rFonts w:ascii="Courier New" w:hAnsi="Courier New" w:cs="Courier New"/>
            <w:color w:val="0000FF"/>
            <w:sz w:val="20"/>
            <w:szCs w:val="20"/>
          </w:rPr>
          <w:delText>&lt;/psc_weight&gt;</w:delText>
        </w:r>
        <w:r w:rsidRPr="00071AE2" w:rsidDel="005C4E4E">
          <w:rPr>
            <w:rFonts w:ascii="Courier New" w:hAnsi="Courier New" w:cs="Courier New"/>
            <w:b/>
            <w:bCs/>
            <w:color w:val="000000"/>
            <w:sz w:val="20"/>
            <w:szCs w:val="20"/>
          </w:rPr>
          <w:delText xml:space="preserve"> </w:delText>
        </w:r>
        <w:bookmarkStart w:id="8021" w:name="_Toc99726398"/>
        <w:bookmarkEnd w:id="8021"/>
      </w:del>
    </w:p>
    <w:p w14:paraId="522C5094" w14:textId="7DA3815F" w:rsidR="00071AE2" w:rsidDel="005C4E4E" w:rsidRDefault="00071AE2" w:rsidP="00071AE2">
      <w:pPr>
        <w:shd w:val="clear" w:color="auto" w:fill="FFFFFF"/>
        <w:jc w:val="left"/>
        <w:rPr>
          <w:ins w:id="8022" w:author="mp4" w:date="2018-12-03T13:09:00Z"/>
          <w:del w:id="8023" w:author="Steven" w:date="2022-04-01T16:20:00Z"/>
          <w:rFonts w:ascii="Courier New" w:hAnsi="Courier New" w:cs="Courier New"/>
          <w:color w:val="0000FF"/>
          <w:sz w:val="20"/>
          <w:szCs w:val="20"/>
        </w:rPr>
      </w:pPr>
      <w:del w:id="8024" w:author="Steven" w:date="2022-04-01T16:20:00Z">
        <w:r w:rsidRPr="00071AE2" w:rsidDel="005C4E4E">
          <w:rPr>
            <w:rFonts w:ascii="Courier New" w:hAnsi="Courier New" w:cs="Courier New"/>
            <w:color w:val="0000FF"/>
            <w:sz w:val="20"/>
            <w:szCs w:val="20"/>
          </w:rPr>
          <w:delText>&lt;/psc_modifier&gt;</w:delText>
        </w:r>
      </w:del>
      <w:bookmarkStart w:id="8025" w:name="_Toc99726399"/>
      <w:bookmarkEnd w:id="8025"/>
    </w:p>
    <w:p w14:paraId="3AF54C42" w14:textId="04A70410" w:rsidR="003B6917" w:rsidDel="005C4E4E" w:rsidRDefault="003B6917" w:rsidP="00071AE2">
      <w:pPr>
        <w:shd w:val="clear" w:color="auto" w:fill="FFFFFF"/>
        <w:jc w:val="left"/>
        <w:rPr>
          <w:ins w:id="8026" w:author="mp4" w:date="2018-12-03T13:09:00Z"/>
          <w:del w:id="8027" w:author="Steven" w:date="2022-04-01T16:20:00Z"/>
          <w:rFonts w:ascii="Courier New" w:hAnsi="Courier New" w:cs="Courier New"/>
          <w:color w:val="0000FF"/>
          <w:sz w:val="20"/>
          <w:szCs w:val="20"/>
        </w:rPr>
      </w:pPr>
      <w:bookmarkStart w:id="8028" w:name="_Toc99726400"/>
      <w:bookmarkEnd w:id="8028"/>
    </w:p>
    <w:p w14:paraId="187192AE" w14:textId="165398AE" w:rsidR="003B6917" w:rsidDel="005C4E4E" w:rsidRDefault="003B6917">
      <w:pPr>
        <w:pStyle w:val="Heading2"/>
        <w:rPr>
          <w:del w:id="8029" w:author="Steven" w:date="2022-04-01T16:20:00Z"/>
        </w:rPr>
      </w:pPr>
      <w:bookmarkStart w:id="8030" w:name="_Toc99718951"/>
      <w:bookmarkStart w:id="8031" w:name="_Toc99726401"/>
      <w:bookmarkEnd w:id="8030"/>
      <w:bookmarkEnd w:id="8031"/>
    </w:p>
    <w:p w14:paraId="713F7EE4" w14:textId="77777777" w:rsidR="007C576C" w:rsidRDefault="007C576C" w:rsidP="007C576C">
      <w:pPr>
        <w:pStyle w:val="Heading2"/>
        <w:rPr>
          <w:ins w:id="8032" w:author="Steven" w:date="2022-04-01T17:23:00Z"/>
        </w:rPr>
      </w:pPr>
      <w:bookmarkStart w:id="8033" w:name="_Toc99726402"/>
      <w:ins w:id="8034" w:author="Steven" w:date="2022-04-01T17:23:00Z">
        <w:r>
          <w:t>Branch Policy</w:t>
        </w:r>
      </w:ins>
    </w:p>
    <w:p w14:paraId="2BF3E69E" w14:textId="57B17995" w:rsidR="007C576C" w:rsidRDefault="007C576C" w:rsidP="007C576C">
      <w:pPr>
        <w:rPr>
          <w:ins w:id="8035" w:author="Steven" w:date="2022-04-01T17:23:00Z"/>
        </w:rPr>
      </w:pPr>
      <w:ins w:id="8036" w:author="Steven" w:date="2022-04-01T17:23:00Z">
        <w:r>
          <w:t xml:space="preserve">The branch policy determines when and where are created and will do any modification of the branch points that is needed. The branch policy determines the distance between branches along a vessel, the orientation of the new tip, and the time to emerge (i.e., how long after the branch is generated should it start to grow). Parameters in branch policies can be assigned to one of the probability distributions outlined in Section </w:t>
        </w:r>
        <w:r>
          <w:fldChar w:fldCharType="begin"/>
        </w:r>
        <w:r>
          <w:instrText xml:space="preserve"> REF _Ref99725510 \r \h </w:instrText>
        </w:r>
      </w:ins>
      <w:ins w:id="8037" w:author="Steven" w:date="2022-04-01T17:23:00Z">
        <w:r>
          <w:fldChar w:fldCharType="separate"/>
        </w:r>
        <w:r>
          <w:t>6.19</w:t>
        </w:r>
        <w:r>
          <w:fldChar w:fldCharType="end"/>
        </w:r>
        <w:r>
          <w:t>.</w:t>
        </w:r>
      </w:ins>
      <w:ins w:id="8038" w:author="Steven" w:date="2022-04-01T17:24:00Z">
        <w:r w:rsidR="0011089C">
          <w:t xml:space="preserve"> A schematic of some of these parameters involved in branching is presented in Section </w:t>
        </w:r>
        <w:r w:rsidR="0011089C">
          <w:fldChar w:fldCharType="begin"/>
        </w:r>
        <w:r w:rsidR="0011089C">
          <w:instrText xml:space="preserve"> REF _Ref99726550 \r \h </w:instrText>
        </w:r>
      </w:ins>
      <w:r w:rsidR="0011089C">
        <w:fldChar w:fldCharType="separate"/>
      </w:r>
      <w:ins w:id="8039" w:author="Steven" w:date="2022-04-01T17:24:00Z">
        <w:r w:rsidR="0011089C">
          <w:t>2.3</w:t>
        </w:r>
        <w:r w:rsidR="0011089C">
          <w:fldChar w:fldCharType="end"/>
        </w:r>
        <w:r w:rsidR="0011089C">
          <w:t>.</w:t>
        </w:r>
      </w:ins>
    </w:p>
    <w:p w14:paraId="46E3038E" w14:textId="77777777" w:rsidR="007C576C" w:rsidRDefault="007C576C" w:rsidP="007C576C">
      <w:pPr>
        <w:rPr>
          <w:ins w:id="8040" w:author="Steven" w:date="2022-04-01T17:23:00Z"/>
        </w:rPr>
      </w:pPr>
    </w:p>
    <w:p w14:paraId="0E0C355B" w14:textId="77777777" w:rsidR="007C576C" w:rsidRDefault="007C576C" w:rsidP="007C576C">
      <w:pPr>
        <w:pStyle w:val="Heading3"/>
        <w:rPr>
          <w:ins w:id="8041" w:author="Steven" w:date="2022-04-01T17:23:00Z"/>
        </w:rPr>
      </w:pPr>
      <w:ins w:id="8042" w:author="Steven" w:date="2022-04-01T17:23:00Z">
        <w:r>
          <w:lastRenderedPageBreak/>
          <w:t>Delayed Branching Policy</w:t>
        </w:r>
      </w:ins>
    </w:p>
    <w:p w14:paraId="0567A493" w14:textId="77777777" w:rsidR="007C576C" w:rsidRDefault="007C576C" w:rsidP="007C576C">
      <w:pPr>
        <w:rPr>
          <w:ins w:id="8043" w:author="Steven" w:date="2022-04-01T17:23:00Z"/>
        </w:rPr>
      </w:pPr>
      <w:ins w:id="8044" w:author="Steven" w:date="2022-04-01T17:23:00Z">
        <w:r>
          <w:t xml:space="preserve">This policy is a simple way to specify where branch points occur. After each growth step, if a vessel has grown the specified length to branch, then a branch point is created. </w:t>
        </w:r>
      </w:ins>
    </w:p>
    <w:p w14:paraId="74215DF0" w14:textId="77777777" w:rsidR="007C576C" w:rsidRPr="00BE5A55" w:rsidRDefault="007C576C" w:rsidP="00195D31">
      <w:pPr>
        <w:pStyle w:val="Code0"/>
        <w:rPr>
          <w:ins w:id="8045" w:author="Steven" w:date="2022-04-01T17:23:00Z"/>
          <w:szCs w:val="20"/>
          <w:rPrChange w:id="8046" w:author="Steven" w:date="2022-04-18T14:11:00Z">
            <w:rPr>
              <w:ins w:id="8047" w:author="Steven" w:date="2022-04-01T17:23:00Z"/>
            </w:rPr>
          </w:rPrChange>
        </w:rPr>
        <w:pPrChange w:id="8048" w:author="Steven" w:date="2022-04-18T14:06:00Z">
          <w:pPr>
            <w:pStyle w:val="Code0"/>
          </w:pPr>
        </w:pPrChange>
      </w:pPr>
      <w:ins w:id="8049" w:author="Steven" w:date="2022-04-01T17:23:00Z">
        <w:r w:rsidRPr="00BE5A55">
          <w:rPr>
            <w:szCs w:val="20"/>
            <w:rPrChange w:id="8050" w:author="Steven" w:date="2022-04-18T14:11:00Z">
              <w:rPr/>
            </w:rPrChange>
          </w:rPr>
          <w:t>&lt;</w:t>
        </w:r>
        <w:proofErr w:type="spellStart"/>
        <w:r w:rsidRPr="00BE5A55">
          <w:rPr>
            <w:szCs w:val="20"/>
            <w:rPrChange w:id="8051" w:author="Steven" w:date="2022-04-18T14:11:00Z">
              <w:rPr/>
            </w:rPrChange>
          </w:rPr>
          <w:t>branch_policy</w:t>
        </w:r>
        <w:proofErr w:type="spellEnd"/>
        <w:r w:rsidRPr="00BE5A55">
          <w:rPr>
            <w:szCs w:val="20"/>
            <w:rPrChange w:id="8052" w:author="Steven" w:date="2022-04-18T14:11:00Z">
              <w:rPr/>
            </w:rPrChange>
          </w:rPr>
          <w:t xml:space="preserve"> type="</w:t>
        </w:r>
        <w:proofErr w:type="spellStart"/>
        <w:r w:rsidRPr="00BE5A55">
          <w:rPr>
            <w:szCs w:val="20"/>
            <w:rPrChange w:id="8053" w:author="Steven" w:date="2022-04-18T14:11:00Z">
              <w:rPr/>
            </w:rPrChange>
          </w:rPr>
          <w:t>delayed_branching_policy</w:t>
        </w:r>
        <w:proofErr w:type="spellEnd"/>
        <w:r w:rsidRPr="00BE5A55">
          <w:rPr>
            <w:szCs w:val="20"/>
            <w:rPrChange w:id="8054" w:author="Steven" w:date="2022-04-18T14:11:00Z">
              <w:rPr/>
            </w:rPrChange>
          </w:rPr>
          <w:t>"&gt;</w:t>
        </w:r>
      </w:ins>
    </w:p>
    <w:p w14:paraId="3F1DA56A" w14:textId="77777777" w:rsidR="007C576C" w:rsidRPr="00BE5A55" w:rsidRDefault="007C576C" w:rsidP="00195D31">
      <w:pPr>
        <w:pStyle w:val="Code0"/>
        <w:rPr>
          <w:ins w:id="8055" w:author="Steven" w:date="2022-04-01T17:23:00Z"/>
          <w:szCs w:val="20"/>
          <w:rPrChange w:id="8056" w:author="Steven" w:date="2022-04-18T14:11:00Z">
            <w:rPr>
              <w:ins w:id="8057" w:author="Steven" w:date="2022-04-01T17:23:00Z"/>
            </w:rPr>
          </w:rPrChange>
        </w:rPr>
        <w:pPrChange w:id="8058" w:author="Steven" w:date="2022-04-18T14:06:00Z">
          <w:pPr>
            <w:pStyle w:val="Code0"/>
            <w:ind w:firstLine="360"/>
          </w:pPr>
        </w:pPrChange>
      </w:pPr>
      <w:ins w:id="8059" w:author="Steven" w:date="2022-04-01T17:23:00Z">
        <w:r w:rsidRPr="00BE5A55">
          <w:rPr>
            <w:szCs w:val="20"/>
            <w:rPrChange w:id="8060" w:author="Steven" w:date="2022-04-18T14:11:00Z">
              <w:rPr/>
            </w:rPrChange>
          </w:rPr>
          <w:t>&lt;</w:t>
        </w:r>
        <w:proofErr w:type="spellStart"/>
        <w:r w:rsidRPr="00BE5A55">
          <w:rPr>
            <w:szCs w:val="20"/>
            <w:rPrChange w:id="8061" w:author="Steven" w:date="2022-04-18T14:11:00Z">
              <w:rPr/>
            </w:rPrChange>
          </w:rPr>
          <w:t>interpolation_prop</w:t>
        </w:r>
        <w:proofErr w:type="spellEnd"/>
        <w:r w:rsidRPr="00BE5A55">
          <w:rPr>
            <w:szCs w:val="20"/>
            <w:rPrChange w:id="8062" w:author="Steven" w:date="2022-04-18T14:11:00Z">
              <w:rPr/>
            </w:rPrChange>
          </w:rPr>
          <w:t xml:space="preserve"> type="</w:t>
        </w:r>
        <w:proofErr w:type="spellStart"/>
        <w:r w:rsidRPr="00BE5A55">
          <w:rPr>
            <w:szCs w:val="20"/>
            <w:rPrChange w:id="8063" w:author="Steven" w:date="2022-04-18T14:11:00Z">
              <w:rPr/>
            </w:rPrChange>
          </w:rPr>
          <w:t>per_element_vi</w:t>
        </w:r>
        <w:proofErr w:type="spellEnd"/>
        <w:r w:rsidRPr="00BE5A55">
          <w:rPr>
            <w:szCs w:val="20"/>
            <w:rPrChange w:id="8064" w:author="Steven" w:date="2022-04-18T14:11:00Z">
              <w:rPr/>
            </w:rPrChange>
          </w:rPr>
          <w:t>"&gt;&lt;/</w:t>
        </w:r>
        <w:proofErr w:type="spellStart"/>
        <w:r w:rsidRPr="00BE5A55">
          <w:rPr>
            <w:szCs w:val="20"/>
            <w:rPrChange w:id="8065" w:author="Steven" w:date="2022-04-18T14:11:00Z">
              <w:rPr/>
            </w:rPrChange>
          </w:rPr>
          <w:t>interpolation_prop</w:t>
        </w:r>
        <w:proofErr w:type="spellEnd"/>
        <w:r w:rsidRPr="00BE5A55">
          <w:rPr>
            <w:szCs w:val="20"/>
            <w:rPrChange w:id="8066" w:author="Steven" w:date="2022-04-18T14:11:00Z">
              <w:rPr/>
            </w:rPrChange>
          </w:rPr>
          <w:t>&gt;</w:t>
        </w:r>
      </w:ins>
    </w:p>
    <w:p w14:paraId="6F5FBCA1" w14:textId="77777777" w:rsidR="007C576C" w:rsidRPr="00BE5A55" w:rsidRDefault="007C576C" w:rsidP="00195D31">
      <w:pPr>
        <w:pStyle w:val="Code0"/>
        <w:rPr>
          <w:ins w:id="8067" w:author="Steven" w:date="2022-04-01T17:23:00Z"/>
          <w:szCs w:val="20"/>
          <w:rPrChange w:id="8068" w:author="Steven" w:date="2022-04-18T14:11:00Z">
            <w:rPr>
              <w:ins w:id="8069" w:author="Steven" w:date="2022-04-01T17:23:00Z"/>
            </w:rPr>
          </w:rPrChange>
        </w:rPr>
        <w:pPrChange w:id="8070" w:author="Steven" w:date="2022-04-18T14:06:00Z">
          <w:pPr>
            <w:pStyle w:val="Code0"/>
            <w:ind w:firstLine="360"/>
          </w:pPr>
        </w:pPrChange>
      </w:pPr>
      <w:ins w:id="8071" w:author="Steven" w:date="2022-04-01T17:23:00Z">
        <w:r w:rsidRPr="00BE5A55">
          <w:rPr>
            <w:szCs w:val="20"/>
            <w:rPrChange w:id="8072" w:author="Steven" w:date="2022-04-18T14:11:00Z">
              <w:rPr/>
            </w:rPrChange>
          </w:rPr>
          <w:t>&lt;</w:t>
        </w:r>
        <w:proofErr w:type="spellStart"/>
        <w:r w:rsidRPr="00BE5A55">
          <w:rPr>
            <w:szCs w:val="20"/>
            <w:rPrChange w:id="8073" w:author="Steven" w:date="2022-04-18T14:11:00Z">
              <w:rPr/>
            </w:rPrChange>
          </w:rPr>
          <w:t>azimuth_angle</w:t>
        </w:r>
        <w:proofErr w:type="spellEnd"/>
        <w:r w:rsidRPr="00BE5A55">
          <w:rPr>
            <w:szCs w:val="20"/>
            <w:rPrChange w:id="8074" w:author="Steven" w:date="2022-04-18T14:11:00Z">
              <w:rPr/>
            </w:rPrChange>
          </w:rPr>
          <w:t xml:space="preserve"> type="</w:t>
        </w:r>
        <w:proofErr w:type="spellStart"/>
        <w:r w:rsidRPr="00BE5A55">
          <w:rPr>
            <w:szCs w:val="20"/>
            <w:rPrChange w:id="8075" w:author="Steven" w:date="2022-04-18T14:11:00Z">
              <w:rPr/>
            </w:rPrChange>
          </w:rPr>
          <w:t>azimuth_angle_probability_distribution</w:t>
        </w:r>
        <w:proofErr w:type="spellEnd"/>
        <w:r w:rsidRPr="00BE5A55">
          <w:rPr>
            <w:szCs w:val="20"/>
            <w:rPrChange w:id="8076" w:author="Steven" w:date="2022-04-18T14:11:00Z">
              <w:rPr/>
            </w:rPrChange>
          </w:rPr>
          <w:t>"&gt;</w:t>
        </w:r>
      </w:ins>
    </w:p>
    <w:p w14:paraId="46D4669F" w14:textId="77777777" w:rsidR="007C576C" w:rsidRPr="00BE5A55" w:rsidRDefault="007C576C" w:rsidP="00195D31">
      <w:pPr>
        <w:pStyle w:val="Code0"/>
        <w:rPr>
          <w:ins w:id="8077" w:author="Steven" w:date="2022-04-01T17:23:00Z"/>
          <w:szCs w:val="20"/>
          <w:rPrChange w:id="8078" w:author="Steven" w:date="2022-04-18T14:11:00Z">
            <w:rPr>
              <w:ins w:id="8079" w:author="Steven" w:date="2022-04-01T17:23:00Z"/>
            </w:rPr>
          </w:rPrChange>
        </w:rPr>
        <w:pPrChange w:id="8080" w:author="Steven" w:date="2022-04-18T14:06:00Z">
          <w:pPr>
            <w:pStyle w:val="Code0"/>
            <w:ind w:left="1080"/>
          </w:pPr>
        </w:pPrChange>
      </w:pPr>
      <w:ins w:id="8081" w:author="Steven" w:date="2022-04-01T17:23:00Z">
        <w:r w:rsidRPr="00BE5A55">
          <w:rPr>
            <w:szCs w:val="20"/>
            <w:rPrChange w:id="8082" w:author="Steven" w:date="2022-04-18T14:11:00Z">
              <w:rPr/>
            </w:rPrChange>
          </w:rPr>
          <w:t>&lt;angle type="</w:t>
        </w:r>
        <w:proofErr w:type="spellStart"/>
        <w:r w:rsidRPr="00BE5A55">
          <w:rPr>
            <w:szCs w:val="20"/>
            <w:rPrChange w:id="8083" w:author="Steven" w:date="2022-04-18T14:11:00Z">
              <w:rPr/>
            </w:rPrChange>
          </w:rPr>
          <w:t>uniform_distribution</w:t>
        </w:r>
        <w:proofErr w:type="spellEnd"/>
        <w:r w:rsidRPr="00BE5A55">
          <w:rPr>
            <w:szCs w:val="20"/>
            <w:rPrChange w:id="8084" w:author="Steven" w:date="2022-04-18T14:11:00Z">
              <w:rPr/>
            </w:rPrChange>
          </w:rPr>
          <w:t>"&gt;</w:t>
        </w:r>
      </w:ins>
    </w:p>
    <w:p w14:paraId="5D71BE99" w14:textId="77777777" w:rsidR="007C576C" w:rsidRPr="00BE5A55" w:rsidRDefault="007C576C" w:rsidP="00195D31">
      <w:pPr>
        <w:pStyle w:val="Code0"/>
        <w:rPr>
          <w:ins w:id="8085" w:author="Steven" w:date="2022-04-01T17:23:00Z"/>
          <w:szCs w:val="20"/>
          <w:rPrChange w:id="8086" w:author="Steven" w:date="2022-04-18T14:11:00Z">
            <w:rPr>
              <w:ins w:id="8087" w:author="Steven" w:date="2022-04-01T17:23:00Z"/>
            </w:rPr>
          </w:rPrChange>
        </w:rPr>
        <w:pPrChange w:id="8088" w:author="Steven" w:date="2022-04-18T14:06:00Z">
          <w:pPr>
            <w:pStyle w:val="Code0"/>
            <w:ind w:left="720" w:firstLine="720"/>
          </w:pPr>
        </w:pPrChange>
      </w:pPr>
      <w:ins w:id="8089" w:author="Steven" w:date="2022-04-01T17:23:00Z">
        <w:r w:rsidRPr="00BE5A55">
          <w:rPr>
            <w:szCs w:val="20"/>
            <w:rPrChange w:id="8090" w:author="Steven" w:date="2022-04-18T14:11:00Z">
              <w:rPr/>
            </w:rPrChange>
          </w:rPr>
          <w:t>&lt;a&gt;0&lt;/a&gt;</w:t>
        </w:r>
      </w:ins>
    </w:p>
    <w:p w14:paraId="6FA9CF71" w14:textId="77777777" w:rsidR="007C576C" w:rsidRPr="00BE5A55" w:rsidRDefault="007C576C" w:rsidP="00195D31">
      <w:pPr>
        <w:pStyle w:val="Code0"/>
        <w:rPr>
          <w:ins w:id="8091" w:author="Steven" w:date="2022-04-01T17:23:00Z"/>
          <w:szCs w:val="20"/>
          <w:rPrChange w:id="8092" w:author="Steven" w:date="2022-04-18T14:11:00Z">
            <w:rPr>
              <w:ins w:id="8093" w:author="Steven" w:date="2022-04-01T17:23:00Z"/>
            </w:rPr>
          </w:rPrChange>
        </w:rPr>
        <w:pPrChange w:id="8094" w:author="Steven" w:date="2022-04-18T14:06:00Z">
          <w:pPr>
            <w:pStyle w:val="Code0"/>
            <w:ind w:left="720" w:firstLine="720"/>
          </w:pPr>
        </w:pPrChange>
      </w:pPr>
      <w:ins w:id="8095" w:author="Steven" w:date="2022-04-01T17:23:00Z">
        <w:r w:rsidRPr="00BE5A55">
          <w:rPr>
            <w:szCs w:val="20"/>
            <w:rPrChange w:id="8096" w:author="Steven" w:date="2022-04-18T14:11:00Z">
              <w:rPr/>
            </w:rPrChange>
          </w:rPr>
          <w:t>&lt;b&gt;6.2831&lt;/b&gt;</w:t>
        </w:r>
      </w:ins>
    </w:p>
    <w:p w14:paraId="6088166A" w14:textId="77777777" w:rsidR="007C576C" w:rsidRPr="00BE5A55" w:rsidRDefault="007C576C" w:rsidP="00195D31">
      <w:pPr>
        <w:pStyle w:val="Code0"/>
        <w:rPr>
          <w:ins w:id="8097" w:author="Steven" w:date="2022-04-01T17:23:00Z"/>
          <w:szCs w:val="20"/>
          <w:rPrChange w:id="8098" w:author="Steven" w:date="2022-04-18T14:11:00Z">
            <w:rPr>
              <w:ins w:id="8099" w:author="Steven" w:date="2022-04-01T17:23:00Z"/>
            </w:rPr>
          </w:rPrChange>
        </w:rPr>
        <w:pPrChange w:id="8100" w:author="Steven" w:date="2022-04-18T14:06:00Z">
          <w:pPr>
            <w:pStyle w:val="Code0"/>
            <w:ind w:left="720" w:firstLine="720"/>
          </w:pPr>
        </w:pPrChange>
      </w:pPr>
      <w:ins w:id="8101" w:author="Steven" w:date="2022-04-01T17:23:00Z">
        <w:r w:rsidRPr="00BE5A55">
          <w:rPr>
            <w:szCs w:val="20"/>
            <w:rPrChange w:id="8102" w:author="Steven" w:date="2022-04-18T14:11:00Z">
              <w:rPr/>
            </w:rPrChange>
          </w:rPr>
          <w:t>&lt;</w:t>
        </w:r>
        <w:proofErr w:type="spellStart"/>
        <w:r w:rsidRPr="00BE5A55">
          <w:rPr>
            <w:szCs w:val="20"/>
            <w:rPrChange w:id="8103" w:author="Steven" w:date="2022-04-18T14:11:00Z">
              <w:rPr/>
            </w:rPrChange>
          </w:rPr>
          <w:t>time_clamped</w:t>
        </w:r>
        <w:proofErr w:type="spellEnd"/>
        <w:r w:rsidRPr="00BE5A55">
          <w:rPr>
            <w:szCs w:val="20"/>
            <w:rPrChange w:id="8104" w:author="Steven" w:date="2022-04-18T14:11:00Z">
              <w:rPr/>
            </w:rPrChange>
          </w:rPr>
          <w:t>&gt;0&lt;/</w:t>
        </w:r>
        <w:proofErr w:type="spellStart"/>
        <w:r w:rsidRPr="00BE5A55">
          <w:rPr>
            <w:szCs w:val="20"/>
            <w:rPrChange w:id="8105" w:author="Steven" w:date="2022-04-18T14:11:00Z">
              <w:rPr/>
            </w:rPrChange>
          </w:rPr>
          <w:t>time_clamped</w:t>
        </w:r>
        <w:proofErr w:type="spellEnd"/>
        <w:r w:rsidRPr="00BE5A55">
          <w:rPr>
            <w:szCs w:val="20"/>
            <w:rPrChange w:id="8106" w:author="Steven" w:date="2022-04-18T14:11:00Z">
              <w:rPr/>
            </w:rPrChange>
          </w:rPr>
          <w:t>&gt;</w:t>
        </w:r>
      </w:ins>
    </w:p>
    <w:p w14:paraId="5FD0BDCB" w14:textId="77777777" w:rsidR="007C576C" w:rsidRPr="00BE5A55" w:rsidRDefault="007C576C" w:rsidP="00195D31">
      <w:pPr>
        <w:pStyle w:val="Code0"/>
        <w:rPr>
          <w:ins w:id="8107" w:author="Steven" w:date="2022-04-01T17:23:00Z"/>
          <w:szCs w:val="20"/>
          <w:rPrChange w:id="8108" w:author="Steven" w:date="2022-04-18T14:11:00Z">
            <w:rPr>
              <w:ins w:id="8109" w:author="Steven" w:date="2022-04-01T17:23:00Z"/>
            </w:rPr>
          </w:rPrChange>
        </w:rPr>
        <w:pPrChange w:id="8110" w:author="Steven" w:date="2022-04-18T14:06:00Z">
          <w:pPr>
            <w:pStyle w:val="Code0"/>
            <w:ind w:left="720" w:firstLine="360"/>
          </w:pPr>
        </w:pPrChange>
      </w:pPr>
      <w:ins w:id="8111" w:author="Steven" w:date="2022-04-01T17:23:00Z">
        <w:r w:rsidRPr="00BE5A55">
          <w:rPr>
            <w:szCs w:val="20"/>
            <w:rPrChange w:id="8112" w:author="Steven" w:date="2022-04-18T14:11:00Z">
              <w:rPr/>
            </w:rPrChange>
          </w:rPr>
          <w:t>&lt;/angle&gt;</w:t>
        </w:r>
      </w:ins>
    </w:p>
    <w:p w14:paraId="660DF40E" w14:textId="77777777" w:rsidR="007C576C" w:rsidRPr="00BE5A55" w:rsidRDefault="007C576C" w:rsidP="00195D31">
      <w:pPr>
        <w:pStyle w:val="Code0"/>
        <w:rPr>
          <w:ins w:id="8113" w:author="Steven" w:date="2022-04-01T17:23:00Z"/>
          <w:szCs w:val="20"/>
          <w:rPrChange w:id="8114" w:author="Steven" w:date="2022-04-18T14:11:00Z">
            <w:rPr>
              <w:ins w:id="8115" w:author="Steven" w:date="2022-04-01T17:23:00Z"/>
            </w:rPr>
          </w:rPrChange>
        </w:rPr>
        <w:pPrChange w:id="8116" w:author="Steven" w:date="2022-04-18T14:06:00Z">
          <w:pPr>
            <w:pStyle w:val="Code0"/>
            <w:ind w:firstLine="360"/>
          </w:pPr>
        </w:pPrChange>
      </w:pPr>
      <w:ins w:id="8117" w:author="Steven" w:date="2022-04-01T17:23:00Z">
        <w:r w:rsidRPr="00BE5A55">
          <w:rPr>
            <w:szCs w:val="20"/>
            <w:rPrChange w:id="8118" w:author="Steven" w:date="2022-04-18T14:11:00Z">
              <w:rPr/>
            </w:rPrChange>
          </w:rPr>
          <w:t>&lt;/</w:t>
        </w:r>
        <w:proofErr w:type="spellStart"/>
        <w:r w:rsidRPr="00BE5A55">
          <w:rPr>
            <w:szCs w:val="20"/>
            <w:rPrChange w:id="8119" w:author="Steven" w:date="2022-04-18T14:11:00Z">
              <w:rPr/>
            </w:rPrChange>
          </w:rPr>
          <w:t>azimuth_angle</w:t>
        </w:r>
        <w:proofErr w:type="spellEnd"/>
        <w:r w:rsidRPr="00BE5A55">
          <w:rPr>
            <w:szCs w:val="20"/>
            <w:rPrChange w:id="8120" w:author="Steven" w:date="2022-04-18T14:11:00Z">
              <w:rPr/>
            </w:rPrChange>
          </w:rPr>
          <w:t>&gt;</w:t>
        </w:r>
      </w:ins>
    </w:p>
    <w:p w14:paraId="405898B9" w14:textId="77777777" w:rsidR="007C576C" w:rsidRPr="00BE5A55" w:rsidRDefault="007C576C" w:rsidP="00195D31">
      <w:pPr>
        <w:pStyle w:val="Code0"/>
        <w:rPr>
          <w:ins w:id="8121" w:author="Steven" w:date="2022-04-01T17:23:00Z"/>
          <w:szCs w:val="20"/>
          <w:rPrChange w:id="8122" w:author="Steven" w:date="2022-04-18T14:11:00Z">
            <w:rPr>
              <w:ins w:id="8123" w:author="Steven" w:date="2022-04-01T17:23:00Z"/>
            </w:rPr>
          </w:rPrChange>
        </w:rPr>
        <w:pPrChange w:id="8124" w:author="Steven" w:date="2022-04-18T14:06:00Z">
          <w:pPr>
            <w:pStyle w:val="Code0"/>
            <w:ind w:firstLine="360"/>
          </w:pPr>
        </w:pPrChange>
      </w:pPr>
      <w:ins w:id="8125" w:author="Steven" w:date="2022-04-01T17:23:00Z">
        <w:r w:rsidRPr="00BE5A55">
          <w:rPr>
            <w:szCs w:val="20"/>
            <w:rPrChange w:id="8126" w:author="Steven" w:date="2022-04-18T14:11:00Z">
              <w:rPr/>
            </w:rPrChange>
          </w:rPr>
          <w:t>&lt;</w:t>
        </w:r>
        <w:proofErr w:type="spellStart"/>
        <w:r w:rsidRPr="00BE5A55">
          <w:rPr>
            <w:szCs w:val="20"/>
            <w:rPrChange w:id="8127" w:author="Steven" w:date="2022-04-18T14:11:00Z">
              <w:rPr/>
            </w:rPrChange>
          </w:rPr>
          <w:t>zenith_angle</w:t>
        </w:r>
        <w:proofErr w:type="spellEnd"/>
        <w:r w:rsidRPr="00BE5A55">
          <w:rPr>
            <w:szCs w:val="20"/>
            <w:rPrChange w:id="8128" w:author="Steven" w:date="2022-04-18T14:11:00Z">
              <w:rPr/>
            </w:rPrChange>
          </w:rPr>
          <w:t xml:space="preserve"> type="</w:t>
        </w:r>
        <w:proofErr w:type="spellStart"/>
        <w:r w:rsidRPr="00BE5A55">
          <w:rPr>
            <w:szCs w:val="20"/>
            <w:rPrChange w:id="8129" w:author="Steven" w:date="2022-04-18T14:11:00Z">
              <w:rPr/>
            </w:rPrChange>
          </w:rPr>
          <w:t>zenith_angle_probability_distribution</w:t>
        </w:r>
        <w:proofErr w:type="spellEnd"/>
        <w:r w:rsidRPr="00BE5A55">
          <w:rPr>
            <w:szCs w:val="20"/>
            <w:rPrChange w:id="8130" w:author="Steven" w:date="2022-04-18T14:11:00Z">
              <w:rPr/>
            </w:rPrChange>
          </w:rPr>
          <w:t>"&gt;</w:t>
        </w:r>
      </w:ins>
    </w:p>
    <w:p w14:paraId="21E7D0AB" w14:textId="77777777" w:rsidR="007C576C" w:rsidRPr="00BE5A55" w:rsidRDefault="007C576C" w:rsidP="00195D31">
      <w:pPr>
        <w:pStyle w:val="Code0"/>
        <w:rPr>
          <w:ins w:id="8131" w:author="Steven" w:date="2022-04-01T17:23:00Z"/>
          <w:szCs w:val="20"/>
          <w:rPrChange w:id="8132" w:author="Steven" w:date="2022-04-18T14:11:00Z">
            <w:rPr>
              <w:ins w:id="8133" w:author="Steven" w:date="2022-04-01T17:23:00Z"/>
            </w:rPr>
          </w:rPrChange>
        </w:rPr>
        <w:pPrChange w:id="8134" w:author="Steven" w:date="2022-04-18T14:06:00Z">
          <w:pPr>
            <w:pStyle w:val="Code0"/>
            <w:ind w:left="1080"/>
          </w:pPr>
        </w:pPrChange>
      </w:pPr>
      <w:ins w:id="8135" w:author="Steven" w:date="2022-04-01T17:23:00Z">
        <w:r w:rsidRPr="00BE5A55">
          <w:rPr>
            <w:szCs w:val="20"/>
            <w:rPrChange w:id="8136" w:author="Steven" w:date="2022-04-18T14:11:00Z">
              <w:rPr/>
            </w:rPrChange>
          </w:rPr>
          <w:t>&lt;angle type="</w:t>
        </w:r>
        <w:proofErr w:type="spellStart"/>
        <w:r w:rsidRPr="00BE5A55">
          <w:rPr>
            <w:szCs w:val="20"/>
            <w:rPrChange w:id="8137" w:author="Steven" w:date="2022-04-18T14:11:00Z">
              <w:rPr/>
            </w:rPrChange>
          </w:rPr>
          <w:t>fixed_distribution</w:t>
        </w:r>
        <w:proofErr w:type="spellEnd"/>
        <w:r w:rsidRPr="00BE5A55">
          <w:rPr>
            <w:szCs w:val="20"/>
            <w:rPrChange w:id="8138" w:author="Steven" w:date="2022-04-18T14:11:00Z">
              <w:rPr/>
            </w:rPrChange>
          </w:rPr>
          <w:t>"&gt;</w:t>
        </w:r>
      </w:ins>
    </w:p>
    <w:p w14:paraId="553CF355" w14:textId="77777777" w:rsidR="007C576C" w:rsidRPr="00BE5A55" w:rsidRDefault="007C576C" w:rsidP="00195D31">
      <w:pPr>
        <w:pStyle w:val="Code0"/>
        <w:rPr>
          <w:ins w:id="8139" w:author="Steven" w:date="2022-04-01T17:23:00Z"/>
          <w:szCs w:val="20"/>
          <w:rPrChange w:id="8140" w:author="Steven" w:date="2022-04-18T14:11:00Z">
            <w:rPr>
              <w:ins w:id="8141" w:author="Steven" w:date="2022-04-01T17:23:00Z"/>
            </w:rPr>
          </w:rPrChange>
        </w:rPr>
        <w:pPrChange w:id="8142" w:author="Steven" w:date="2022-04-18T14:06:00Z">
          <w:pPr>
            <w:pStyle w:val="Code0"/>
            <w:ind w:left="720" w:firstLine="720"/>
          </w:pPr>
        </w:pPrChange>
      </w:pPr>
      <w:ins w:id="8143" w:author="Steven" w:date="2022-04-01T17:23:00Z">
        <w:r w:rsidRPr="00BE5A55">
          <w:rPr>
            <w:szCs w:val="20"/>
            <w:rPrChange w:id="8144" w:author="Steven" w:date="2022-04-18T14:11:00Z">
              <w:rPr/>
            </w:rPrChange>
          </w:rPr>
          <w:t>&lt;</w:t>
        </w:r>
        <w:proofErr w:type="gramStart"/>
        <w:r w:rsidRPr="00BE5A55">
          <w:rPr>
            <w:szCs w:val="20"/>
            <w:rPrChange w:id="8145" w:author="Steven" w:date="2022-04-18T14:11:00Z">
              <w:rPr/>
            </w:rPrChange>
          </w:rPr>
          <w:t>value&gt;</w:t>
        </w:r>
        <w:proofErr w:type="gramEnd"/>
        <w:r w:rsidRPr="00BE5A55">
          <w:rPr>
            <w:szCs w:val="20"/>
            <w:rPrChange w:id="8146" w:author="Steven" w:date="2022-04-18T14:11:00Z">
              <w:rPr/>
            </w:rPrChange>
          </w:rPr>
          <w:t>1.3&lt;/value&gt;</w:t>
        </w:r>
      </w:ins>
    </w:p>
    <w:p w14:paraId="1E4FDB19" w14:textId="77777777" w:rsidR="007C576C" w:rsidRPr="00BE5A55" w:rsidRDefault="007C576C" w:rsidP="00195D31">
      <w:pPr>
        <w:pStyle w:val="Code0"/>
        <w:rPr>
          <w:ins w:id="8147" w:author="Steven" w:date="2022-04-01T17:23:00Z"/>
          <w:szCs w:val="20"/>
          <w:rPrChange w:id="8148" w:author="Steven" w:date="2022-04-18T14:11:00Z">
            <w:rPr>
              <w:ins w:id="8149" w:author="Steven" w:date="2022-04-01T17:23:00Z"/>
            </w:rPr>
          </w:rPrChange>
        </w:rPr>
        <w:pPrChange w:id="8150" w:author="Steven" w:date="2022-04-18T14:06:00Z">
          <w:pPr>
            <w:pStyle w:val="Code0"/>
            <w:ind w:left="1080"/>
          </w:pPr>
        </w:pPrChange>
      </w:pPr>
      <w:ins w:id="8151" w:author="Steven" w:date="2022-04-01T17:23:00Z">
        <w:r w:rsidRPr="00BE5A55">
          <w:rPr>
            <w:szCs w:val="20"/>
            <w:rPrChange w:id="8152" w:author="Steven" w:date="2022-04-18T14:11:00Z">
              <w:rPr/>
            </w:rPrChange>
          </w:rPr>
          <w:t>&lt;/angle&gt;</w:t>
        </w:r>
      </w:ins>
    </w:p>
    <w:p w14:paraId="7895120A" w14:textId="77777777" w:rsidR="007C576C" w:rsidRPr="00BE5A55" w:rsidRDefault="007C576C" w:rsidP="00195D31">
      <w:pPr>
        <w:pStyle w:val="Code0"/>
        <w:rPr>
          <w:ins w:id="8153" w:author="Steven" w:date="2022-04-01T17:23:00Z"/>
          <w:szCs w:val="20"/>
          <w:rPrChange w:id="8154" w:author="Steven" w:date="2022-04-18T14:11:00Z">
            <w:rPr>
              <w:ins w:id="8155" w:author="Steven" w:date="2022-04-01T17:23:00Z"/>
            </w:rPr>
          </w:rPrChange>
        </w:rPr>
        <w:pPrChange w:id="8156" w:author="Steven" w:date="2022-04-18T14:06:00Z">
          <w:pPr>
            <w:pStyle w:val="Code0"/>
            <w:ind w:firstLine="360"/>
          </w:pPr>
        </w:pPrChange>
      </w:pPr>
      <w:ins w:id="8157" w:author="Steven" w:date="2022-04-01T17:23:00Z">
        <w:r w:rsidRPr="00BE5A55">
          <w:rPr>
            <w:szCs w:val="20"/>
            <w:rPrChange w:id="8158" w:author="Steven" w:date="2022-04-18T14:11:00Z">
              <w:rPr/>
            </w:rPrChange>
          </w:rPr>
          <w:t>&lt;/</w:t>
        </w:r>
        <w:proofErr w:type="spellStart"/>
        <w:r w:rsidRPr="00BE5A55">
          <w:rPr>
            <w:szCs w:val="20"/>
            <w:rPrChange w:id="8159" w:author="Steven" w:date="2022-04-18T14:11:00Z">
              <w:rPr/>
            </w:rPrChange>
          </w:rPr>
          <w:t>zenith_angle</w:t>
        </w:r>
        <w:proofErr w:type="spellEnd"/>
        <w:r w:rsidRPr="00BE5A55">
          <w:rPr>
            <w:szCs w:val="20"/>
            <w:rPrChange w:id="8160" w:author="Steven" w:date="2022-04-18T14:11:00Z">
              <w:rPr/>
            </w:rPrChange>
          </w:rPr>
          <w:t>&gt;</w:t>
        </w:r>
      </w:ins>
    </w:p>
    <w:p w14:paraId="09E2002C" w14:textId="77777777" w:rsidR="007C576C" w:rsidRPr="00BE5A55" w:rsidRDefault="007C576C" w:rsidP="00195D31">
      <w:pPr>
        <w:pStyle w:val="Code0"/>
        <w:rPr>
          <w:ins w:id="8161" w:author="Steven" w:date="2022-04-01T17:23:00Z"/>
          <w:szCs w:val="20"/>
          <w:rPrChange w:id="8162" w:author="Steven" w:date="2022-04-18T14:11:00Z">
            <w:rPr>
              <w:ins w:id="8163" w:author="Steven" w:date="2022-04-01T17:23:00Z"/>
            </w:rPr>
          </w:rPrChange>
        </w:rPr>
        <w:pPrChange w:id="8164" w:author="Steven" w:date="2022-04-18T14:06:00Z">
          <w:pPr>
            <w:pStyle w:val="Code0"/>
            <w:ind w:firstLine="360"/>
          </w:pPr>
        </w:pPrChange>
      </w:pPr>
      <w:ins w:id="8165" w:author="Steven" w:date="2022-04-01T17:23:00Z">
        <w:r w:rsidRPr="00BE5A55">
          <w:rPr>
            <w:szCs w:val="20"/>
            <w:rPrChange w:id="8166" w:author="Steven" w:date="2022-04-18T14:11:00Z">
              <w:rPr/>
            </w:rPrChange>
          </w:rPr>
          <w:t>&lt;</w:t>
        </w:r>
        <w:proofErr w:type="spellStart"/>
        <w:r w:rsidRPr="00BE5A55">
          <w:rPr>
            <w:szCs w:val="20"/>
            <w:rPrChange w:id="8167" w:author="Steven" w:date="2022-04-18T14:11:00Z">
              <w:rPr/>
            </w:rPrChange>
          </w:rPr>
          <w:t>length_to_branch</w:t>
        </w:r>
        <w:proofErr w:type="spellEnd"/>
        <w:r w:rsidRPr="00BE5A55">
          <w:rPr>
            <w:szCs w:val="20"/>
            <w:rPrChange w:id="8168" w:author="Steven" w:date="2022-04-18T14:11:00Z">
              <w:rPr/>
            </w:rPrChange>
          </w:rPr>
          <w:t xml:space="preserve"> type="</w:t>
        </w:r>
        <w:proofErr w:type="spellStart"/>
        <w:r w:rsidRPr="00BE5A55">
          <w:rPr>
            <w:szCs w:val="20"/>
            <w:rPrChange w:id="8169" w:author="Steven" w:date="2022-04-18T14:11:00Z">
              <w:rPr/>
            </w:rPrChange>
          </w:rPr>
          <w:t>uniform_distribution</w:t>
        </w:r>
        <w:proofErr w:type="spellEnd"/>
        <w:r w:rsidRPr="00BE5A55">
          <w:rPr>
            <w:szCs w:val="20"/>
            <w:rPrChange w:id="8170" w:author="Steven" w:date="2022-04-18T14:11:00Z">
              <w:rPr/>
            </w:rPrChange>
          </w:rPr>
          <w:t>"&gt;</w:t>
        </w:r>
      </w:ins>
    </w:p>
    <w:p w14:paraId="3E2D593F" w14:textId="77777777" w:rsidR="007C576C" w:rsidRPr="00BE5A55" w:rsidRDefault="007C576C" w:rsidP="00195D31">
      <w:pPr>
        <w:pStyle w:val="Code0"/>
        <w:rPr>
          <w:ins w:id="8171" w:author="Steven" w:date="2022-04-01T17:23:00Z"/>
          <w:szCs w:val="20"/>
          <w:rPrChange w:id="8172" w:author="Steven" w:date="2022-04-18T14:11:00Z">
            <w:rPr>
              <w:ins w:id="8173" w:author="Steven" w:date="2022-04-01T17:23:00Z"/>
            </w:rPr>
          </w:rPrChange>
        </w:rPr>
        <w:pPrChange w:id="8174" w:author="Steven" w:date="2022-04-18T14:06:00Z">
          <w:pPr>
            <w:pStyle w:val="Code0"/>
            <w:ind w:left="1080"/>
          </w:pPr>
        </w:pPrChange>
      </w:pPr>
      <w:ins w:id="8175" w:author="Steven" w:date="2022-04-01T17:23:00Z">
        <w:r w:rsidRPr="00BE5A55">
          <w:rPr>
            <w:szCs w:val="20"/>
            <w:rPrChange w:id="8176" w:author="Steven" w:date="2022-04-18T14:11:00Z">
              <w:rPr/>
            </w:rPrChange>
          </w:rPr>
          <w:t>&lt;a&gt;0&lt;/a&gt;</w:t>
        </w:r>
      </w:ins>
    </w:p>
    <w:p w14:paraId="6CC5A7BE" w14:textId="77777777" w:rsidR="007C576C" w:rsidRPr="00BE5A55" w:rsidRDefault="007C576C" w:rsidP="00195D31">
      <w:pPr>
        <w:pStyle w:val="Code0"/>
        <w:rPr>
          <w:ins w:id="8177" w:author="Steven" w:date="2022-04-01T17:23:00Z"/>
          <w:szCs w:val="20"/>
          <w:rPrChange w:id="8178" w:author="Steven" w:date="2022-04-18T14:11:00Z">
            <w:rPr>
              <w:ins w:id="8179" w:author="Steven" w:date="2022-04-01T17:23:00Z"/>
            </w:rPr>
          </w:rPrChange>
        </w:rPr>
        <w:pPrChange w:id="8180" w:author="Steven" w:date="2022-04-18T14:06:00Z">
          <w:pPr>
            <w:pStyle w:val="Code0"/>
            <w:ind w:left="720" w:firstLine="360"/>
          </w:pPr>
        </w:pPrChange>
      </w:pPr>
      <w:ins w:id="8181" w:author="Steven" w:date="2022-04-01T17:23:00Z">
        <w:r w:rsidRPr="00BE5A55">
          <w:rPr>
            <w:szCs w:val="20"/>
            <w:rPrChange w:id="8182" w:author="Steven" w:date="2022-04-18T14:11:00Z">
              <w:rPr/>
            </w:rPrChange>
          </w:rPr>
          <w:t>&lt;b&gt;350&lt;/b&gt;</w:t>
        </w:r>
      </w:ins>
    </w:p>
    <w:p w14:paraId="75C10667" w14:textId="77777777" w:rsidR="007C576C" w:rsidRPr="00BE5A55" w:rsidRDefault="007C576C" w:rsidP="00195D31">
      <w:pPr>
        <w:pStyle w:val="Code0"/>
        <w:rPr>
          <w:ins w:id="8183" w:author="Steven" w:date="2022-04-01T17:23:00Z"/>
          <w:szCs w:val="20"/>
          <w:rPrChange w:id="8184" w:author="Steven" w:date="2022-04-18T14:11:00Z">
            <w:rPr>
              <w:ins w:id="8185" w:author="Steven" w:date="2022-04-01T17:23:00Z"/>
            </w:rPr>
          </w:rPrChange>
        </w:rPr>
        <w:pPrChange w:id="8186" w:author="Steven" w:date="2022-04-18T14:06:00Z">
          <w:pPr>
            <w:pStyle w:val="Code0"/>
            <w:ind w:left="720" w:firstLine="360"/>
          </w:pPr>
        </w:pPrChange>
      </w:pPr>
      <w:ins w:id="8187" w:author="Steven" w:date="2022-04-01T17:23:00Z">
        <w:r w:rsidRPr="00BE5A55">
          <w:rPr>
            <w:szCs w:val="20"/>
            <w:rPrChange w:id="8188" w:author="Steven" w:date="2022-04-18T14:11:00Z">
              <w:rPr/>
            </w:rPrChange>
          </w:rPr>
          <w:t>&lt;</w:t>
        </w:r>
        <w:proofErr w:type="spellStart"/>
        <w:r w:rsidRPr="00BE5A55">
          <w:rPr>
            <w:szCs w:val="20"/>
            <w:rPrChange w:id="8189" w:author="Steven" w:date="2022-04-18T14:11:00Z">
              <w:rPr/>
            </w:rPrChange>
          </w:rPr>
          <w:t>time_clamped</w:t>
        </w:r>
        <w:proofErr w:type="spellEnd"/>
        <w:r w:rsidRPr="00BE5A55">
          <w:rPr>
            <w:szCs w:val="20"/>
            <w:rPrChange w:id="8190" w:author="Steven" w:date="2022-04-18T14:11:00Z">
              <w:rPr/>
            </w:rPrChange>
          </w:rPr>
          <w:t>&gt;0&lt;/</w:t>
        </w:r>
        <w:proofErr w:type="spellStart"/>
        <w:r w:rsidRPr="00BE5A55">
          <w:rPr>
            <w:szCs w:val="20"/>
            <w:rPrChange w:id="8191" w:author="Steven" w:date="2022-04-18T14:11:00Z">
              <w:rPr/>
            </w:rPrChange>
          </w:rPr>
          <w:t>time_clamped</w:t>
        </w:r>
        <w:proofErr w:type="spellEnd"/>
        <w:r w:rsidRPr="00BE5A55">
          <w:rPr>
            <w:szCs w:val="20"/>
            <w:rPrChange w:id="8192" w:author="Steven" w:date="2022-04-18T14:11:00Z">
              <w:rPr/>
            </w:rPrChange>
          </w:rPr>
          <w:t>&gt;</w:t>
        </w:r>
      </w:ins>
    </w:p>
    <w:p w14:paraId="091F8A4B" w14:textId="77777777" w:rsidR="007C576C" w:rsidRPr="00BE5A55" w:rsidRDefault="007C576C" w:rsidP="00195D31">
      <w:pPr>
        <w:pStyle w:val="Code0"/>
        <w:rPr>
          <w:ins w:id="8193" w:author="Steven" w:date="2022-04-01T17:23:00Z"/>
          <w:szCs w:val="20"/>
          <w:rPrChange w:id="8194" w:author="Steven" w:date="2022-04-18T14:11:00Z">
            <w:rPr>
              <w:ins w:id="8195" w:author="Steven" w:date="2022-04-01T17:23:00Z"/>
            </w:rPr>
          </w:rPrChange>
        </w:rPr>
        <w:pPrChange w:id="8196" w:author="Steven" w:date="2022-04-18T14:06:00Z">
          <w:pPr>
            <w:pStyle w:val="Code0"/>
            <w:ind w:firstLine="360"/>
          </w:pPr>
        </w:pPrChange>
      </w:pPr>
      <w:ins w:id="8197" w:author="Steven" w:date="2022-04-01T17:23:00Z">
        <w:r w:rsidRPr="00BE5A55">
          <w:rPr>
            <w:szCs w:val="20"/>
            <w:rPrChange w:id="8198" w:author="Steven" w:date="2022-04-18T14:11:00Z">
              <w:rPr/>
            </w:rPrChange>
          </w:rPr>
          <w:t>&lt;/</w:t>
        </w:r>
        <w:proofErr w:type="spellStart"/>
        <w:r w:rsidRPr="00BE5A55">
          <w:rPr>
            <w:szCs w:val="20"/>
            <w:rPrChange w:id="8199" w:author="Steven" w:date="2022-04-18T14:11:00Z">
              <w:rPr/>
            </w:rPrChange>
          </w:rPr>
          <w:t>length_to_branch</w:t>
        </w:r>
        <w:proofErr w:type="spellEnd"/>
        <w:r w:rsidRPr="00BE5A55">
          <w:rPr>
            <w:szCs w:val="20"/>
            <w:rPrChange w:id="8200" w:author="Steven" w:date="2022-04-18T14:11:00Z">
              <w:rPr/>
            </w:rPrChange>
          </w:rPr>
          <w:t>&gt;</w:t>
        </w:r>
      </w:ins>
    </w:p>
    <w:p w14:paraId="1A090FE1" w14:textId="77777777" w:rsidR="007C576C" w:rsidRPr="00BE5A55" w:rsidRDefault="007C576C" w:rsidP="00195D31">
      <w:pPr>
        <w:pStyle w:val="Code0"/>
        <w:rPr>
          <w:ins w:id="8201" w:author="Steven" w:date="2022-04-01T17:23:00Z"/>
          <w:szCs w:val="20"/>
          <w:rPrChange w:id="8202" w:author="Steven" w:date="2022-04-18T14:11:00Z">
            <w:rPr>
              <w:ins w:id="8203" w:author="Steven" w:date="2022-04-01T17:23:00Z"/>
            </w:rPr>
          </w:rPrChange>
        </w:rPr>
        <w:pPrChange w:id="8204" w:author="Steven" w:date="2022-04-18T14:06:00Z">
          <w:pPr>
            <w:pStyle w:val="Code0"/>
            <w:ind w:firstLine="360"/>
          </w:pPr>
        </w:pPrChange>
      </w:pPr>
      <w:ins w:id="8205" w:author="Steven" w:date="2022-04-01T17:23:00Z">
        <w:r w:rsidRPr="00BE5A55">
          <w:rPr>
            <w:szCs w:val="20"/>
            <w:rPrChange w:id="8206" w:author="Steven" w:date="2022-04-18T14:11:00Z">
              <w:rPr/>
            </w:rPrChange>
          </w:rPr>
          <w:t>&lt;</w:t>
        </w:r>
        <w:proofErr w:type="spellStart"/>
        <w:r w:rsidRPr="00BE5A55">
          <w:rPr>
            <w:szCs w:val="20"/>
            <w:rPrChange w:id="8207" w:author="Steven" w:date="2022-04-18T14:11:00Z">
              <w:rPr/>
            </w:rPrChange>
          </w:rPr>
          <w:t>time_to_emerge</w:t>
        </w:r>
        <w:proofErr w:type="spellEnd"/>
        <w:r w:rsidRPr="00BE5A55">
          <w:rPr>
            <w:szCs w:val="20"/>
            <w:rPrChange w:id="8208" w:author="Steven" w:date="2022-04-18T14:11:00Z">
              <w:rPr/>
            </w:rPrChange>
          </w:rPr>
          <w:t xml:space="preserve"> type="</w:t>
        </w:r>
        <w:proofErr w:type="spellStart"/>
        <w:r w:rsidRPr="00BE5A55">
          <w:rPr>
            <w:szCs w:val="20"/>
            <w:rPrChange w:id="8209" w:author="Steven" w:date="2022-04-18T14:11:00Z">
              <w:rPr/>
            </w:rPrChange>
          </w:rPr>
          <w:t>fixed_distribution</w:t>
        </w:r>
        <w:proofErr w:type="spellEnd"/>
        <w:r w:rsidRPr="00BE5A55">
          <w:rPr>
            <w:szCs w:val="20"/>
            <w:rPrChange w:id="8210" w:author="Steven" w:date="2022-04-18T14:11:00Z">
              <w:rPr/>
            </w:rPrChange>
          </w:rPr>
          <w:t>"&gt;</w:t>
        </w:r>
      </w:ins>
    </w:p>
    <w:p w14:paraId="68B2D9CB" w14:textId="77777777" w:rsidR="007C576C" w:rsidRPr="00BE5A55" w:rsidRDefault="007C576C" w:rsidP="00195D31">
      <w:pPr>
        <w:pStyle w:val="Code0"/>
        <w:rPr>
          <w:ins w:id="8211" w:author="Steven" w:date="2022-04-01T17:23:00Z"/>
          <w:szCs w:val="20"/>
          <w:rPrChange w:id="8212" w:author="Steven" w:date="2022-04-18T14:11:00Z">
            <w:rPr>
              <w:ins w:id="8213" w:author="Steven" w:date="2022-04-01T17:23:00Z"/>
            </w:rPr>
          </w:rPrChange>
        </w:rPr>
        <w:pPrChange w:id="8214" w:author="Steven" w:date="2022-04-18T14:06:00Z">
          <w:pPr>
            <w:pStyle w:val="Code0"/>
            <w:ind w:left="1080"/>
          </w:pPr>
        </w:pPrChange>
      </w:pPr>
      <w:ins w:id="8215" w:author="Steven" w:date="2022-04-01T17:23:00Z">
        <w:r w:rsidRPr="00BE5A55">
          <w:rPr>
            <w:szCs w:val="20"/>
            <w:rPrChange w:id="8216" w:author="Steven" w:date="2022-04-18T14:11:00Z">
              <w:rPr/>
            </w:rPrChange>
          </w:rPr>
          <w:t>&lt;</w:t>
        </w:r>
        <w:proofErr w:type="gramStart"/>
        <w:r w:rsidRPr="00BE5A55">
          <w:rPr>
            <w:szCs w:val="20"/>
            <w:rPrChange w:id="8217" w:author="Steven" w:date="2022-04-18T14:11:00Z">
              <w:rPr/>
            </w:rPrChange>
          </w:rPr>
          <w:t>value&gt;</w:t>
        </w:r>
        <w:proofErr w:type="gramEnd"/>
        <w:r w:rsidRPr="00BE5A55">
          <w:rPr>
            <w:szCs w:val="20"/>
            <w:rPrChange w:id="8218" w:author="Steven" w:date="2022-04-18T14:11:00Z">
              <w:rPr/>
            </w:rPrChange>
          </w:rPr>
          <w:t>0.5&lt;/value&gt;</w:t>
        </w:r>
      </w:ins>
    </w:p>
    <w:p w14:paraId="305A1D49" w14:textId="77777777" w:rsidR="007C576C" w:rsidRPr="00BE5A55" w:rsidRDefault="007C576C" w:rsidP="00195D31">
      <w:pPr>
        <w:pStyle w:val="Code0"/>
        <w:rPr>
          <w:ins w:id="8219" w:author="Steven" w:date="2022-04-01T17:23:00Z"/>
          <w:szCs w:val="20"/>
          <w:rPrChange w:id="8220" w:author="Steven" w:date="2022-04-18T14:11:00Z">
            <w:rPr>
              <w:ins w:id="8221" w:author="Steven" w:date="2022-04-01T17:23:00Z"/>
            </w:rPr>
          </w:rPrChange>
        </w:rPr>
        <w:pPrChange w:id="8222" w:author="Steven" w:date="2022-04-18T14:06:00Z">
          <w:pPr>
            <w:pStyle w:val="Code0"/>
          </w:pPr>
        </w:pPrChange>
      </w:pPr>
      <w:ins w:id="8223" w:author="Steven" w:date="2022-04-01T17:23:00Z">
        <w:r w:rsidRPr="00BE5A55">
          <w:rPr>
            <w:szCs w:val="20"/>
            <w:rPrChange w:id="8224" w:author="Steven" w:date="2022-04-18T14:11:00Z">
              <w:rPr/>
            </w:rPrChange>
          </w:rPr>
          <w:tab/>
          <w:t>&lt;/</w:t>
        </w:r>
        <w:proofErr w:type="spellStart"/>
        <w:r w:rsidRPr="00BE5A55">
          <w:rPr>
            <w:szCs w:val="20"/>
            <w:rPrChange w:id="8225" w:author="Steven" w:date="2022-04-18T14:11:00Z">
              <w:rPr/>
            </w:rPrChange>
          </w:rPr>
          <w:t>time_to_emerge</w:t>
        </w:r>
        <w:proofErr w:type="spellEnd"/>
        <w:r w:rsidRPr="00BE5A55">
          <w:rPr>
            <w:szCs w:val="20"/>
            <w:rPrChange w:id="8226" w:author="Steven" w:date="2022-04-18T14:11:00Z">
              <w:rPr/>
            </w:rPrChange>
          </w:rPr>
          <w:t>&gt;</w:t>
        </w:r>
      </w:ins>
    </w:p>
    <w:p w14:paraId="0C223983" w14:textId="77777777" w:rsidR="007C576C" w:rsidRPr="00BE5A55" w:rsidRDefault="007C576C" w:rsidP="00195D31">
      <w:pPr>
        <w:pStyle w:val="Code0"/>
        <w:rPr>
          <w:ins w:id="8227" w:author="Steven" w:date="2022-04-01T17:23:00Z"/>
          <w:szCs w:val="20"/>
          <w:rPrChange w:id="8228" w:author="Steven" w:date="2022-04-18T14:11:00Z">
            <w:rPr>
              <w:ins w:id="8229" w:author="Steven" w:date="2022-04-01T17:23:00Z"/>
            </w:rPr>
          </w:rPrChange>
        </w:rPr>
        <w:pPrChange w:id="8230" w:author="Steven" w:date="2022-04-18T14:06:00Z">
          <w:pPr>
            <w:pStyle w:val="Code0"/>
          </w:pPr>
        </w:pPrChange>
      </w:pPr>
      <w:ins w:id="8231" w:author="Steven" w:date="2022-04-01T17:23:00Z">
        <w:r w:rsidRPr="00BE5A55">
          <w:rPr>
            <w:szCs w:val="20"/>
            <w:rPrChange w:id="8232" w:author="Steven" w:date="2022-04-18T14:11:00Z">
              <w:rPr/>
            </w:rPrChange>
          </w:rPr>
          <w:t>&lt;/</w:t>
        </w:r>
        <w:proofErr w:type="spellStart"/>
        <w:r w:rsidRPr="00BE5A55">
          <w:rPr>
            <w:szCs w:val="20"/>
            <w:rPrChange w:id="8233" w:author="Steven" w:date="2022-04-18T14:11:00Z">
              <w:rPr/>
            </w:rPrChange>
          </w:rPr>
          <w:t>branch_policy</w:t>
        </w:r>
        <w:proofErr w:type="spellEnd"/>
        <w:r w:rsidRPr="00BE5A55">
          <w:rPr>
            <w:szCs w:val="20"/>
            <w:rPrChange w:id="8234" w:author="Steven" w:date="2022-04-18T14:11:00Z">
              <w:rPr/>
            </w:rPrChange>
          </w:rPr>
          <w:t>&gt;</w:t>
        </w:r>
      </w:ins>
    </w:p>
    <w:p w14:paraId="760B4511" w14:textId="39083D49" w:rsidR="003B6917" w:rsidRDefault="003B6917">
      <w:pPr>
        <w:pStyle w:val="Heading2"/>
        <w:rPr>
          <w:ins w:id="8235" w:author="mp4" w:date="2018-12-03T13:10:00Z"/>
        </w:rPr>
        <w:pPrChange w:id="8236" w:author="Steven" w:date="2022-03-29T16:04:00Z">
          <w:pPr>
            <w:shd w:val="clear" w:color="auto" w:fill="FFFFFF"/>
            <w:jc w:val="left"/>
          </w:pPr>
        </w:pPrChange>
      </w:pPr>
      <w:ins w:id="8237" w:author="mp4" w:date="2018-12-03T13:09:00Z">
        <w:r>
          <w:t>Interpolation Property</w:t>
        </w:r>
      </w:ins>
      <w:bookmarkEnd w:id="8033"/>
    </w:p>
    <w:p w14:paraId="6466E803" w14:textId="6D925D2C" w:rsidR="003B6917" w:rsidRDefault="003B6917">
      <w:pPr>
        <w:ind w:firstLine="720"/>
        <w:rPr>
          <w:ins w:id="8238" w:author="mp4" w:date="2018-12-03T13:23:00Z"/>
        </w:rPr>
        <w:pPrChange w:id="8239" w:author="Steven" w:date="2022-04-01T17:03:00Z">
          <w:pPr>
            <w:shd w:val="clear" w:color="auto" w:fill="FFFFFF"/>
            <w:jc w:val="left"/>
          </w:pPr>
        </w:pPrChange>
      </w:pPr>
      <w:ins w:id="8240" w:author="mp4" w:date="2018-12-03T13:10:00Z">
        <w:r>
          <w:t>An interpolation property determines how values are interpolated from the integration points to all locations within an element.</w:t>
        </w:r>
      </w:ins>
      <w:ins w:id="8241" w:author="mp4" w:date="2018-12-03T13:11:00Z">
        <w:r>
          <w:t xml:space="preserve"> </w:t>
        </w:r>
      </w:ins>
      <w:ins w:id="8242" w:author="Steven" w:date="2022-04-01T17:08:00Z">
        <w:r w:rsidR="00327B94">
          <w:t xml:space="preserve">Currently there is only one option for this which is the per element variable interpolation. </w:t>
        </w:r>
      </w:ins>
      <w:ins w:id="8243" w:author="mp4" w:date="2018-12-03T13:11:00Z">
        <w:r>
          <w:t xml:space="preserve">This has the possibility of being used in </w:t>
        </w:r>
      </w:ins>
      <w:ins w:id="8244" w:author="mp4" w:date="2018-12-03T13:13:00Z">
        <w:r>
          <w:t>many other materials.</w:t>
        </w:r>
      </w:ins>
      <w:ins w:id="8245" w:author="mp4" w:date="2018-12-03T13:23:00Z">
        <w:r w:rsidR="00A71810">
          <w:t xml:space="preserve"> In general</w:t>
        </w:r>
      </w:ins>
      <w:ins w:id="8246" w:author="mp4" w:date="2018-12-03T13:24:00Z">
        <w:r w:rsidR="00A71810">
          <w:t>,</w:t>
        </w:r>
      </w:ins>
      <w:ins w:id="8247" w:author="mp4" w:date="2018-12-03T13:23:00Z">
        <w:r w:rsidR="00A71810">
          <w:t xml:space="preserve"> this will determine whether a given property is interpolated in manner that is continuous/discontinuous on </w:t>
        </w:r>
        <w:proofErr w:type="spellStart"/>
        <w:r w:rsidR="00A71810">
          <w:t>elment</w:t>
        </w:r>
        <w:proofErr w:type="spellEnd"/>
        <w:r w:rsidR="00A71810">
          <w:t xml:space="preserve"> boundaries.</w:t>
        </w:r>
      </w:ins>
      <w:ins w:id="8248" w:author="mp4" w:date="2018-12-03T13:26:00Z">
        <w:r w:rsidR="00877700">
          <w:t xml:space="preserve"> This is often used to determine the value of properties at </w:t>
        </w:r>
        <w:proofErr w:type="gramStart"/>
        <w:r w:rsidR="00877700">
          <w:t>tips which</w:t>
        </w:r>
        <w:proofErr w:type="gramEnd"/>
        <w:r w:rsidR="00877700">
          <w:t xml:space="preserve"> can be at any location within an element</w:t>
        </w:r>
      </w:ins>
      <w:ins w:id="8249" w:author="mp4" w:date="2018-12-03T13:27:00Z">
        <w:r w:rsidR="003978BC">
          <w:t>. Classes that implement this must interpolate doubles and quaternions. Interpolation of doubles can be used to do linear interpolation of various properties. In some cases this may be used to interpolates all of the members of a matrix to lerp between two matrices</w:t>
        </w:r>
        <w:proofErr w:type="gramStart"/>
        <w:r w:rsidR="003978BC">
          <w:t>.(</w:t>
        </w:r>
      </w:ins>
      <w:proofErr w:type="gramEnd"/>
      <w:ins w:id="8250" w:author="mp4" w:date="2018-12-03T13:29:00Z">
        <w:r w:rsidR="003978BC">
          <w:t>Lerp may or may not be desirable for certain calculations</w:t>
        </w:r>
      </w:ins>
      <w:ins w:id="8251" w:author="mp4" w:date="2018-12-03T13:27:00Z">
        <w:r w:rsidR="003978BC">
          <w:t>)</w:t>
        </w:r>
      </w:ins>
      <w:ins w:id="8252" w:author="mp4" w:date="2018-12-03T13:30:00Z">
        <w:r w:rsidR="003978BC">
          <w:t xml:space="preserve"> The interpolation of quaternions is used to interpolate directions. This can be </w:t>
        </w:r>
      </w:ins>
      <w:ins w:id="8253" w:author="mp4" w:date="2018-12-03T13:31:00Z">
        <w:r w:rsidR="003978BC">
          <w:t>advantageous</w:t>
        </w:r>
      </w:ins>
      <w:ins w:id="8254" w:author="mp4" w:date="2018-12-03T13:30:00Z">
        <w:r w:rsidR="003978BC">
          <w:t xml:space="preserve"> </w:t>
        </w:r>
      </w:ins>
      <w:ins w:id="8255" w:author="mp4" w:date="2018-12-03T13:31:00Z">
        <w:r w:rsidR="003978BC">
          <w:t>as the resulting vector of a quaternion interpolation will have the same length as the initial vector</w:t>
        </w:r>
        <w:del w:id="8256" w:author="Steven" w:date="2022-04-01T17:03:00Z">
          <w:r w:rsidR="003978BC" w:rsidDel="00327B94">
            <w:delText>.</w:delText>
          </w:r>
        </w:del>
      </w:ins>
      <w:ins w:id="8257" w:author="Steven" w:date="2022-04-01T17:03:00Z">
        <w:r w:rsidR="00327B94">
          <w:t xml:space="preserve"> </w:t>
        </w:r>
      </w:ins>
      <w:ins w:id="8258" w:author="mp4" w:date="2018-12-03T13:31:00Z">
        <w:r w:rsidR="003978BC">
          <w:t>(</w:t>
        </w:r>
      </w:ins>
      <w:ins w:id="8259" w:author="mp4" w:date="2018-12-03T13:32:00Z">
        <w:r w:rsidR="003978BC">
          <w:t xml:space="preserve">this operation may be similar to </w:t>
        </w:r>
        <w:proofErr w:type="spellStart"/>
        <w:r w:rsidR="003978BC">
          <w:t>Slerp</w:t>
        </w:r>
      </w:ins>
      <w:proofErr w:type="spellEnd"/>
      <w:ins w:id="8260" w:author="mp4" w:date="2018-12-03T13:31:00Z">
        <w:r w:rsidR="003978BC">
          <w:t>)</w:t>
        </w:r>
      </w:ins>
      <w:ins w:id="8261" w:author="Steven" w:date="2022-04-01T17:03:00Z">
        <w:r w:rsidR="00327B94">
          <w:t>.</w:t>
        </w:r>
      </w:ins>
      <w:ins w:id="8262" w:author="mp4" w:date="2018-12-03T13:33:00Z">
        <w:r w:rsidR="00CD1734">
          <w:t xml:space="preserve"> In the future</w:t>
        </w:r>
      </w:ins>
      <w:ins w:id="8263" w:author="Steven" w:date="2022-04-01T17:21:00Z">
        <w:r w:rsidR="007C576C">
          <w:t>,</w:t>
        </w:r>
      </w:ins>
      <w:ins w:id="8264" w:author="mp4" w:date="2018-12-03T13:33:00Z">
        <w:r w:rsidR="00CD1734">
          <w:t xml:space="preserve"> it may be advantageous to implement </w:t>
        </w:r>
        <w:proofErr w:type="gramStart"/>
        <w:r w:rsidR="00CD1734">
          <w:t>a</w:t>
        </w:r>
        <w:proofErr w:type="gramEnd"/>
        <w:r w:rsidR="00CD1734">
          <w:t xml:space="preserve"> Interpolation Property based on SPR interpolation.</w:t>
        </w:r>
      </w:ins>
    </w:p>
    <w:p w14:paraId="3E87A462" w14:textId="244E25F5" w:rsidR="00A71810" w:rsidRDefault="00A71810">
      <w:pPr>
        <w:rPr>
          <w:ins w:id="8265" w:author="mp4" w:date="2018-12-03T13:24:00Z"/>
        </w:rPr>
        <w:pPrChange w:id="8266" w:author="mp4" w:date="2018-12-03T13:10:00Z">
          <w:pPr>
            <w:shd w:val="clear" w:color="auto" w:fill="FFFFFF"/>
            <w:jc w:val="left"/>
          </w:pPr>
        </w:pPrChange>
      </w:pPr>
    </w:p>
    <w:p w14:paraId="3D2E22DA" w14:textId="57D7765F" w:rsidR="007C576C" w:rsidRDefault="007C576C">
      <w:pPr>
        <w:pStyle w:val="Heading3"/>
        <w:rPr>
          <w:ins w:id="8267" w:author="Steven" w:date="2022-04-01T17:22:00Z"/>
        </w:rPr>
        <w:pPrChange w:id="8268" w:author="Steven" w:date="2022-04-01T17:22:00Z">
          <w:pPr>
            <w:shd w:val="clear" w:color="auto" w:fill="FFFFFF"/>
            <w:jc w:val="left"/>
          </w:pPr>
        </w:pPrChange>
      </w:pPr>
      <w:bookmarkStart w:id="8269" w:name="_Toc99726403"/>
      <w:ins w:id="8270" w:author="Steven" w:date="2022-04-01T17:22:00Z">
        <w:r>
          <w:t>Per Element Variable Interpolation</w:t>
        </w:r>
      </w:ins>
    </w:p>
    <w:p w14:paraId="63C510F1" w14:textId="77777777" w:rsidR="007C576C" w:rsidRDefault="007C576C">
      <w:pPr>
        <w:rPr>
          <w:ins w:id="8271" w:author="Steven" w:date="2022-04-01T17:22:00Z"/>
        </w:rPr>
        <w:pPrChange w:id="8272" w:author="Steven" w:date="2022-04-01T17:22:00Z">
          <w:pPr>
            <w:pStyle w:val="Heading3"/>
          </w:pPr>
        </w:pPrChange>
      </w:pPr>
      <w:ins w:id="8273" w:author="Steven" w:date="2022-04-01T17:22:00Z">
        <w:r>
          <w:t>Interpolate values on a per element basis. This interpolation is fast but can be discontinuous on element boundaries.</w:t>
        </w:r>
      </w:ins>
    </w:p>
    <w:p w14:paraId="1A27CE49" w14:textId="77777777" w:rsidR="007C576C" w:rsidRPr="00BE5A55" w:rsidRDefault="007C576C" w:rsidP="00195D31">
      <w:pPr>
        <w:pStyle w:val="Code0"/>
        <w:rPr>
          <w:ins w:id="8274" w:author="Steven" w:date="2022-04-01T17:22:00Z"/>
          <w:szCs w:val="20"/>
          <w:rPrChange w:id="8275" w:author="Steven" w:date="2022-04-18T14:11:00Z">
            <w:rPr>
              <w:ins w:id="8276" w:author="Steven" w:date="2022-04-01T17:22:00Z"/>
            </w:rPr>
          </w:rPrChange>
        </w:rPr>
        <w:pPrChange w:id="8277" w:author="Steven" w:date="2022-04-18T14:06:00Z">
          <w:pPr>
            <w:pStyle w:val="Heading3"/>
          </w:pPr>
        </w:pPrChange>
      </w:pPr>
      <w:ins w:id="8278" w:author="Steven" w:date="2022-04-01T17:22:00Z">
        <w:r w:rsidRPr="00BE5A55">
          <w:rPr>
            <w:szCs w:val="20"/>
            <w:rPrChange w:id="8279" w:author="Steven" w:date="2022-04-18T14:11:00Z">
              <w:rPr/>
            </w:rPrChange>
          </w:rPr>
          <w:lastRenderedPageBreak/>
          <w:t>&lt;</w:t>
        </w:r>
        <w:proofErr w:type="spellStart"/>
        <w:r w:rsidRPr="00BE5A55">
          <w:rPr>
            <w:szCs w:val="20"/>
            <w:rPrChange w:id="8280" w:author="Steven" w:date="2022-04-18T14:11:00Z">
              <w:rPr/>
            </w:rPrChange>
          </w:rPr>
          <w:t>velocity_modifier</w:t>
        </w:r>
        <w:proofErr w:type="spellEnd"/>
        <w:r w:rsidRPr="00BE5A55">
          <w:rPr>
            <w:szCs w:val="20"/>
            <w:rPrChange w:id="8281" w:author="Steven" w:date="2022-04-18T14:11:00Z">
              <w:rPr/>
            </w:rPrChange>
          </w:rPr>
          <w:t xml:space="preserve"> type="</w:t>
        </w:r>
        <w:proofErr w:type="spellStart"/>
        <w:r w:rsidRPr="00BE5A55">
          <w:rPr>
            <w:szCs w:val="20"/>
            <w:rPrChange w:id="8282" w:author="Steven" w:date="2022-04-18T14:11:00Z">
              <w:rPr/>
            </w:rPrChange>
          </w:rPr>
          <w:t>segment_velocity_density_scale_modifier</w:t>
        </w:r>
        <w:proofErr w:type="spellEnd"/>
        <w:r w:rsidRPr="00BE5A55">
          <w:rPr>
            <w:szCs w:val="20"/>
            <w:rPrChange w:id="8283" w:author="Steven" w:date="2022-04-18T14:11:00Z">
              <w:rPr/>
            </w:rPrChange>
          </w:rPr>
          <w:t>"&gt;</w:t>
        </w:r>
      </w:ins>
    </w:p>
    <w:p w14:paraId="04218D1B" w14:textId="77777777" w:rsidR="007C576C" w:rsidRPr="00BE5A55" w:rsidRDefault="007C576C" w:rsidP="00195D31">
      <w:pPr>
        <w:pStyle w:val="Code0"/>
        <w:rPr>
          <w:ins w:id="8284" w:author="Steven" w:date="2022-04-01T17:22:00Z"/>
          <w:szCs w:val="20"/>
          <w:rPrChange w:id="8285" w:author="Steven" w:date="2022-04-18T14:11:00Z">
            <w:rPr>
              <w:ins w:id="8286" w:author="Steven" w:date="2022-04-01T17:22:00Z"/>
            </w:rPr>
          </w:rPrChange>
        </w:rPr>
        <w:pPrChange w:id="8287" w:author="Steven" w:date="2022-04-18T14:06:00Z">
          <w:pPr>
            <w:pStyle w:val="Heading3"/>
          </w:pPr>
        </w:pPrChange>
      </w:pPr>
      <w:ins w:id="8288" w:author="Steven" w:date="2022-04-01T17:22:00Z">
        <w:r w:rsidRPr="00BE5A55">
          <w:rPr>
            <w:szCs w:val="20"/>
            <w:rPrChange w:id="8289" w:author="Steven" w:date="2022-04-18T14:11:00Z">
              <w:rPr/>
            </w:rPrChange>
          </w:rPr>
          <w:t xml:space="preserve">    &lt;</w:t>
        </w:r>
        <w:proofErr w:type="spellStart"/>
        <w:r w:rsidRPr="00BE5A55">
          <w:rPr>
            <w:szCs w:val="20"/>
            <w:rPrChange w:id="8290" w:author="Steven" w:date="2022-04-18T14:11:00Z">
              <w:rPr/>
            </w:rPrChange>
          </w:rPr>
          <w:t>interpolation_prop</w:t>
        </w:r>
        <w:proofErr w:type="spellEnd"/>
        <w:r w:rsidRPr="00BE5A55">
          <w:rPr>
            <w:szCs w:val="20"/>
            <w:rPrChange w:id="8291" w:author="Steven" w:date="2022-04-18T14:11:00Z">
              <w:rPr/>
            </w:rPrChange>
          </w:rPr>
          <w:t xml:space="preserve"> type="</w:t>
        </w:r>
        <w:proofErr w:type="spellStart"/>
        <w:r w:rsidRPr="00BE5A55">
          <w:rPr>
            <w:szCs w:val="20"/>
            <w:rPrChange w:id="8292" w:author="Steven" w:date="2022-04-18T14:11:00Z">
              <w:rPr/>
            </w:rPrChange>
          </w:rPr>
          <w:t>per_element_vi</w:t>
        </w:r>
        <w:proofErr w:type="spellEnd"/>
        <w:r w:rsidRPr="00BE5A55">
          <w:rPr>
            <w:szCs w:val="20"/>
            <w:rPrChange w:id="8293" w:author="Steven" w:date="2022-04-18T14:11:00Z">
              <w:rPr/>
            </w:rPrChange>
          </w:rPr>
          <w:t>"&gt;&lt;/</w:t>
        </w:r>
        <w:proofErr w:type="spellStart"/>
        <w:r w:rsidRPr="00BE5A55">
          <w:rPr>
            <w:szCs w:val="20"/>
            <w:rPrChange w:id="8294" w:author="Steven" w:date="2022-04-18T14:11:00Z">
              <w:rPr/>
            </w:rPrChange>
          </w:rPr>
          <w:t>interpolation_prop</w:t>
        </w:r>
        <w:proofErr w:type="spellEnd"/>
        <w:r w:rsidRPr="00BE5A55">
          <w:rPr>
            <w:szCs w:val="20"/>
            <w:rPrChange w:id="8295" w:author="Steven" w:date="2022-04-18T14:11:00Z">
              <w:rPr/>
            </w:rPrChange>
          </w:rPr>
          <w:t>&gt;</w:t>
        </w:r>
      </w:ins>
    </w:p>
    <w:p w14:paraId="584C7748" w14:textId="162EFC55" w:rsidR="007C576C" w:rsidRPr="00BE5A55" w:rsidRDefault="007C576C" w:rsidP="00195D31">
      <w:pPr>
        <w:pStyle w:val="Code0"/>
        <w:rPr>
          <w:ins w:id="8296" w:author="Steven" w:date="2022-04-01T17:22:00Z"/>
          <w:szCs w:val="20"/>
          <w:rPrChange w:id="8297" w:author="Steven" w:date="2022-04-18T14:11:00Z">
            <w:rPr>
              <w:ins w:id="8298" w:author="Steven" w:date="2022-04-01T17:22:00Z"/>
            </w:rPr>
          </w:rPrChange>
        </w:rPr>
        <w:pPrChange w:id="8299" w:author="Steven" w:date="2022-04-18T14:06:00Z">
          <w:pPr>
            <w:shd w:val="clear" w:color="auto" w:fill="FFFFFF"/>
            <w:jc w:val="left"/>
          </w:pPr>
        </w:pPrChange>
      </w:pPr>
      <w:ins w:id="8300" w:author="Steven" w:date="2022-04-01T17:22:00Z">
        <w:r w:rsidRPr="00BE5A55">
          <w:rPr>
            <w:szCs w:val="20"/>
            <w:rPrChange w:id="8301" w:author="Steven" w:date="2022-04-18T14:11:00Z">
              <w:rPr/>
            </w:rPrChange>
          </w:rPr>
          <w:t>&lt;/</w:t>
        </w:r>
        <w:proofErr w:type="spellStart"/>
        <w:r w:rsidRPr="00BE5A55">
          <w:rPr>
            <w:szCs w:val="20"/>
            <w:rPrChange w:id="8302" w:author="Steven" w:date="2022-04-18T14:11:00Z">
              <w:rPr/>
            </w:rPrChange>
          </w:rPr>
          <w:t>velocity_modifier</w:t>
        </w:r>
        <w:proofErr w:type="spellEnd"/>
        <w:r w:rsidRPr="00BE5A55">
          <w:rPr>
            <w:szCs w:val="20"/>
            <w:rPrChange w:id="8303" w:author="Steven" w:date="2022-04-18T14:11:00Z">
              <w:rPr/>
            </w:rPrChange>
          </w:rPr>
          <w:t>&gt;</w:t>
        </w:r>
      </w:ins>
    </w:p>
    <w:p w14:paraId="6512F8B3" w14:textId="26A6462E" w:rsidR="00A71810" w:rsidRPr="00BE5A55" w:rsidDel="0087529A" w:rsidRDefault="00A71810" w:rsidP="00195D31">
      <w:pPr>
        <w:pStyle w:val="Code0"/>
        <w:rPr>
          <w:ins w:id="8304" w:author="mp4" w:date="2018-12-03T13:24:00Z"/>
          <w:del w:id="8305" w:author="Steven" w:date="2022-04-01T16:52:00Z"/>
          <w:szCs w:val="20"/>
          <w:rPrChange w:id="8306" w:author="Steven" w:date="2022-04-18T14:11:00Z">
            <w:rPr>
              <w:ins w:id="8307" w:author="mp4" w:date="2018-12-03T13:24:00Z"/>
              <w:del w:id="8308" w:author="Steven" w:date="2022-04-01T16:52:00Z"/>
            </w:rPr>
          </w:rPrChange>
        </w:rPr>
        <w:pPrChange w:id="8309" w:author="Steven" w:date="2022-04-18T14:06:00Z">
          <w:pPr>
            <w:shd w:val="clear" w:color="auto" w:fill="FFFFFF"/>
            <w:jc w:val="left"/>
          </w:pPr>
        </w:pPrChange>
      </w:pPr>
      <w:ins w:id="8310" w:author="mp4" w:date="2018-12-03T13:24:00Z">
        <w:del w:id="8311" w:author="Steven" w:date="2022-04-01T17:23:00Z">
          <w:r w:rsidRPr="00BE5A55" w:rsidDel="007C576C">
            <w:rPr>
              <w:szCs w:val="20"/>
              <w:rPrChange w:id="8312" w:author="Steven" w:date="2022-04-18T14:11:00Z">
                <w:rPr/>
              </w:rPrChange>
            </w:rPr>
            <w:delText>Per Elment Variable Interpolation</w:delText>
          </w:r>
        </w:del>
        <w:bookmarkEnd w:id="8269"/>
      </w:ins>
    </w:p>
    <w:p w14:paraId="5028F2C0" w14:textId="2C4056CB" w:rsidR="00A71810" w:rsidRPr="00BE5A55" w:rsidDel="007C576C" w:rsidRDefault="00A71810" w:rsidP="00195D31">
      <w:pPr>
        <w:pStyle w:val="Code0"/>
        <w:rPr>
          <w:ins w:id="8313" w:author="mp4" w:date="2018-12-03T13:25:00Z"/>
          <w:del w:id="8314" w:author="Steven" w:date="2022-04-01T17:23:00Z"/>
          <w:szCs w:val="20"/>
          <w:rPrChange w:id="8315" w:author="Steven" w:date="2022-04-18T14:11:00Z">
            <w:rPr>
              <w:ins w:id="8316" w:author="mp4" w:date="2018-12-03T13:25:00Z"/>
              <w:del w:id="8317" w:author="Steven" w:date="2022-04-01T17:23:00Z"/>
            </w:rPr>
          </w:rPrChange>
        </w:rPr>
        <w:pPrChange w:id="8318" w:author="Steven" w:date="2022-04-18T14:06:00Z">
          <w:pPr>
            <w:shd w:val="clear" w:color="auto" w:fill="FFFFFF"/>
            <w:jc w:val="left"/>
          </w:pPr>
        </w:pPrChange>
      </w:pPr>
      <w:bookmarkStart w:id="8319" w:name="_Toc99726404"/>
      <w:bookmarkEnd w:id="8319"/>
    </w:p>
    <w:p w14:paraId="31135ADE" w14:textId="0A17FEDA" w:rsidR="00A71810" w:rsidRPr="00BE5A55" w:rsidDel="0087529A" w:rsidRDefault="00A71810" w:rsidP="00195D31">
      <w:pPr>
        <w:pStyle w:val="Code0"/>
        <w:rPr>
          <w:ins w:id="8320" w:author="mp4" w:date="2018-12-03T13:26:00Z"/>
          <w:del w:id="8321" w:author="Steven" w:date="2022-04-01T16:52:00Z"/>
          <w:szCs w:val="20"/>
          <w:rPrChange w:id="8322" w:author="Steven" w:date="2022-04-18T14:11:00Z">
            <w:rPr>
              <w:ins w:id="8323" w:author="mp4" w:date="2018-12-03T13:26:00Z"/>
              <w:del w:id="8324" w:author="Steven" w:date="2022-04-01T16:52:00Z"/>
            </w:rPr>
          </w:rPrChange>
        </w:rPr>
        <w:pPrChange w:id="8325" w:author="Steven" w:date="2022-04-18T14:06:00Z">
          <w:pPr>
            <w:shd w:val="clear" w:color="auto" w:fill="FFFFFF"/>
            <w:jc w:val="left"/>
          </w:pPr>
        </w:pPrChange>
      </w:pPr>
      <w:ins w:id="8326" w:author="mp4" w:date="2018-12-03T13:25:00Z">
        <w:del w:id="8327" w:author="Steven" w:date="2022-04-01T17:22:00Z">
          <w:r w:rsidRPr="00BE5A55" w:rsidDel="007C576C">
            <w:rPr>
              <w:szCs w:val="20"/>
              <w:rPrChange w:id="8328" w:author="Steven" w:date="2022-04-18T14:11:00Z">
                <w:rPr/>
              </w:rPrChange>
            </w:rPr>
            <w:delText>Interpolate values on a per element basis. This interpolation is fast but can be discontinuous on element boundaries.</w:delText>
          </w:r>
        </w:del>
      </w:ins>
    </w:p>
    <w:p w14:paraId="4689EC84" w14:textId="5B99102A" w:rsidR="00E507F3" w:rsidRPr="00BE5A55" w:rsidDel="007C576C" w:rsidRDefault="00E507F3" w:rsidP="00195D31">
      <w:pPr>
        <w:pStyle w:val="Code0"/>
        <w:rPr>
          <w:ins w:id="8329" w:author="mp4" w:date="2018-12-03T13:26:00Z"/>
          <w:del w:id="8330" w:author="Steven" w:date="2022-04-01T17:22:00Z"/>
          <w:szCs w:val="20"/>
          <w:rPrChange w:id="8331" w:author="Steven" w:date="2022-04-18T14:11:00Z">
            <w:rPr>
              <w:ins w:id="8332" w:author="mp4" w:date="2018-12-03T13:26:00Z"/>
              <w:del w:id="8333" w:author="Steven" w:date="2022-04-01T17:22:00Z"/>
            </w:rPr>
          </w:rPrChange>
        </w:rPr>
        <w:pPrChange w:id="8334" w:author="Steven" w:date="2022-04-18T14:06:00Z">
          <w:pPr>
            <w:shd w:val="clear" w:color="auto" w:fill="FFFFFF"/>
            <w:jc w:val="left"/>
          </w:pPr>
        </w:pPrChange>
      </w:pPr>
    </w:p>
    <w:p w14:paraId="3BAF93C6" w14:textId="65986A7E" w:rsidR="00E507F3" w:rsidRPr="00BE5A55" w:rsidDel="0087529A" w:rsidRDefault="00E507F3" w:rsidP="00195D31">
      <w:pPr>
        <w:pStyle w:val="Code0"/>
        <w:rPr>
          <w:ins w:id="8335" w:author="mp4" w:date="2018-12-03T13:26:00Z"/>
          <w:del w:id="8336" w:author="Steven" w:date="2022-04-01T16:52:00Z"/>
          <w:szCs w:val="20"/>
          <w:rPrChange w:id="8337" w:author="Steven" w:date="2022-04-18T14:11:00Z">
            <w:rPr>
              <w:ins w:id="8338" w:author="mp4" w:date="2018-12-03T13:26:00Z"/>
              <w:del w:id="8339" w:author="Steven" w:date="2022-04-01T16:52:00Z"/>
            </w:rPr>
          </w:rPrChange>
        </w:rPr>
        <w:pPrChange w:id="8340" w:author="Steven" w:date="2022-04-18T14:06:00Z">
          <w:pPr/>
        </w:pPrChange>
      </w:pPr>
      <w:ins w:id="8341" w:author="mp4" w:date="2018-12-03T13:26:00Z">
        <w:del w:id="8342" w:author="Steven" w:date="2022-04-01T16:52:00Z">
          <w:r w:rsidRPr="00BE5A55" w:rsidDel="0087529A">
            <w:rPr>
              <w:szCs w:val="20"/>
              <w:rPrChange w:id="8343" w:author="Steven" w:date="2022-04-18T14:11:00Z">
                <w:rPr/>
              </w:rPrChange>
            </w:rPr>
            <w:delText>e.g.</w:delText>
          </w:r>
        </w:del>
      </w:ins>
    </w:p>
    <w:p w14:paraId="59C4D863" w14:textId="2E87A0DD" w:rsidR="00E507F3" w:rsidRPr="00BE5A55" w:rsidDel="007C576C" w:rsidRDefault="00E507F3" w:rsidP="00195D31">
      <w:pPr>
        <w:pStyle w:val="Code0"/>
        <w:rPr>
          <w:ins w:id="8344" w:author="mp4" w:date="2018-12-03T13:26:00Z"/>
          <w:del w:id="8345" w:author="Steven" w:date="2022-04-01T17:22:00Z"/>
          <w:szCs w:val="20"/>
          <w:rPrChange w:id="8346" w:author="Steven" w:date="2022-04-18T14:11:00Z">
            <w:rPr>
              <w:ins w:id="8347" w:author="mp4" w:date="2018-12-03T13:26:00Z"/>
              <w:del w:id="8348" w:author="Steven" w:date="2022-04-01T17:22:00Z"/>
              <w:rFonts w:ascii="Courier New" w:hAnsi="Courier New" w:cs="Courier New"/>
              <w:b/>
              <w:bCs/>
              <w:color w:val="000000"/>
              <w:sz w:val="20"/>
              <w:szCs w:val="20"/>
            </w:rPr>
          </w:rPrChange>
        </w:rPr>
        <w:pPrChange w:id="8349" w:author="Steven" w:date="2022-04-18T14:06:00Z">
          <w:pPr>
            <w:shd w:val="clear" w:color="auto" w:fill="FFFFFF"/>
            <w:jc w:val="left"/>
          </w:pPr>
        </w:pPrChange>
      </w:pPr>
      <w:ins w:id="8350" w:author="mp4" w:date="2018-12-03T13:26:00Z">
        <w:del w:id="8351" w:author="Steven" w:date="2022-04-01T17:22:00Z">
          <w:r w:rsidRPr="00BE5A55" w:rsidDel="007C576C">
            <w:rPr>
              <w:szCs w:val="20"/>
              <w:rPrChange w:id="8352" w:author="Steven" w:date="2022-04-18T14:11:00Z">
                <w:rPr>
                  <w:rFonts w:ascii="Courier New" w:hAnsi="Courier New" w:cs="Courier New"/>
                  <w:color w:val="0000FF"/>
                  <w:sz w:val="20"/>
                  <w:szCs w:val="20"/>
                </w:rPr>
              </w:rPrChange>
            </w:rPr>
            <w:delText>&lt;velocity_modifier</w:delText>
          </w:r>
          <w:r w:rsidRPr="00BE5A55" w:rsidDel="007C576C">
            <w:rPr>
              <w:szCs w:val="20"/>
              <w:rPrChange w:id="8353" w:author="Steven" w:date="2022-04-18T14:11:00Z">
                <w:rPr>
                  <w:rFonts w:ascii="Courier New" w:hAnsi="Courier New" w:cs="Courier New"/>
                  <w:color w:val="000000"/>
                  <w:sz w:val="20"/>
                  <w:szCs w:val="20"/>
                </w:rPr>
              </w:rPrChange>
            </w:rPr>
            <w:delText xml:space="preserve"> </w:delText>
          </w:r>
          <w:r w:rsidRPr="00BE5A55" w:rsidDel="007C576C">
            <w:rPr>
              <w:szCs w:val="20"/>
              <w:rPrChange w:id="8354" w:author="Steven" w:date="2022-04-18T14:11:00Z">
                <w:rPr>
                  <w:rFonts w:ascii="Courier New" w:hAnsi="Courier New" w:cs="Courier New"/>
                  <w:color w:val="FF0000"/>
                  <w:sz w:val="20"/>
                  <w:szCs w:val="20"/>
                </w:rPr>
              </w:rPrChange>
            </w:rPr>
            <w:delText>type</w:delText>
          </w:r>
          <w:r w:rsidRPr="00BE5A55" w:rsidDel="007C576C">
            <w:rPr>
              <w:szCs w:val="20"/>
              <w:rPrChange w:id="8355" w:author="Steven" w:date="2022-04-18T14:11:00Z">
                <w:rPr>
                  <w:rFonts w:ascii="Courier New" w:hAnsi="Courier New" w:cs="Courier New"/>
                  <w:color w:val="000000"/>
                  <w:sz w:val="20"/>
                  <w:szCs w:val="20"/>
                </w:rPr>
              </w:rPrChange>
            </w:rPr>
            <w:delText>=</w:delText>
          </w:r>
          <w:r w:rsidRPr="00BE5A55" w:rsidDel="007C576C">
            <w:rPr>
              <w:szCs w:val="20"/>
              <w:rPrChange w:id="8356" w:author="Steven" w:date="2022-04-18T14:11:00Z">
                <w:rPr>
                  <w:rFonts w:ascii="Courier New" w:hAnsi="Courier New" w:cs="Courier New"/>
                  <w:b/>
                  <w:bCs/>
                  <w:color w:val="8000FF"/>
                  <w:sz w:val="20"/>
                  <w:szCs w:val="20"/>
                </w:rPr>
              </w:rPrChange>
            </w:rPr>
            <w:delText>"segment_velocity_density_scale_modifier"</w:delText>
          </w:r>
          <w:r w:rsidRPr="00BE5A55" w:rsidDel="007C576C">
            <w:rPr>
              <w:szCs w:val="20"/>
              <w:rPrChange w:id="8357" w:author="Steven" w:date="2022-04-18T14:11:00Z">
                <w:rPr>
                  <w:rFonts w:ascii="Courier New" w:hAnsi="Courier New" w:cs="Courier New"/>
                  <w:color w:val="0000FF"/>
                  <w:sz w:val="20"/>
                  <w:szCs w:val="20"/>
                </w:rPr>
              </w:rPrChange>
            </w:rPr>
            <w:delText>&gt;</w:delText>
          </w:r>
        </w:del>
      </w:ins>
    </w:p>
    <w:p w14:paraId="6FAE366A" w14:textId="36EA4F7B" w:rsidR="00E507F3" w:rsidRPr="00BE5A55" w:rsidDel="007C576C" w:rsidRDefault="00E507F3" w:rsidP="00195D31">
      <w:pPr>
        <w:pStyle w:val="Code0"/>
        <w:rPr>
          <w:ins w:id="8358" w:author="mp4" w:date="2018-12-03T13:26:00Z"/>
          <w:del w:id="8359" w:author="Steven" w:date="2022-04-01T17:22:00Z"/>
          <w:szCs w:val="20"/>
          <w:rPrChange w:id="8360" w:author="Steven" w:date="2022-04-18T14:11:00Z">
            <w:rPr>
              <w:ins w:id="8361" w:author="mp4" w:date="2018-12-03T13:26:00Z"/>
              <w:del w:id="8362" w:author="Steven" w:date="2022-04-01T17:22:00Z"/>
              <w:rFonts w:ascii="Courier New" w:hAnsi="Courier New" w:cs="Courier New"/>
              <w:b/>
              <w:bCs/>
              <w:color w:val="000000"/>
              <w:sz w:val="20"/>
              <w:szCs w:val="20"/>
            </w:rPr>
          </w:rPrChange>
        </w:rPr>
        <w:pPrChange w:id="8363" w:author="Steven" w:date="2022-04-18T14:06:00Z">
          <w:pPr>
            <w:shd w:val="clear" w:color="auto" w:fill="FFFFFF"/>
            <w:jc w:val="left"/>
          </w:pPr>
        </w:pPrChange>
      </w:pPr>
      <w:ins w:id="8364" w:author="mp4" w:date="2018-12-03T13:26:00Z">
        <w:del w:id="8365" w:author="Steven" w:date="2022-04-01T17:22:00Z">
          <w:r w:rsidRPr="00BE5A55" w:rsidDel="007C576C">
            <w:rPr>
              <w:szCs w:val="20"/>
              <w:rPrChange w:id="8366" w:author="Steven" w:date="2022-04-18T14:11:00Z">
                <w:rPr>
                  <w:rFonts w:ascii="Courier New" w:hAnsi="Courier New" w:cs="Courier New"/>
                  <w:b/>
                  <w:bCs/>
                  <w:color w:val="000000"/>
                  <w:sz w:val="20"/>
                  <w:szCs w:val="20"/>
                </w:rPr>
              </w:rPrChange>
            </w:rPr>
            <w:delText xml:space="preserve">    </w:delText>
          </w:r>
          <w:r w:rsidRPr="00BE5A55" w:rsidDel="007C576C">
            <w:rPr>
              <w:szCs w:val="20"/>
              <w:rPrChange w:id="8367" w:author="Steven" w:date="2022-04-18T14:11:00Z">
                <w:rPr>
                  <w:rFonts w:ascii="Courier New" w:hAnsi="Courier New" w:cs="Courier New"/>
                  <w:color w:val="0000FF"/>
                  <w:sz w:val="20"/>
                  <w:szCs w:val="20"/>
                </w:rPr>
              </w:rPrChange>
            </w:rPr>
            <w:delText>&lt;interpolation_prop</w:delText>
          </w:r>
          <w:r w:rsidRPr="00BE5A55" w:rsidDel="007C576C">
            <w:rPr>
              <w:szCs w:val="20"/>
              <w:rPrChange w:id="8368" w:author="Steven" w:date="2022-04-18T14:11:00Z">
                <w:rPr>
                  <w:rFonts w:ascii="Courier New" w:hAnsi="Courier New" w:cs="Courier New"/>
                  <w:color w:val="000000"/>
                  <w:sz w:val="20"/>
                  <w:szCs w:val="20"/>
                </w:rPr>
              </w:rPrChange>
            </w:rPr>
            <w:delText xml:space="preserve"> </w:delText>
          </w:r>
          <w:r w:rsidRPr="00BE5A55" w:rsidDel="007C576C">
            <w:rPr>
              <w:szCs w:val="20"/>
              <w:rPrChange w:id="8369" w:author="Steven" w:date="2022-04-18T14:11:00Z">
                <w:rPr>
                  <w:rFonts w:ascii="Courier New" w:hAnsi="Courier New" w:cs="Courier New"/>
                  <w:color w:val="FF0000"/>
                  <w:sz w:val="20"/>
                  <w:szCs w:val="20"/>
                </w:rPr>
              </w:rPrChange>
            </w:rPr>
            <w:delText>type</w:delText>
          </w:r>
          <w:r w:rsidRPr="00BE5A55" w:rsidDel="007C576C">
            <w:rPr>
              <w:szCs w:val="20"/>
              <w:rPrChange w:id="8370" w:author="Steven" w:date="2022-04-18T14:11:00Z">
                <w:rPr>
                  <w:rFonts w:ascii="Courier New" w:hAnsi="Courier New" w:cs="Courier New"/>
                  <w:color w:val="000000"/>
                  <w:sz w:val="20"/>
                  <w:szCs w:val="20"/>
                </w:rPr>
              </w:rPrChange>
            </w:rPr>
            <w:delText>=</w:delText>
          </w:r>
          <w:r w:rsidRPr="00BE5A55" w:rsidDel="007C576C">
            <w:rPr>
              <w:szCs w:val="20"/>
              <w:rPrChange w:id="8371" w:author="Steven" w:date="2022-04-18T14:11:00Z">
                <w:rPr>
                  <w:rFonts w:ascii="Courier New" w:hAnsi="Courier New" w:cs="Courier New"/>
                  <w:b/>
                  <w:bCs/>
                  <w:color w:val="8000FF"/>
                  <w:sz w:val="20"/>
                  <w:szCs w:val="20"/>
                </w:rPr>
              </w:rPrChange>
            </w:rPr>
            <w:delText>"per_element_vi"</w:delText>
          </w:r>
          <w:r w:rsidRPr="00BE5A55" w:rsidDel="007C576C">
            <w:rPr>
              <w:szCs w:val="20"/>
              <w:rPrChange w:id="8372" w:author="Steven" w:date="2022-04-18T14:11:00Z">
                <w:rPr>
                  <w:rFonts w:ascii="Courier New" w:hAnsi="Courier New" w:cs="Courier New"/>
                  <w:color w:val="0000FF"/>
                  <w:sz w:val="20"/>
                  <w:szCs w:val="20"/>
                </w:rPr>
              </w:rPrChange>
            </w:rPr>
            <w:delText>&gt;&lt;/interpolation_prop&gt;</w:delText>
          </w:r>
        </w:del>
      </w:ins>
    </w:p>
    <w:p w14:paraId="096A624B" w14:textId="55F7E81D" w:rsidR="00E507F3" w:rsidRPr="00BE5A55" w:rsidDel="0087529A" w:rsidRDefault="00E507F3" w:rsidP="00195D31">
      <w:pPr>
        <w:pStyle w:val="Code0"/>
        <w:rPr>
          <w:ins w:id="8373" w:author="mp4" w:date="2018-12-03T13:26:00Z"/>
          <w:del w:id="8374" w:author="Steven" w:date="2022-04-01T16:52:00Z"/>
          <w:szCs w:val="20"/>
          <w:rPrChange w:id="8375" w:author="Steven" w:date="2022-04-18T14:11:00Z">
            <w:rPr>
              <w:ins w:id="8376" w:author="mp4" w:date="2018-12-03T13:26:00Z"/>
              <w:del w:id="8377" w:author="Steven" w:date="2022-04-01T16:52:00Z"/>
            </w:rPr>
          </w:rPrChange>
        </w:rPr>
        <w:pPrChange w:id="8378" w:author="Steven" w:date="2022-04-18T14:06:00Z">
          <w:pPr>
            <w:shd w:val="clear" w:color="auto" w:fill="FFFFFF"/>
            <w:jc w:val="left"/>
          </w:pPr>
        </w:pPrChange>
      </w:pPr>
      <w:ins w:id="8379" w:author="mp4" w:date="2018-12-03T13:26:00Z">
        <w:del w:id="8380" w:author="Steven" w:date="2022-04-01T17:22:00Z">
          <w:r w:rsidRPr="00BE5A55" w:rsidDel="007C576C">
            <w:rPr>
              <w:szCs w:val="20"/>
              <w:rPrChange w:id="8381" w:author="Steven" w:date="2022-04-18T14:11:00Z">
                <w:rPr>
                  <w:rFonts w:ascii="Courier New" w:hAnsi="Courier New" w:cs="Courier New"/>
                  <w:color w:val="0000FF"/>
                  <w:sz w:val="20"/>
                  <w:szCs w:val="20"/>
                </w:rPr>
              </w:rPrChange>
            </w:rPr>
            <w:delText>&lt;/velocity_modifier&gt;</w:delText>
          </w:r>
        </w:del>
      </w:ins>
    </w:p>
    <w:p w14:paraId="780CC941" w14:textId="77777777" w:rsidR="00E507F3" w:rsidRPr="00BE5A55" w:rsidRDefault="00E507F3" w:rsidP="00195D31">
      <w:pPr>
        <w:pStyle w:val="Code0"/>
        <w:rPr>
          <w:ins w:id="8382" w:author="mp4" w:date="2018-12-03T13:09:00Z"/>
          <w:szCs w:val="20"/>
          <w:rPrChange w:id="8383" w:author="Steven" w:date="2022-04-18T14:11:00Z">
            <w:rPr>
              <w:ins w:id="8384" w:author="mp4" w:date="2018-12-03T13:09:00Z"/>
            </w:rPr>
          </w:rPrChange>
        </w:rPr>
        <w:pPrChange w:id="8385" w:author="Steven" w:date="2022-04-18T14:06:00Z">
          <w:pPr>
            <w:shd w:val="clear" w:color="auto" w:fill="FFFFFF"/>
            <w:jc w:val="left"/>
          </w:pPr>
        </w:pPrChange>
      </w:pPr>
    </w:p>
    <w:p w14:paraId="216D0B11" w14:textId="66BDF9B9" w:rsidR="00256922" w:rsidRDefault="00B30385">
      <w:pPr>
        <w:pStyle w:val="Heading2"/>
        <w:rPr>
          <w:ins w:id="8386" w:author="Steven LaBelle" w:date="2019-05-09T16:10:00Z"/>
        </w:rPr>
      </w:pPr>
      <w:bookmarkStart w:id="8387" w:name="_Toc99726405"/>
      <w:ins w:id="8388" w:author="Steven [2]" w:date="2021-10-04T16:29:00Z">
        <w:r>
          <w:t>Cell</w:t>
        </w:r>
      </w:ins>
      <w:ins w:id="8389" w:author="Steven LaBelle" w:date="2019-05-09T16:10:00Z">
        <w:del w:id="8390" w:author="Steven [2]" w:date="2021-10-04T16:29:00Z">
          <w:r w:rsidR="00256922" w:rsidDel="00B30385">
            <w:delText xml:space="preserve">Tip </w:delText>
          </w:r>
        </w:del>
      </w:ins>
      <w:ins w:id="8391" w:author="Steven [2]" w:date="2021-10-04T16:29:00Z">
        <w:r>
          <w:t xml:space="preserve"> </w:t>
        </w:r>
      </w:ins>
      <w:ins w:id="8392" w:author="Steven LaBelle" w:date="2019-05-09T16:10:00Z">
        <w:r w:rsidR="00256922">
          <w:t>Species Manager</w:t>
        </w:r>
        <w:bookmarkEnd w:id="8387"/>
      </w:ins>
    </w:p>
    <w:p w14:paraId="2865E678" w14:textId="521EE5E5" w:rsidR="00256922" w:rsidRDefault="00770533">
      <w:pPr>
        <w:rPr>
          <w:ins w:id="8393" w:author="Steven LaBelle" w:date="2019-05-09T16:10:00Z"/>
        </w:rPr>
        <w:pPrChange w:id="8394" w:author="Steven LaBelle" w:date="2019-05-09T16:10:00Z">
          <w:pPr>
            <w:pStyle w:val="Heading2"/>
          </w:pPr>
        </w:pPrChange>
      </w:pPr>
      <w:ins w:id="8395" w:author="Steven" w:date="2022-04-01T16:51:00Z">
        <w:r>
          <w:t xml:space="preserve">Note: </w:t>
        </w:r>
      </w:ins>
      <w:ins w:id="8396" w:author="Steven LaBelle" w:date="2019-05-09T16:10:00Z">
        <w:r w:rsidR="00256922">
          <w:t xml:space="preserve">The </w:t>
        </w:r>
      </w:ins>
      <w:ins w:id="8397" w:author="Steven [2]" w:date="2021-10-04T16:29:00Z">
        <w:r w:rsidR="00B30385">
          <w:t xml:space="preserve">cell </w:t>
        </w:r>
      </w:ins>
      <w:ins w:id="8398" w:author="Steven LaBelle" w:date="2019-05-09T16:10:00Z">
        <w:del w:id="8399" w:author="Steven [2]" w:date="2021-10-04T16:29:00Z">
          <w:r w:rsidR="00256922" w:rsidDel="00B30385">
            <w:delText xml:space="preserve">tip </w:delText>
          </w:r>
        </w:del>
        <w:r w:rsidR="00256922">
          <w:t>species manager is a feature that is currently under construction.</w:t>
        </w:r>
      </w:ins>
    </w:p>
    <w:p w14:paraId="308B778C" w14:textId="06A13DEC" w:rsidR="00256922" w:rsidRDefault="00256922">
      <w:pPr>
        <w:rPr>
          <w:ins w:id="8400" w:author="Steven LaBelle" w:date="2019-05-09T16:10:00Z"/>
        </w:rPr>
        <w:pPrChange w:id="8401" w:author="Steven LaBelle" w:date="2019-05-09T16:10:00Z">
          <w:pPr>
            <w:pStyle w:val="Heading2"/>
          </w:pPr>
        </w:pPrChange>
      </w:pPr>
    </w:p>
    <w:p w14:paraId="72D13B1B" w14:textId="7F641821" w:rsidR="00256922" w:rsidRDefault="00256922">
      <w:pPr>
        <w:rPr>
          <w:ins w:id="8402" w:author="Steven LaBelle" w:date="2019-05-09T16:11:00Z"/>
        </w:rPr>
        <w:pPrChange w:id="8403" w:author="Steven LaBelle" w:date="2019-05-09T16:10:00Z">
          <w:pPr>
            <w:pStyle w:val="Heading2"/>
          </w:pPr>
        </w:pPrChange>
      </w:pPr>
      <w:ins w:id="8404" w:author="Steven LaBelle" w:date="2019-05-09T16:10:00Z">
        <w:r>
          <w:t xml:space="preserve">The </w:t>
        </w:r>
        <w:del w:id="8405" w:author="Steven [2]" w:date="2021-10-04T16:29:00Z">
          <w:r w:rsidDel="00B30385">
            <w:delText xml:space="preserve">tip </w:delText>
          </w:r>
        </w:del>
      </w:ins>
      <w:ins w:id="8406" w:author="Steven [2]" w:date="2021-10-04T16:29:00Z">
        <w:r w:rsidR="00B30385">
          <w:t xml:space="preserve">cell </w:t>
        </w:r>
      </w:ins>
      <w:ins w:id="8407" w:author="Steven LaBelle" w:date="2019-05-09T16:10:00Z">
        <w:r>
          <w:t xml:space="preserve">species manager allows the user to assign </w:t>
        </w:r>
      </w:ins>
      <w:ins w:id="8408" w:author="Steven [2]" w:date="2021-10-04T16:30:00Z">
        <w:r w:rsidR="00B30385">
          <w:t xml:space="preserve">solutes and solid bound </w:t>
        </w:r>
        <w:proofErr w:type="spellStart"/>
        <w:r w:rsidR="00B30385">
          <w:t>moledules</w:t>
        </w:r>
        <w:proofErr w:type="spellEnd"/>
        <w:r w:rsidR="00B30385">
          <w:t xml:space="preserve"> to </w:t>
        </w:r>
      </w:ins>
      <w:ins w:id="8409" w:author="Steven LaBelle" w:date="2019-05-09T16:10:00Z">
        <w:del w:id="8410" w:author="Steven [2]" w:date="2021-10-04T16:30:00Z">
          <w:r w:rsidDel="00B30385">
            <w:delText xml:space="preserve">solid bound molecule boundary conditions to </w:delText>
          </w:r>
        </w:del>
        <w:r>
          <w:t>the tips</w:t>
        </w:r>
        <w:del w:id="8411" w:author="Steven [2]" w:date="2021-10-04T16:30:00Z">
          <w:r w:rsidDel="00B30385">
            <w:delText xml:space="preserve"> i.e. species can be represented as </w:delText>
          </w:r>
        </w:del>
      </w:ins>
      <w:ins w:id="8412" w:author="Steven LaBelle" w:date="2019-05-09T16:11:00Z">
        <w:del w:id="8413" w:author="Steven [2]" w:date="2021-10-04T16:30:00Z">
          <w:r w:rsidDel="00B30385">
            <w:delText>SBMs that move with active tips</w:delText>
          </w:r>
        </w:del>
        <w:r>
          <w:t xml:space="preserve">. This is currently stored per material </w:t>
        </w:r>
        <w:del w:id="8414" w:author="Steven" w:date="2022-04-01T16:21:00Z">
          <w:r w:rsidDel="005C4E4E">
            <w:delText xml:space="preserve">at least </w:delText>
          </w:r>
        </w:del>
        <w:r>
          <w:t xml:space="preserve">for the purposes of initialization. </w:t>
        </w:r>
        <w:del w:id="8415" w:author="Steven [2]" w:date="2021-10-04T16:30:00Z">
          <w:r w:rsidDel="00B30385">
            <w:delText>SBMs can be converted to solutes or global (not owned by tips) SBMs from reactions specified in the material as well.</w:delText>
          </w:r>
        </w:del>
      </w:ins>
    </w:p>
    <w:p w14:paraId="2FEA0857" w14:textId="4EDC9571" w:rsidR="00256922" w:rsidRPr="00BE5A55" w:rsidDel="005C4E4E" w:rsidRDefault="00256922" w:rsidP="00195D31">
      <w:pPr>
        <w:pStyle w:val="Code0"/>
        <w:rPr>
          <w:ins w:id="8416" w:author="Steven LaBelle" w:date="2019-05-09T16:12:00Z"/>
          <w:del w:id="8417" w:author="Steven" w:date="2022-04-01T16:21:00Z"/>
          <w:szCs w:val="20"/>
          <w:rPrChange w:id="8418" w:author="Steven" w:date="2022-04-18T14:11:00Z">
            <w:rPr>
              <w:ins w:id="8419" w:author="Steven LaBelle" w:date="2019-05-09T16:12:00Z"/>
              <w:del w:id="8420" w:author="Steven" w:date="2022-04-01T16:21:00Z"/>
            </w:rPr>
          </w:rPrChange>
        </w:rPr>
        <w:pPrChange w:id="8421" w:author="Steven" w:date="2022-04-18T14:06:00Z">
          <w:pPr>
            <w:pStyle w:val="Heading2"/>
          </w:pPr>
        </w:pPrChange>
      </w:pPr>
    </w:p>
    <w:p w14:paraId="2C8B8469" w14:textId="09E519E0" w:rsidR="00256922" w:rsidRPr="00BE5A55" w:rsidDel="005C4E4E" w:rsidRDefault="00256922" w:rsidP="00195D31">
      <w:pPr>
        <w:pStyle w:val="Code0"/>
        <w:rPr>
          <w:ins w:id="8422" w:author="Steven LaBelle" w:date="2019-05-09T16:12:00Z"/>
          <w:del w:id="8423" w:author="Steven" w:date="2022-04-01T16:21:00Z"/>
          <w:szCs w:val="20"/>
          <w:rPrChange w:id="8424" w:author="Steven" w:date="2022-04-18T14:11:00Z">
            <w:rPr>
              <w:ins w:id="8425" w:author="Steven LaBelle" w:date="2019-05-09T16:12:00Z"/>
              <w:del w:id="8426" w:author="Steven" w:date="2022-04-01T16:21:00Z"/>
            </w:rPr>
          </w:rPrChange>
        </w:rPr>
        <w:pPrChange w:id="8427" w:author="Steven" w:date="2022-04-18T14:06:00Z">
          <w:pPr>
            <w:pStyle w:val="Heading2"/>
          </w:pPr>
        </w:pPrChange>
      </w:pPr>
      <w:ins w:id="8428" w:author="Steven LaBelle" w:date="2019-05-09T16:12:00Z">
        <w:del w:id="8429" w:author="Steven" w:date="2022-04-01T16:21:00Z">
          <w:r w:rsidRPr="00BE5A55" w:rsidDel="005C4E4E">
            <w:rPr>
              <w:szCs w:val="20"/>
              <w:rPrChange w:id="8430" w:author="Steven" w:date="2022-04-18T14:11:00Z">
                <w:rPr/>
              </w:rPrChange>
            </w:rPr>
            <w:delText>e.g.</w:delText>
          </w:r>
        </w:del>
      </w:ins>
    </w:p>
    <w:p w14:paraId="774E9975" w14:textId="043DD0C3" w:rsidR="00256922" w:rsidRPr="00BE5A55" w:rsidRDefault="00256922" w:rsidP="00195D31">
      <w:pPr>
        <w:pStyle w:val="Code0"/>
        <w:rPr>
          <w:ins w:id="8431" w:author="Steven LaBelle" w:date="2019-05-09T16:12:00Z"/>
          <w:szCs w:val="20"/>
          <w:rPrChange w:id="8432" w:author="Steven" w:date="2022-04-18T14:11:00Z">
            <w:rPr>
              <w:ins w:id="8433" w:author="Steven LaBelle" w:date="2019-05-09T16:12:00Z"/>
              <w:rFonts w:ascii="Courier New" w:hAnsi="Courier New" w:cs="Courier New"/>
            </w:rPr>
          </w:rPrChange>
        </w:rPr>
        <w:pPrChange w:id="8434" w:author="Steven" w:date="2022-04-18T14:06:00Z">
          <w:pPr/>
        </w:pPrChange>
      </w:pPr>
      <w:ins w:id="8435" w:author="Steven LaBelle" w:date="2019-05-09T16:12:00Z">
        <w:r w:rsidRPr="00BE5A55">
          <w:rPr>
            <w:szCs w:val="20"/>
            <w:rPrChange w:id="8436" w:author="Steven" w:date="2022-04-18T14:11:00Z">
              <w:rPr>
                <w:rFonts w:cs="Courier New"/>
              </w:rPr>
            </w:rPrChange>
          </w:rPr>
          <w:t>&lt;</w:t>
        </w:r>
      </w:ins>
      <w:proofErr w:type="spellStart"/>
      <w:ins w:id="8437" w:author="Steven [2]" w:date="2021-10-04T16:30:00Z">
        <w:r w:rsidR="00B30385" w:rsidRPr="00BE5A55">
          <w:rPr>
            <w:szCs w:val="20"/>
            <w:rPrChange w:id="8438" w:author="Steven" w:date="2022-04-18T14:11:00Z">
              <w:rPr/>
            </w:rPrChange>
          </w:rPr>
          <w:t>cell</w:t>
        </w:r>
      </w:ins>
      <w:ins w:id="8439" w:author="Steven LaBelle" w:date="2019-05-09T16:12:00Z">
        <w:del w:id="8440" w:author="Steven [2]" w:date="2021-10-04T16:30:00Z">
          <w:r w:rsidRPr="00BE5A55" w:rsidDel="00B30385">
            <w:rPr>
              <w:szCs w:val="20"/>
              <w:rPrChange w:id="8441" w:author="Steven" w:date="2022-04-18T14:11:00Z">
                <w:rPr>
                  <w:rFonts w:cs="Courier New"/>
                </w:rPr>
              </w:rPrChange>
            </w:rPr>
            <w:delText>tip</w:delText>
          </w:r>
        </w:del>
        <w:r w:rsidRPr="00BE5A55">
          <w:rPr>
            <w:szCs w:val="20"/>
            <w:rPrChange w:id="8442" w:author="Steven" w:date="2022-04-18T14:11:00Z">
              <w:rPr>
                <w:rFonts w:cs="Courier New"/>
              </w:rPr>
            </w:rPrChange>
          </w:rPr>
          <w:t>_species_manager</w:t>
        </w:r>
        <w:proofErr w:type="spellEnd"/>
        <w:r w:rsidRPr="00BE5A55">
          <w:rPr>
            <w:szCs w:val="20"/>
            <w:rPrChange w:id="8443" w:author="Steven" w:date="2022-04-18T14:11:00Z">
              <w:rPr>
                <w:rFonts w:cs="Courier New"/>
              </w:rPr>
            </w:rPrChange>
          </w:rPr>
          <w:t xml:space="preserve"> type=”</w:t>
        </w:r>
        <w:proofErr w:type="spellStart"/>
        <w:del w:id="8444" w:author="Steven [2]" w:date="2021-10-04T16:30:00Z">
          <w:r w:rsidRPr="00BE5A55" w:rsidDel="00B30385">
            <w:rPr>
              <w:szCs w:val="20"/>
              <w:rPrChange w:id="8445" w:author="Steven" w:date="2022-04-18T14:11:00Z">
                <w:rPr>
                  <w:rFonts w:cs="Courier New"/>
                </w:rPr>
              </w:rPrChange>
            </w:rPr>
            <w:delText>SBM_Manager</w:delText>
          </w:r>
        </w:del>
      </w:ins>
      <w:ins w:id="8446" w:author="Steven [2]" w:date="2021-10-04T16:30:00Z">
        <w:r w:rsidR="00B30385" w:rsidRPr="00BE5A55">
          <w:rPr>
            <w:szCs w:val="20"/>
            <w:rPrChange w:id="8447" w:author="Steven" w:date="2022-04-18T14:11:00Z">
              <w:rPr/>
            </w:rPrChange>
          </w:rPr>
          <w:t>species_manager</w:t>
        </w:r>
      </w:ins>
      <w:proofErr w:type="spellEnd"/>
      <w:ins w:id="8448" w:author="Steven LaBelle" w:date="2019-05-09T16:12:00Z">
        <w:r w:rsidRPr="00BE5A55">
          <w:rPr>
            <w:szCs w:val="20"/>
            <w:rPrChange w:id="8449" w:author="Steven" w:date="2022-04-18T14:11:00Z">
              <w:rPr>
                <w:rFonts w:cs="Courier New"/>
              </w:rPr>
            </w:rPrChange>
          </w:rPr>
          <w:t>”&gt;</w:t>
        </w:r>
      </w:ins>
    </w:p>
    <w:p w14:paraId="1D622427" w14:textId="3BD84DF9" w:rsidR="00256922" w:rsidRPr="00BE5A55" w:rsidRDefault="00256922" w:rsidP="00195D31">
      <w:pPr>
        <w:pStyle w:val="Code0"/>
        <w:rPr>
          <w:ins w:id="8450" w:author="Steven LaBelle" w:date="2019-05-09T16:12:00Z"/>
          <w:szCs w:val="20"/>
          <w:rPrChange w:id="8451" w:author="Steven" w:date="2022-04-18T14:11:00Z">
            <w:rPr>
              <w:ins w:id="8452" w:author="Steven LaBelle" w:date="2019-05-09T16:12:00Z"/>
              <w:rFonts w:ascii="Courier New" w:hAnsi="Courier New" w:cs="Courier New"/>
            </w:rPr>
          </w:rPrChange>
        </w:rPr>
        <w:pPrChange w:id="8453" w:author="Steven" w:date="2022-04-18T14:06:00Z">
          <w:pPr>
            <w:ind w:firstLine="720"/>
          </w:pPr>
        </w:pPrChange>
      </w:pPr>
      <w:ins w:id="8454" w:author="Steven LaBelle" w:date="2019-05-09T16:12:00Z">
        <w:r w:rsidRPr="00BE5A55">
          <w:rPr>
            <w:szCs w:val="20"/>
            <w:rPrChange w:id="8455" w:author="Steven" w:date="2022-04-18T14:11:00Z">
              <w:rPr>
                <w:rFonts w:cs="Courier New"/>
              </w:rPr>
            </w:rPrChange>
          </w:rPr>
          <w:t>&lt;</w:t>
        </w:r>
      </w:ins>
      <w:proofErr w:type="spellStart"/>
      <w:ins w:id="8456" w:author="Steven [2]" w:date="2021-10-04T16:30:00Z">
        <w:r w:rsidR="00B30385" w:rsidRPr="00BE5A55">
          <w:rPr>
            <w:szCs w:val="20"/>
            <w:rPrChange w:id="8457" w:author="Steven" w:date="2022-04-18T14:11:00Z">
              <w:rPr/>
            </w:rPrChange>
          </w:rPr>
          <w:t>cell</w:t>
        </w:r>
      </w:ins>
      <w:ins w:id="8458" w:author="Steven LaBelle" w:date="2019-05-09T16:12:00Z">
        <w:del w:id="8459" w:author="Steven [2]" w:date="2021-10-04T16:30:00Z">
          <w:r w:rsidRPr="00BE5A55" w:rsidDel="00B30385">
            <w:rPr>
              <w:szCs w:val="20"/>
              <w:rPrChange w:id="8460" w:author="Steven" w:date="2022-04-18T14:11:00Z">
                <w:rPr>
                  <w:rFonts w:cs="Courier New"/>
                </w:rPr>
              </w:rPrChange>
            </w:rPr>
            <w:delText>tip</w:delText>
          </w:r>
        </w:del>
        <w:r w:rsidRPr="00BE5A55">
          <w:rPr>
            <w:szCs w:val="20"/>
            <w:rPrChange w:id="8461" w:author="Steven" w:date="2022-04-18T14:11:00Z">
              <w:rPr>
                <w:rFonts w:cs="Courier New"/>
              </w:rPr>
            </w:rPrChange>
          </w:rPr>
          <w:t>_s</w:t>
        </w:r>
        <w:del w:id="8462" w:author="Steven [2]" w:date="2021-10-04T16:30:00Z">
          <w:r w:rsidRPr="00BE5A55" w:rsidDel="00B30385">
            <w:rPr>
              <w:szCs w:val="20"/>
              <w:rPrChange w:id="8463" w:author="Steven" w:date="2022-04-18T14:11:00Z">
                <w:rPr>
                  <w:rFonts w:cs="Courier New"/>
                </w:rPr>
              </w:rPrChange>
            </w:rPr>
            <w:delText>pecies</w:delText>
          </w:r>
        </w:del>
      </w:ins>
      <w:ins w:id="8464" w:author="Steven [2]" w:date="2021-10-04T16:30:00Z">
        <w:r w:rsidR="00B30385" w:rsidRPr="00BE5A55">
          <w:rPr>
            <w:szCs w:val="20"/>
            <w:rPrChange w:id="8465" w:author="Steven" w:date="2022-04-18T14:11:00Z">
              <w:rPr/>
            </w:rPrChange>
          </w:rPr>
          <w:t>olute</w:t>
        </w:r>
      </w:ins>
      <w:ins w:id="8466" w:author="Steven LaBelle" w:date="2019-05-09T16:12:00Z">
        <w:r w:rsidRPr="00BE5A55">
          <w:rPr>
            <w:szCs w:val="20"/>
            <w:rPrChange w:id="8467" w:author="Steven" w:date="2022-04-18T14:11:00Z">
              <w:rPr>
                <w:rFonts w:cs="Courier New"/>
              </w:rPr>
            </w:rPrChange>
          </w:rPr>
          <w:t>_prop</w:t>
        </w:r>
        <w:proofErr w:type="spellEnd"/>
        <w:r w:rsidRPr="00BE5A55">
          <w:rPr>
            <w:szCs w:val="20"/>
            <w:rPrChange w:id="8468" w:author="Steven" w:date="2022-04-18T14:11:00Z">
              <w:rPr>
                <w:rFonts w:cs="Courier New"/>
              </w:rPr>
            </w:rPrChange>
          </w:rPr>
          <w:t xml:space="preserve"> type=”S</w:t>
        </w:r>
        <w:del w:id="8469" w:author="Steven [2]" w:date="2021-10-04T16:30:00Z">
          <w:r w:rsidRPr="00BE5A55" w:rsidDel="00B30385">
            <w:rPr>
              <w:szCs w:val="20"/>
              <w:rPrChange w:id="8470" w:author="Steven" w:date="2022-04-18T14:11:00Z">
                <w:rPr>
                  <w:rFonts w:cs="Courier New"/>
                </w:rPr>
              </w:rPrChange>
            </w:rPr>
            <w:delText>BM</w:delText>
          </w:r>
        </w:del>
      </w:ins>
      <w:ins w:id="8471" w:author="Steven [2]" w:date="2021-10-04T16:31:00Z">
        <w:r w:rsidR="00B30385" w:rsidRPr="00BE5A55">
          <w:rPr>
            <w:szCs w:val="20"/>
            <w:rPrChange w:id="8472" w:author="Steven" w:date="2022-04-18T14:11:00Z">
              <w:rPr/>
            </w:rPrChange>
          </w:rPr>
          <w:t>olute</w:t>
        </w:r>
      </w:ins>
      <w:ins w:id="8473" w:author="Steven LaBelle" w:date="2019-05-09T16:12:00Z">
        <w:r w:rsidRPr="00BE5A55">
          <w:rPr>
            <w:szCs w:val="20"/>
            <w:rPrChange w:id="8474" w:author="Steven" w:date="2022-04-18T14:11:00Z">
              <w:rPr>
                <w:rFonts w:cs="Courier New"/>
              </w:rPr>
            </w:rPrChange>
          </w:rPr>
          <w:t>”&gt;</w:t>
        </w:r>
      </w:ins>
    </w:p>
    <w:p w14:paraId="5911AF61" w14:textId="07D360D9" w:rsidR="00256922" w:rsidRPr="00BE5A55" w:rsidRDefault="00256922" w:rsidP="00195D31">
      <w:pPr>
        <w:pStyle w:val="Code0"/>
        <w:rPr>
          <w:ins w:id="8475" w:author="Steven LaBelle" w:date="2019-05-09T16:12:00Z"/>
          <w:szCs w:val="20"/>
          <w:rPrChange w:id="8476" w:author="Steven" w:date="2022-04-18T14:11:00Z">
            <w:rPr>
              <w:ins w:id="8477" w:author="Steven LaBelle" w:date="2019-05-09T16:12:00Z"/>
              <w:rFonts w:ascii="Courier New" w:hAnsi="Courier New" w:cs="Courier New"/>
            </w:rPr>
          </w:rPrChange>
        </w:rPr>
        <w:pPrChange w:id="8478" w:author="Steven" w:date="2022-04-18T14:06:00Z">
          <w:pPr>
            <w:ind w:left="720" w:firstLine="720"/>
          </w:pPr>
        </w:pPrChange>
      </w:pPr>
      <w:ins w:id="8479" w:author="Steven LaBelle" w:date="2019-05-09T16:12:00Z">
        <w:r w:rsidRPr="00BE5A55">
          <w:rPr>
            <w:szCs w:val="20"/>
            <w:rPrChange w:id="8480" w:author="Steven" w:date="2022-04-18T14:11:00Z">
              <w:rPr>
                <w:rFonts w:cs="Courier New"/>
              </w:rPr>
            </w:rPrChange>
          </w:rPr>
          <w:t>&lt;</w:t>
        </w:r>
        <w:proofErr w:type="spellStart"/>
        <w:r w:rsidRPr="00BE5A55">
          <w:rPr>
            <w:szCs w:val="20"/>
            <w:rPrChange w:id="8481" w:author="Steven" w:date="2022-04-18T14:11:00Z">
              <w:rPr>
                <w:rFonts w:cs="Courier New"/>
              </w:rPr>
            </w:rPrChange>
          </w:rPr>
          <w:t>S</w:t>
        </w:r>
      </w:ins>
      <w:ins w:id="8482" w:author="Steven [2]" w:date="2021-10-04T16:31:00Z">
        <w:r w:rsidR="00B30385" w:rsidRPr="00BE5A55">
          <w:rPr>
            <w:szCs w:val="20"/>
            <w:rPrChange w:id="8483" w:author="Steven" w:date="2022-04-18T14:11:00Z">
              <w:rPr/>
            </w:rPrChange>
          </w:rPr>
          <w:t>olute</w:t>
        </w:r>
      </w:ins>
      <w:ins w:id="8484" w:author="Steven LaBelle" w:date="2019-05-09T16:12:00Z">
        <w:del w:id="8485" w:author="Steven [2]" w:date="2021-10-04T16:31:00Z">
          <w:r w:rsidRPr="00BE5A55" w:rsidDel="00B30385">
            <w:rPr>
              <w:szCs w:val="20"/>
              <w:rPrChange w:id="8486" w:author="Steven" w:date="2022-04-18T14:11:00Z">
                <w:rPr>
                  <w:rFonts w:cs="Courier New"/>
                </w:rPr>
              </w:rPrChange>
            </w:rPr>
            <w:delText>BM</w:delText>
          </w:r>
        </w:del>
        <w:r w:rsidRPr="00BE5A55">
          <w:rPr>
            <w:szCs w:val="20"/>
            <w:rPrChange w:id="8487" w:author="Steven" w:date="2022-04-18T14:11:00Z">
              <w:rPr>
                <w:rFonts w:cs="Courier New"/>
              </w:rPr>
            </w:rPrChange>
          </w:rPr>
          <w:t>_ID</w:t>
        </w:r>
        <w:proofErr w:type="spellEnd"/>
        <w:r w:rsidRPr="00BE5A55">
          <w:rPr>
            <w:szCs w:val="20"/>
            <w:rPrChange w:id="8488" w:author="Steven" w:date="2022-04-18T14:11:00Z">
              <w:rPr>
                <w:rFonts w:cs="Courier New"/>
              </w:rPr>
            </w:rPrChange>
          </w:rPr>
          <w:t>&gt;1&lt;/</w:t>
        </w:r>
        <w:proofErr w:type="spellStart"/>
        <w:r w:rsidRPr="00BE5A55">
          <w:rPr>
            <w:szCs w:val="20"/>
            <w:rPrChange w:id="8489" w:author="Steven" w:date="2022-04-18T14:11:00Z">
              <w:rPr>
                <w:rFonts w:cs="Courier New"/>
              </w:rPr>
            </w:rPrChange>
          </w:rPr>
          <w:t>S</w:t>
        </w:r>
      </w:ins>
      <w:ins w:id="8490" w:author="Steven [2]" w:date="2021-10-04T16:31:00Z">
        <w:r w:rsidR="00B30385" w:rsidRPr="00BE5A55">
          <w:rPr>
            <w:szCs w:val="20"/>
            <w:rPrChange w:id="8491" w:author="Steven" w:date="2022-04-18T14:11:00Z">
              <w:rPr/>
            </w:rPrChange>
          </w:rPr>
          <w:t>olute</w:t>
        </w:r>
      </w:ins>
      <w:ins w:id="8492" w:author="Steven LaBelle" w:date="2019-05-09T16:12:00Z">
        <w:del w:id="8493" w:author="Steven [2]" w:date="2021-10-04T16:31:00Z">
          <w:r w:rsidRPr="00BE5A55" w:rsidDel="00B30385">
            <w:rPr>
              <w:szCs w:val="20"/>
              <w:rPrChange w:id="8494" w:author="Steven" w:date="2022-04-18T14:11:00Z">
                <w:rPr>
                  <w:rFonts w:cs="Courier New"/>
                </w:rPr>
              </w:rPrChange>
            </w:rPr>
            <w:delText>BM</w:delText>
          </w:r>
        </w:del>
        <w:r w:rsidRPr="00BE5A55">
          <w:rPr>
            <w:szCs w:val="20"/>
            <w:rPrChange w:id="8495" w:author="Steven" w:date="2022-04-18T14:11:00Z">
              <w:rPr>
                <w:rFonts w:cs="Courier New"/>
              </w:rPr>
            </w:rPrChange>
          </w:rPr>
          <w:t>_ID</w:t>
        </w:r>
        <w:proofErr w:type="spellEnd"/>
        <w:r w:rsidRPr="00BE5A55">
          <w:rPr>
            <w:szCs w:val="20"/>
            <w:rPrChange w:id="8496" w:author="Steven" w:date="2022-04-18T14:11:00Z">
              <w:rPr>
                <w:rFonts w:cs="Courier New"/>
              </w:rPr>
            </w:rPrChange>
          </w:rPr>
          <w:t>&gt;</w:t>
        </w:r>
      </w:ins>
    </w:p>
    <w:p w14:paraId="1681F375" w14:textId="22FDDB3A" w:rsidR="00256922" w:rsidRPr="00BE5A55" w:rsidDel="00770533" w:rsidRDefault="00770533" w:rsidP="00195D31">
      <w:pPr>
        <w:pStyle w:val="Code0"/>
        <w:rPr>
          <w:ins w:id="8497" w:author="Steven LaBelle" w:date="2019-05-09T16:12:00Z"/>
          <w:del w:id="8498" w:author="Steven" w:date="2022-04-01T16:50:00Z"/>
          <w:szCs w:val="20"/>
          <w:rPrChange w:id="8499" w:author="Steven" w:date="2022-04-18T14:11:00Z">
            <w:rPr>
              <w:ins w:id="8500" w:author="Steven LaBelle" w:date="2019-05-09T16:12:00Z"/>
              <w:del w:id="8501" w:author="Steven" w:date="2022-04-01T16:50:00Z"/>
              <w:rFonts w:ascii="Courier New" w:hAnsi="Courier New" w:cs="Courier New"/>
            </w:rPr>
          </w:rPrChange>
        </w:rPr>
        <w:pPrChange w:id="8502" w:author="Steven" w:date="2022-04-18T14:06:00Z">
          <w:pPr>
            <w:ind w:left="720" w:firstLine="720"/>
          </w:pPr>
        </w:pPrChange>
      </w:pPr>
      <w:ins w:id="8503" w:author="Steven" w:date="2022-04-01T16:51:00Z">
        <w:r w:rsidRPr="00BE5A55">
          <w:rPr>
            <w:szCs w:val="20"/>
            <w:rPrChange w:id="8504" w:author="Steven" w:date="2022-04-18T14:11:00Z">
              <w:rPr/>
            </w:rPrChange>
          </w:rPr>
          <w:tab/>
        </w:r>
      </w:ins>
      <w:ins w:id="8505" w:author="Steven LaBelle" w:date="2019-05-09T16:12:00Z">
        <w:del w:id="8506" w:author="Steven" w:date="2022-04-01T16:50:00Z">
          <w:r w:rsidR="00256922" w:rsidRPr="00BE5A55" w:rsidDel="00770533">
            <w:rPr>
              <w:szCs w:val="20"/>
              <w:rPrChange w:id="8507" w:author="Steven" w:date="2022-04-18T14:11:00Z">
                <w:rPr>
                  <w:rFonts w:ascii="Courier New" w:hAnsi="Courier New" w:cs="Courier New"/>
                </w:rPr>
              </w:rPrChange>
            </w:rPr>
            <w:delText>&lt;S</w:delText>
          </w:r>
        </w:del>
      </w:ins>
      <w:ins w:id="8508" w:author="Steven [2]" w:date="2021-10-04T16:31:00Z">
        <w:del w:id="8509" w:author="Steven" w:date="2022-04-01T16:50:00Z">
          <w:r w:rsidR="00B30385" w:rsidRPr="00BE5A55" w:rsidDel="00770533">
            <w:rPr>
              <w:szCs w:val="20"/>
              <w:rPrChange w:id="8510" w:author="Steven" w:date="2022-04-18T14:11:00Z">
                <w:rPr/>
              </w:rPrChange>
            </w:rPr>
            <w:delText>olute</w:delText>
          </w:r>
        </w:del>
      </w:ins>
      <w:ins w:id="8511" w:author="Steven LaBelle" w:date="2019-05-09T16:12:00Z">
        <w:del w:id="8512" w:author="Steven" w:date="2022-04-01T16:50:00Z">
          <w:r w:rsidR="00256922" w:rsidRPr="00BE5A55" w:rsidDel="00770533">
            <w:rPr>
              <w:szCs w:val="20"/>
              <w:rPrChange w:id="8513" w:author="Steven" w:date="2022-04-18T14:11:00Z">
                <w:rPr>
                  <w:rFonts w:ascii="Courier New" w:hAnsi="Courier New" w:cs="Courier New"/>
                </w:rPr>
              </w:rPrChange>
            </w:rPr>
            <w:delText>BM_P</w:delText>
          </w:r>
        </w:del>
      </w:ins>
      <w:ins w:id="8514" w:author="Steven [2]" w:date="2021-10-04T16:31:00Z">
        <w:del w:id="8515" w:author="Steven" w:date="2022-04-01T16:50:00Z">
          <w:r w:rsidR="00B30385" w:rsidRPr="00BE5A55" w:rsidDel="00770533">
            <w:rPr>
              <w:szCs w:val="20"/>
              <w:rPrChange w:id="8516" w:author="Steven" w:date="2022-04-18T14:11:00Z">
                <w:rPr/>
              </w:rPrChange>
            </w:rPr>
            <w:delText>p</w:delText>
          </w:r>
        </w:del>
      </w:ins>
      <w:ins w:id="8517" w:author="Steven LaBelle" w:date="2019-05-09T16:12:00Z">
        <w:del w:id="8518" w:author="Steven" w:date="2022-04-01T16:50:00Z">
          <w:r w:rsidR="00256922" w:rsidRPr="00BE5A55" w:rsidDel="00770533">
            <w:rPr>
              <w:szCs w:val="20"/>
              <w:rPrChange w:id="8519" w:author="Steven" w:date="2022-04-18T14:11:00Z">
                <w:rPr>
                  <w:rFonts w:ascii="Courier New" w:hAnsi="Courier New" w:cs="Courier New"/>
                </w:rPr>
              </w:rPrChange>
            </w:rPr>
            <w:delText>roduction_R</w:delText>
          </w:r>
        </w:del>
      </w:ins>
      <w:ins w:id="8520" w:author="Steven [2]" w:date="2021-10-04T16:31:00Z">
        <w:del w:id="8521" w:author="Steven" w:date="2022-04-01T16:50:00Z">
          <w:r w:rsidR="00B30385" w:rsidRPr="00BE5A55" w:rsidDel="00770533">
            <w:rPr>
              <w:szCs w:val="20"/>
              <w:rPrChange w:id="8522" w:author="Steven" w:date="2022-04-18T14:11:00Z">
                <w:rPr/>
              </w:rPrChange>
            </w:rPr>
            <w:delText>r</w:delText>
          </w:r>
        </w:del>
      </w:ins>
      <w:ins w:id="8523" w:author="Steven LaBelle" w:date="2019-05-09T16:12:00Z">
        <w:del w:id="8524" w:author="Steven" w:date="2022-04-01T16:50:00Z">
          <w:r w:rsidR="00256922" w:rsidRPr="00BE5A55" w:rsidDel="00770533">
            <w:rPr>
              <w:szCs w:val="20"/>
              <w:rPrChange w:id="8525" w:author="Steven" w:date="2022-04-18T14:11:00Z">
                <w:rPr>
                  <w:rFonts w:ascii="Courier New" w:hAnsi="Courier New" w:cs="Courier New"/>
                </w:rPr>
              </w:rPrChange>
            </w:rPr>
            <w:delText>ate&gt;1e-2</w:delText>
          </w:r>
        </w:del>
      </w:ins>
      <w:ins w:id="8526" w:author="Steven [2]" w:date="2021-10-04T16:31:00Z">
        <w:del w:id="8527" w:author="Steven" w:date="2022-04-01T16:50:00Z">
          <w:r w:rsidR="00B30385" w:rsidRPr="00BE5A55" w:rsidDel="00770533">
            <w:rPr>
              <w:szCs w:val="20"/>
              <w:rPrChange w:id="8528" w:author="Steven" w:date="2022-04-18T14:11:00Z">
                <w:rPr/>
              </w:rPrChange>
            </w:rPr>
            <w:delText>5</w:delText>
          </w:r>
        </w:del>
      </w:ins>
      <w:ins w:id="8529" w:author="Steven LaBelle" w:date="2019-05-09T16:12:00Z">
        <w:del w:id="8530" w:author="Steven" w:date="2022-04-01T16:50:00Z">
          <w:r w:rsidR="00256922" w:rsidRPr="00BE5A55" w:rsidDel="00770533">
            <w:rPr>
              <w:szCs w:val="20"/>
              <w:rPrChange w:id="8531" w:author="Steven" w:date="2022-04-18T14:11:00Z">
                <w:rPr>
                  <w:rFonts w:ascii="Courier New" w:hAnsi="Courier New" w:cs="Courier New"/>
                </w:rPr>
              </w:rPrChange>
            </w:rPr>
            <w:delText>&lt;/SBM</w:delText>
          </w:r>
        </w:del>
      </w:ins>
      <w:ins w:id="8532" w:author="Steven [2]" w:date="2021-10-04T16:31:00Z">
        <w:del w:id="8533" w:author="Steven" w:date="2022-04-01T16:50:00Z">
          <w:r w:rsidR="00B30385" w:rsidRPr="00BE5A55" w:rsidDel="00770533">
            <w:rPr>
              <w:szCs w:val="20"/>
              <w:rPrChange w:id="8534" w:author="Steven" w:date="2022-04-18T14:11:00Z">
                <w:rPr/>
              </w:rPrChange>
            </w:rPr>
            <w:delText>olute</w:delText>
          </w:r>
        </w:del>
      </w:ins>
      <w:ins w:id="8535" w:author="Steven LaBelle" w:date="2019-05-09T16:12:00Z">
        <w:del w:id="8536" w:author="Steven" w:date="2022-04-01T16:50:00Z">
          <w:r w:rsidR="00256922" w:rsidRPr="00BE5A55" w:rsidDel="00770533">
            <w:rPr>
              <w:szCs w:val="20"/>
              <w:rPrChange w:id="8537" w:author="Steven" w:date="2022-04-18T14:11:00Z">
                <w:rPr>
                  <w:rFonts w:ascii="Courier New" w:hAnsi="Courier New" w:cs="Courier New"/>
                </w:rPr>
              </w:rPrChange>
            </w:rPr>
            <w:delText>_</w:delText>
          </w:r>
        </w:del>
      </w:ins>
      <w:ins w:id="8538" w:author="Steven [2]" w:date="2021-10-04T16:31:00Z">
        <w:del w:id="8539" w:author="Steven" w:date="2022-04-01T16:50:00Z">
          <w:r w:rsidR="00B30385" w:rsidRPr="00BE5A55" w:rsidDel="00770533">
            <w:rPr>
              <w:szCs w:val="20"/>
              <w:rPrChange w:id="8540" w:author="Steven" w:date="2022-04-18T14:11:00Z">
                <w:rPr/>
              </w:rPrChange>
            </w:rPr>
            <w:delText>pr</w:delText>
          </w:r>
        </w:del>
      </w:ins>
      <w:ins w:id="8541" w:author="Steven LaBelle" w:date="2019-05-09T16:12:00Z">
        <w:del w:id="8542" w:author="Steven" w:date="2022-04-01T16:50:00Z">
          <w:r w:rsidR="00256922" w:rsidRPr="00BE5A55" w:rsidDel="00770533">
            <w:rPr>
              <w:szCs w:val="20"/>
              <w:rPrChange w:id="8543" w:author="Steven" w:date="2022-04-18T14:11:00Z">
                <w:rPr>
                  <w:rFonts w:ascii="Courier New" w:hAnsi="Courier New" w:cs="Courier New"/>
                </w:rPr>
              </w:rPrChange>
            </w:rPr>
            <w:delText>Production_</w:delText>
          </w:r>
        </w:del>
      </w:ins>
      <w:ins w:id="8544" w:author="Steven [2]" w:date="2021-10-04T16:31:00Z">
        <w:del w:id="8545" w:author="Steven" w:date="2022-04-01T16:50:00Z">
          <w:r w:rsidR="00B30385" w:rsidRPr="00BE5A55" w:rsidDel="00770533">
            <w:rPr>
              <w:szCs w:val="20"/>
              <w:rPrChange w:id="8546" w:author="Steven" w:date="2022-04-18T14:11:00Z">
                <w:rPr/>
              </w:rPrChange>
            </w:rPr>
            <w:delText>r</w:delText>
          </w:r>
        </w:del>
      </w:ins>
      <w:ins w:id="8547" w:author="Steven LaBelle" w:date="2019-05-09T16:12:00Z">
        <w:del w:id="8548" w:author="Steven" w:date="2022-04-01T16:50:00Z">
          <w:r w:rsidR="00256922" w:rsidRPr="00BE5A55" w:rsidDel="00770533">
            <w:rPr>
              <w:szCs w:val="20"/>
              <w:rPrChange w:id="8549" w:author="Steven" w:date="2022-04-18T14:11:00Z">
                <w:rPr>
                  <w:rFonts w:ascii="Courier New" w:hAnsi="Courier New" w:cs="Courier New"/>
                </w:rPr>
              </w:rPrChange>
            </w:rPr>
            <w:delText>Rate&gt;</w:delText>
          </w:r>
        </w:del>
      </w:ins>
    </w:p>
    <w:p w14:paraId="12659378" w14:textId="0D05748E" w:rsidR="00256922" w:rsidRPr="00BE5A55" w:rsidRDefault="00256922" w:rsidP="00195D31">
      <w:pPr>
        <w:pStyle w:val="Code0"/>
        <w:rPr>
          <w:ins w:id="8550" w:author="Steven [2]" w:date="2021-10-04T16:31:00Z"/>
          <w:szCs w:val="20"/>
          <w:rPrChange w:id="8551" w:author="Steven" w:date="2022-04-18T14:11:00Z">
            <w:rPr>
              <w:ins w:id="8552" w:author="Steven [2]" w:date="2021-10-04T16:31:00Z"/>
            </w:rPr>
          </w:rPrChange>
        </w:rPr>
        <w:pPrChange w:id="8553" w:author="Steven" w:date="2022-04-18T14:06:00Z">
          <w:pPr>
            <w:ind w:firstLine="720"/>
          </w:pPr>
        </w:pPrChange>
      </w:pPr>
      <w:ins w:id="8554" w:author="Steven LaBelle" w:date="2019-05-09T16:12:00Z">
        <w:r w:rsidRPr="00BE5A55">
          <w:rPr>
            <w:szCs w:val="20"/>
            <w:rPrChange w:id="8555" w:author="Steven" w:date="2022-04-18T14:11:00Z">
              <w:rPr>
                <w:rFonts w:cs="Courier New"/>
              </w:rPr>
            </w:rPrChange>
          </w:rPr>
          <w:t>&lt;/</w:t>
        </w:r>
      </w:ins>
      <w:proofErr w:type="spellStart"/>
      <w:ins w:id="8556" w:author="Steven [2]" w:date="2021-10-04T16:31:00Z">
        <w:r w:rsidR="00B30385" w:rsidRPr="00BE5A55">
          <w:rPr>
            <w:szCs w:val="20"/>
            <w:rPrChange w:id="8557" w:author="Steven" w:date="2022-04-18T14:11:00Z">
              <w:rPr/>
            </w:rPrChange>
          </w:rPr>
          <w:t>cell</w:t>
        </w:r>
      </w:ins>
      <w:ins w:id="8558" w:author="Steven LaBelle" w:date="2019-05-09T16:12:00Z">
        <w:del w:id="8559" w:author="Steven [2]" w:date="2021-10-04T16:31:00Z">
          <w:r w:rsidRPr="00BE5A55" w:rsidDel="00B30385">
            <w:rPr>
              <w:szCs w:val="20"/>
              <w:rPrChange w:id="8560" w:author="Steven" w:date="2022-04-18T14:11:00Z">
                <w:rPr>
                  <w:rFonts w:cs="Courier New"/>
                </w:rPr>
              </w:rPrChange>
            </w:rPr>
            <w:delText>tip</w:delText>
          </w:r>
        </w:del>
        <w:r w:rsidRPr="00BE5A55">
          <w:rPr>
            <w:szCs w:val="20"/>
            <w:rPrChange w:id="8561" w:author="Steven" w:date="2022-04-18T14:11:00Z">
              <w:rPr>
                <w:rFonts w:cs="Courier New"/>
              </w:rPr>
            </w:rPrChange>
          </w:rPr>
          <w:t>_s</w:t>
        </w:r>
        <w:del w:id="8562" w:author="Steven [2]" w:date="2021-10-04T16:31:00Z">
          <w:r w:rsidRPr="00BE5A55" w:rsidDel="00B30385">
            <w:rPr>
              <w:szCs w:val="20"/>
              <w:rPrChange w:id="8563" w:author="Steven" w:date="2022-04-18T14:11:00Z">
                <w:rPr>
                  <w:rFonts w:cs="Courier New"/>
                </w:rPr>
              </w:rPrChange>
            </w:rPr>
            <w:delText>pecies</w:delText>
          </w:r>
        </w:del>
      </w:ins>
      <w:ins w:id="8564" w:author="Steven [2]" w:date="2021-10-04T16:31:00Z">
        <w:r w:rsidR="00B30385" w:rsidRPr="00BE5A55">
          <w:rPr>
            <w:szCs w:val="20"/>
            <w:rPrChange w:id="8565" w:author="Steven" w:date="2022-04-18T14:11:00Z">
              <w:rPr/>
            </w:rPrChange>
          </w:rPr>
          <w:t>olute</w:t>
        </w:r>
      </w:ins>
      <w:ins w:id="8566" w:author="Steven LaBelle" w:date="2019-05-09T16:12:00Z">
        <w:r w:rsidRPr="00BE5A55">
          <w:rPr>
            <w:szCs w:val="20"/>
            <w:rPrChange w:id="8567" w:author="Steven" w:date="2022-04-18T14:11:00Z">
              <w:rPr>
                <w:rFonts w:cs="Courier New"/>
              </w:rPr>
            </w:rPrChange>
          </w:rPr>
          <w:t>_prop</w:t>
        </w:r>
        <w:proofErr w:type="spellEnd"/>
        <w:r w:rsidRPr="00BE5A55">
          <w:rPr>
            <w:szCs w:val="20"/>
            <w:rPrChange w:id="8568" w:author="Steven" w:date="2022-04-18T14:11:00Z">
              <w:rPr>
                <w:rFonts w:cs="Courier New"/>
              </w:rPr>
            </w:rPrChange>
          </w:rPr>
          <w:t>&gt;</w:t>
        </w:r>
      </w:ins>
    </w:p>
    <w:p w14:paraId="2F00E1EE" w14:textId="2AB838C3" w:rsidR="00B30385" w:rsidRPr="00BE5A55" w:rsidRDefault="00B30385" w:rsidP="00195D31">
      <w:pPr>
        <w:pStyle w:val="Code0"/>
        <w:rPr>
          <w:ins w:id="8569" w:author="Steven [2]" w:date="2021-10-04T16:31:00Z"/>
          <w:szCs w:val="20"/>
          <w:rPrChange w:id="8570" w:author="Steven" w:date="2022-04-18T14:11:00Z">
            <w:rPr>
              <w:ins w:id="8571" w:author="Steven [2]" w:date="2021-10-04T16:31:00Z"/>
            </w:rPr>
          </w:rPrChange>
        </w:rPr>
        <w:pPrChange w:id="8572" w:author="Steven" w:date="2022-04-18T14:06:00Z">
          <w:pPr>
            <w:ind w:firstLine="720"/>
          </w:pPr>
        </w:pPrChange>
      </w:pPr>
      <w:ins w:id="8573" w:author="Steven [2]" w:date="2021-10-04T16:31:00Z">
        <w:r w:rsidRPr="00BE5A55">
          <w:rPr>
            <w:szCs w:val="20"/>
            <w:rPrChange w:id="8574" w:author="Steven" w:date="2022-04-18T14:11:00Z">
              <w:rPr/>
            </w:rPrChange>
          </w:rPr>
          <w:t>&lt;</w:t>
        </w:r>
        <w:proofErr w:type="spellStart"/>
        <w:r w:rsidRPr="00BE5A55">
          <w:rPr>
            <w:szCs w:val="20"/>
            <w:rPrChange w:id="8575" w:author="Steven" w:date="2022-04-18T14:11:00Z">
              <w:rPr/>
            </w:rPrChange>
          </w:rPr>
          <w:t>cell_</w:t>
        </w:r>
      </w:ins>
      <w:ins w:id="8576" w:author="Steven [2]" w:date="2021-10-04T16:32:00Z">
        <w:r w:rsidRPr="00BE5A55">
          <w:rPr>
            <w:szCs w:val="20"/>
            <w:rPrChange w:id="8577" w:author="Steven" w:date="2022-04-18T14:11:00Z">
              <w:rPr/>
            </w:rPrChange>
          </w:rPr>
          <w:t>SBM</w:t>
        </w:r>
      </w:ins>
      <w:ins w:id="8578" w:author="Steven [2]" w:date="2021-10-04T16:31:00Z">
        <w:r w:rsidRPr="00BE5A55">
          <w:rPr>
            <w:szCs w:val="20"/>
            <w:rPrChange w:id="8579" w:author="Steven" w:date="2022-04-18T14:11:00Z">
              <w:rPr/>
            </w:rPrChange>
          </w:rPr>
          <w:t>_prop</w:t>
        </w:r>
        <w:proofErr w:type="spellEnd"/>
        <w:r w:rsidRPr="00BE5A55">
          <w:rPr>
            <w:szCs w:val="20"/>
            <w:rPrChange w:id="8580" w:author="Steven" w:date="2022-04-18T14:11:00Z">
              <w:rPr/>
            </w:rPrChange>
          </w:rPr>
          <w:t xml:space="preserve"> type=”S</w:t>
        </w:r>
      </w:ins>
      <w:ins w:id="8581" w:author="Steven [2]" w:date="2021-10-04T16:32:00Z">
        <w:r w:rsidRPr="00BE5A55">
          <w:rPr>
            <w:szCs w:val="20"/>
            <w:rPrChange w:id="8582" w:author="Steven" w:date="2022-04-18T14:11:00Z">
              <w:rPr/>
            </w:rPrChange>
          </w:rPr>
          <w:t>BM</w:t>
        </w:r>
      </w:ins>
      <w:ins w:id="8583" w:author="Steven [2]" w:date="2021-10-04T16:31:00Z">
        <w:r w:rsidRPr="00BE5A55">
          <w:rPr>
            <w:szCs w:val="20"/>
            <w:rPrChange w:id="8584" w:author="Steven" w:date="2022-04-18T14:11:00Z">
              <w:rPr/>
            </w:rPrChange>
          </w:rPr>
          <w:t>”&gt;</w:t>
        </w:r>
      </w:ins>
    </w:p>
    <w:p w14:paraId="4FE84472" w14:textId="7DC0D859" w:rsidR="00B30385" w:rsidRPr="00BE5A55" w:rsidRDefault="00B30385" w:rsidP="00195D31">
      <w:pPr>
        <w:pStyle w:val="Code0"/>
        <w:rPr>
          <w:ins w:id="8585" w:author="Steven [2]" w:date="2021-10-04T16:31:00Z"/>
          <w:szCs w:val="20"/>
          <w:rPrChange w:id="8586" w:author="Steven" w:date="2022-04-18T14:11:00Z">
            <w:rPr>
              <w:ins w:id="8587" w:author="Steven [2]" w:date="2021-10-04T16:31:00Z"/>
            </w:rPr>
          </w:rPrChange>
        </w:rPr>
        <w:pPrChange w:id="8588" w:author="Steven" w:date="2022-04-18T14:06:00Z">
          <w:pPr>
            <w:ind w:left="720" w:firstLine="720"/>
          </w:pPr>
        </w:pPrChange>
      </w:pPr>
      <w:ins w:id="8589" w:author="Steven [2]" w:date="2021-10-04T16:31:00Z">
        <w:r w:rsidRPr="00BE5A55">
          <w:rPr>
            <w:szCs w:val="20"/>
            <w:rPrChange w:id="8590" w:author="Steven" w:date="2022-04-18T14:11:00Z">
              <w:rPr/>
            </w:rPrChange>
          </w:rPr>
          <w:t>&lt;</w:t>
        </w:r>
      </w:ins>
      <w:ins w:id="8591" w:author="Steven [2]" w:date="2021-10-04T16:32:00Z">
        <w:r w:rsidRPr="00BE5A55">
          <w:rPr>
            <w:szCs w:val="20"/>
            <w:rPrChange w:id="8592" w:author="Steven" w:date="2022-04-18T14:11:00Z">
              <w:rPr/>
            </w:rPrChange>
          </w:rPr>
          <w:t>SBM</w:t>
        </w:r>
      </w:ins>
      <w:ins w:id="8593" w:author="Steven [2]" w:date="2021-10-04T16:31:00Z">
        <w:r w:rsidRPr="00BE5A55">
          <w:rPr>
            <w:szCs w:val="20"/>
            <w:rPrChange w:id="8594" w:author="Steven" w:date="2022-04-18T14:11:00Z">
              <w:rPr/>
            </w:rPrChange>
          </w:rPr>
          <w:t>_ID&gt;1&lt;/SBM_ID&gt;</w:t>
        </w:r>
      </w:ins>
    </w:p>
    <w:p w14:paraId="1C96B337" w14:textId="71809810" w:rsidR="00B30385" w:rsidRPr="00BE5A55" w:rsidDel="00770533" w:rsidRDefault="00770533" w:rsidP="00195D31">
      <w:pPr>
        <w:pStyle w:val="Code0"/>
        <w:rPr>
          <w:ins w:id="8595" w:author="Steven [2]" w:date="2021-10-04T16:31:00Z"/>
          <w:del w:id="8596" w:author="Steven" w:date="2022-04-01T16:50:00Z"/>
          <w:szCs w:val="20"/>
          <w:rPrChange w:id="8597" w:author="Steven" w:date="2022-04-18T14:11:00Z">
            <w:rPr>
              <w:ins w:id="8598" w:author="Steven [2]" w:date="2021-10-04T16:31:00Z"/>
              <w:del w:id="8599" w:author="Steven" w:date="2022-04-01T16:50:00Z"/>
            </w:rPr>
          </w:rPrChange>
        </w:rPr>
        <w:pPrChange w:id="8600" w:author="Steven" w:date="2022-04-18T14:06:00Z">
          <w:pPr>
            <w:ind w:left="720" w:firstLine="720"/>
          </w:pPr>
        </w:pPrChange>
      </w:pPr>
      <w:ins w:id="8601" w:author="Steven" w:date="2022-04-01T16:51:00Z">
        <w:r w:rsidRPr="00BE5A55">
          <w:rPr>
            <w:szCs w:val="20"/>
            <w:rPrChange w:id="8602" w:author="Steven" w:date="2022-04-18T14:11:00Z">
              <w:rPr/>
            </w:rPrChange>
          </w:rPr>
          <w:tab/>
        </w:r>
      </w:ins>
      <w:ins w:id="8603" w:author="Steven [2]" w:date="2021-10-04T16:31:00Z">
        <w:del w:id="8604" w:author="Steven" w:date="2022-04-01T16:50:00Z">
          <w:r w:rsidR="00B30385" w:rsidRPr="00BE5A55" w:rsidDel="00770533">
            <w:rPr>
              <w:szCs w:val="20"/>
              <w:rPrChange w:id="8605" w:author="Steven" w:date="2022-04-18T14:11:00Z">
                <w:rPr/>
              </w:rPrChange>
            </w:rPr>
            <w:delText>&lt;SBM_prod_rate&gt;1e-5&lt;/SBM_prod_rate&gt;</w:delText>
          </w:r>
        </w:del>
      </w:ins>
    </w:p>
    <w:p w14:paraId="25552402" w14:textId="320B0693" w:rsidR="00B30385" w:rsidRPr="00BE5A55" w:rsidRDefault="00B30385" w:rsidP="00195D31">
      <w:pPr>
        <w:pStyle w:val="Code0"/>
        <w:rPr>
          <w:ins w:id="8606" w:author="Steven LaBelle" w:date="2019-05-09T16:12:00Z"/>
          <w:szCs w:val="20"/>
          <w:rPrChange w:id="8607" w:author="Steven" w:date="2022-04-18T14:11:00Z">
            <w:rPr>
              <w:ins w:id="8608" w:author="Steven LaBelle" w:date="2019-05-09T16:12:00Z"/>
              <w:rFonts w:ascii="Courier New" w:hAnsi="Courier New" w:cs="Courier New"/>
            </w:rPr>
          </w:rPrChange>
        </w:rPr>
        <w:pPrChange w:id="8609" w:author="Steven" w:date="2022-04-18T14:06:00Z">
          <w:pPr>
            <w:ind w:firstLine="720"/>
          </w:pPr>
        </w:pPrChange>
      </w:pPr>
      <w:ins w:id="8610" w:author="Steven [2]" w:date="2021-10-04T16:31:00Z">
        <w:r w:rsidRPr="00BE5A55">
          <w:rPr>
            <w:szCs w:val="20"/>
            <w:rPrChange w:id="8611" w:author="Steven" w:date="2022-04-18T14:11:00Z">
              <w:rPr/>
            </w:rPrChange>
          </w:rPr>
          <w:t>&lt;/</w:t>
        </w:r>
        <w:proofErr w:type="spellStart"/>
        <w:r w:rsidRPr="00BE5A55">
          <w:rPr>
            <w:szCs w:val="20"/>
            <w:rPrChange w:id="8612" w:author="Steven" w:date="2022-04-18T14:11:00Z">
              <w:rPr/>
            </w:rPrChange>
          </w:rPr>
          <w:t>cell_SBM_prop</w:t>
        </w:r>
        <w:proofErr w:type="spellEnd"/>
        <w:r w:rsidRPr="00BE5A55">
          <w:rPr>
            <w:szCs w:val="20"/>
            <w:rPrChange w:id="8613" w:author="Steven" w:date="2022-04-18T14:11:00Z">
              <w:rPr/>
            </w:rPrChange>
          </w:rPr>
          <w:t>&gt;</w:t>
        </w:r>
      </w:ins>
    </w:p>
    <w:p w14:paraId="5DD70C67" w14:textId="186542DC" w:rsidR="00256922" w:rsidRPr="00BE5A55" w:rsidRDefault="00256922" w:rsidP="00195D31">
      <w:pPr>
        <w:pStyle w:val="Code0"/>
        <w:rPr>
          <w:ins w:id="8614" w:author="Steven LaBelle" w:date="2019-05-09T16:12:00Z"/>
          <w:szCs w:val="20"/>
          <w:rPrChange w:id="8615" w:author="Steven" w:date="2022-04-18T14:11:00Z">
            <w:rPr>
              <w:ins w:id="8616" w:author="Steven LaBelle" w:date="2019-05-09T16:12:00Z"/>
              <w:rFonts w:ascii="Courier New" w:hAnsi="Courier New" w:cs="Courier New"/>
            </w:rPr>
          </w:rPrChange>
        </w:rPr>
        <w:pPrChange w:id="8617" w:author="Steven" w:date="2022-04-18T14:06:00Z">
          <w:pPr/>
        </w:pPrChange>
      </w:pPr>
      <w:ins w:id="8618" w:author="Steven LaBelle" w:date="2019-05-09T16:12:00Z">
        <w:r w:rsidRPr="00BE5A55">
          <w:rPr>
            <w:szCs w:val="20"/>
            <w:rPrChange w:id="8619" w:author="Steven" w:date="2022-04-18T14:11:00Z">
              <w:rPr>
                <w:rFonts w:cs="Courier New"/>
              </w:rPr>
            </w:rPrChange>
          </w:rPr>
          <w:t>&lt;/</w:t>
        </w:r>
      </w:ins>
      <w:proofErr w:type="spellStart"/>
      <w:ins w:id="8620" w:author="Steven [2]" w:date="2021-10-04T16:32:00Z">
        <w:r w:rsidR="002538A0" w:rsidRPr="00BE5A55">
          <w:rPr>
            <w:szCs w:val="20"/>
            <w:rPrChange w:id="8621" w:author="Steven" w:date="2022-04-18T14:11:00Z">
              <w:rPr/>
            </w:rPrChange>
          </w:rPr>
          <w:t>cell</w:t>
        </w:r>
      </w:ins>
      <w:ins w:id="8622" w:author="Steven LaBelle" w:date="2019-05-09T16:12:00Z">
        <w:del w:id="8623" w:author="Steven [2]" w:date="2021-10-04T16:32:00Z">
          <w:r w:rsidRPr="00BE5A55" w:rsidDel="002538A0">
            <w:rPr>
              <w:szCs w:val="20"/>
              <w:rPrChange w:id="8624" w:author="Steven" w:date="2022-04-18T14:11:00Z">
                <w:rPr>
                  <w:rFonts w:cs="Courier New"/>
                </w:rPr>
              </w:rPrChange>
            </w:rPr>
            <w:delText>tip</w:delText>
          </w:r>
        </w:del>
        <w:r w:rsidRPr="00BE5A55">
          <w:rPr>
            <w:szCs w:val="20"/>
            <w:rPrChange w:id="8625" w:author="Steven" w:date="2022-04-18T14:11:00Z">
              <w:rPr>
                <w:rFonts w:cs="Courier New"/>
              </w:rPr>
            </w:rPrChange>
          </w:rPr>
          <w:t>_species_manager</w:t>
        </w:r>
        <w:proofErr w:type="spellEnd"/>
        <w:r w:rsidRPr="00BE5A55">
          <w:rPr>
            <w:szCs w:val="20"/>
            <w:rPrChange w:id="8626" w:author="Steven" w:date="2022-04-18T14:11:00Z">
              <w:rPr>
                <w:rFonts w:cs="Courier New"/>
              </w:rPr>
            </w:rPrChange>
          </w:rPr>
          <w:t>&gt;</w:t>
        </w:r>
      </w:ins>
    </w:p>
    <w:p w14:paraId="02B0709D" w14:textId="4A456003" w:rsidR="00256922" w:rsidRDefault="00256922">
      <w:pPr>
        <w:rPr>
          <w:ins w:id="8627" w:author=" " w:date="2021-10-18T11:26:00Z"/>
        </w:rPr>
        <w:pPrChange w:id="8628" w:author="Steven LaBelle" w:date="2019-05-09T16:10:00Z">
          <w:pPr>
            <w:pStyle w:val="Heading2"/>
          </w:pPr>
        </w:pPrChange>
      </w:pPr>
      <w:ins w:id="8629" w:author="Steven LaBelle" w:date="2019-05-09T16:13:00Z">
        <w:del w:id="8630" w:author="Steven [2]" w:date="2021-10-04T16:32:00Z">
          <w:r w:rsidDel="002538A0">
            <w:delText>This specifies that the tip contains SBM 1 and that the SBM concentration is 1e-2. A tip species property is required for each SBM.</w:delText>
          </w:r>
        </w:del>
      </w:ins>
      <w:ins w:id="8631" w:author="Steven [2]" w:date="2021-10-04T16:32:00Z">
        <w:r w:rsidR="002538A0">
          <w:t xml:space="preserve">This </w:t>
        </w:r>
      </w:ins>
      <w:ins w:id="8632" w:author="Steven" w:date="2022-04-01T17:08:00Z">
        <w:r w:rsidR="00C36834">
          <w:t xml:space="preserve">example </w:t>
        </w:r>
      </w:ins>
      <w:ins w:id="8633" w:author="Steven [2]" w:date="2021-10-04T16:32:00Z">
        <w:r w:rsidR="002538A0">
          <w:t xml:space="preserve">specifies that each cell </w:t>
        </w:r>
        <w:proofErr w:type="gramStart"/>
        <w:r w:rsidR="002538A0">
          <w:t>contains</w:t>
        </w:r>
        <w:proofErr w:type="gramEnd"/>
        <w:r w:rsidR="002538A0">
          <w:t xml:space="preserve"> a solute and an SBM which have the same ID as global solutes and species. </w:t>
        </w:r>
        <w:del w:id="8634" w:author="Steven" w:date="2022-04-01T16:51:00Z">
          <w:r w:rsidR="002538A0" w:rsidDel="00770533">
            <w:delText>T</w:delText>
          </w:r>
        </w:del>
      </w:ins>
      <w:ins w:id="8635" w:author="Steven [2]" w:date="2021-10-04T16:33:00Z">
        <w:del w:id="8636" w:author="Steven" w:date="2022-04-01T16:51:00Z">
          <w:r w:rsidR="002538A0" w:rsidDel="00770533">
            <w:delText>he production rate allows the user to specify the rate at which this species is produced by the cell.</w:delText>
          </w:r>
        </w:del>
      </w:ins>
    </w:p>
    <w:p w14:paraId="0E6491E4" w14:textId="24B8F3F5" w:rsidR="00137E5D" w:rsidRDefault="00137E5D">
      <w:pPr>
        <w:pStyle w:val="Heading2"/>
        <w:rPr>
          <w:ins w:id="8637" w:author=" " w:date="2021-10-18T11:27:00Z"/>
        </w:rPr>
      </w:pPr>
      <w:bookmarkStart w:id="8638" w:name="_Toc99726406"/>
      <w:ins w:id="8639" w:author=" " w:date="2021-10-18T11:27:00Z">
        <w:r>
          <w:t>Cell Reaction Manager</w:t>
        </w:r>
        <w:bookmarkEnd w:id="8638"/>
      </w:ins>
    </w:p>
    <w:p w14:paraId="6673C077" w14:textId="34D1B7A7" w:rsidR="00137E5D" w:rsidRDefault="00137E5D">
      <w:pPr>
        <w:rPr>
          <w:ins w:id="8640" w:author=" " w:date="2021-10-18T11:27:00Z"/>
        </w:rPr>
        <w:pPrChange w:id="8641" w:author=" " w:date="2021-10-18T11:27:00Z">
          <w:pPr>
            <w:pStyle w:val="Heading2"/>
          </w:pPr>
        </w:pPrChange>
      </w:pPr>
      <w:ins w:id="8642" w:author=" " w:date="2021-10-18T11:27:00Z">
        <w:r>
          <w:t>The cell reaction manager is a feature that is currently under construction.</w:t>
        </w:r>
      </w:ins>
    </w:p>
    <w:p w14:paraId="6C7F5403" w14:textId="55D293AD" w:rsidR="00137E5D" w:rsidRDefault="00137E5D">
      <w:pPr>
        <w:rPr>
          <w:ins w:id="8643" w:author=" " w:date="2021-10-18T11:27:00Z"/>
        </w:rPr>
        <w:pPrChange w:id="8644" w:author=" " w:date="2021-10-18T11:27:00Z">
          <w:pPr>
            <w:pStyle w:val="Heading2"/>
          </w:pPr>
        </w:pPrChange>
      </w:pPr>
    </w:p>
    <w:p w14:paraId="0A782F0A" w14:textId="099DF193" w:rsidR="00137E5D" w:rsidDel="00770533" w:rsidRDefault="00137E5D">
      <w:pPr>
        <w:rPr>
          <w:ins w:id="8645" w:author=" " w:date="2021-10-18T11:27:00Z"/>
          <w:del w:id="8646" w:author="Steven" w:date="2022-04-01T16:50:00Z"/>
        </w:rPr>
        <w:pPrChange w:id="8647" w:author=" " w:date="2021-10-18T11:27:00Z">
          <w:pPr>
            <w:pStyle w:val="Heading2"/>
          </w:pPr>
        </w:pPrChange>
      </w:pPr>
      <w:ins w:id="8648" w:author=" " w:date="2021-10-18T11:27:00Z">
        <w:r>
          <w:t>The cell species manager allows the user to define chemical reactions that take place inside of cells. These reactions do not directly affect chemical species within the mesh.</w:t>
        </w:r>
      </w:ins>
    </w:p>
    <w:p w14:paraId="0B493EF7" w14:textId="1CA4485E" w:rsidR="00137E5D" w:rsidDel="00770533" w:rsidRDefault="00137E5D">
      <w:pPr>
        <w:rPr>
          <w:ins w:id="8649" w:author=" " w:date="2021-10-18T11:27:00Z"/>
          <w:del w:id="8650" w:author="Steven" w:date="2022-04-01T16:50:00Z"/>
        </w:rPr>
        <w:pPrChange w:id="8651" w:author=" " w:date="2021-10-18T11:27:00Z">
          <w:pPr>
            <w:pStyle w:val="Heading2"/>
          </w:pPr>
        </w:pPrChange>
      </w:pPr>
    </w:p>
    <w:p w14:paraId="607E855E" w14:textId="3F04BE5E" w:rsidR="00137E5D" w:rsidRDefault="00137E5D">
      <w:pPr>
        <w:rPr>
          <w:ins w:id="8652" w:author=" " w:date="2021-10-18T11:27:00Z"/>
        </w:rPr>
        <w:pPrChange w:id="8653" w:author=" " w:date="2021-10-18T11:27:00Z">
          <w:pPr>
            <w:pStyle w:val="Heading2"/>
          </w:pPr>
        </w:pPrChange>
      </w:pPr>
      <w:ins w:id="8654" w:author=" " w:date="2021-10-18T11:27:00Z">
        <w:del w:id="8655" w:author="Steven" w:date="2022-04-01T16:50:00Z">
          <w:r w:rsidDel="00770533">
            <w:delText>e.g.</w:delText>
          </w:r>
        </w:del>
      </w:ins>
    </w:p>
    <w:p w14:paraId="19E5ECBD" w14:textId="04DFB675" w:rsidR="00137E5D" w:rsidRPr="00BE5A55" w:rsidRDefault="00137E5D" w:rsidP="00195D31">
      <w:pPr>
        <w:pStyle w:val="Code0"/>
        <w:rPr>
          <w:ins w:id="8656" w:author=" " w:date="2021-10-18T11:27:00Z"/>
          <w:szCs w:val="20"/>
          <w:rPrChange w:id="8657" w:author="Steven" w:date="2022-04-18T14:11:00Z">
            <w:rPr>
              <w:ins w:id="8658" w:author=" " w:date="2021-10-18T11:27:00Z"/>
            </w:rPr>
          </w:rPrChange>
        </w:rPr>
        <w:pPrChange w:id="8659" w:author="Steven" w:date="2022-04-18T14:06:00Z">
          <w:pPr/>
        </w:pPrChange>
      </w:pPr>
      <w:ins w:id="8660" w:author=" " w:date="2021-10-18T11:27:00Z">
        <w:r w:rsidRPr="00BE5A55">
          <w:rPr>
            <w:szCs w:val="20"/>
            <w:rPrChange w:id="8661" w:author="Steven" w:date="2022-04-18T14:11:00Z">
              <w:rPr/>
            </w:rPrChange>
          </w:rPr>
          <w:t>&lt;</w:t>
        </w:r>
        <w:proofErr w:type="spellStart"/>
        <w:r w:rsidRPr="00BE5A55">
          <w:rPr>
            <w:szCs w:val="20"/>
            <w:rPrChange w:id="8662" w:author="Steven" w:date="2022-04-18T14:11:00Z">
              <w:rPr/>
            </w:rPrChange>
          </w:rPr>
          <w:t>cell_reaction_manager</w:t>
        </w:r>
        <w:proofErr w:type="spellEnd"/>
        <w:r w:rsidRPr="00BE5A55">
          <w:rPr>
            <w:szCs w:val="20"/>
            <w:rPrChange w:id="8663" w:author="Steven" w:date="2022-04-18T14:11:00Z">
              <w:rPr/>
            </w:rPrChange>
          </w:rPr>
          <w:t xml:space="preserve"> type=”</w:t>
        </w:r>
      </w:ins>
      <w:proofErr w:type="spellStart"/>
      <w:ins w:id="8664" w:author=" " w:date="2021-10-18T11:28:00Z">
        <w:r w:rsidRPr="00BE5A55">
          <w:rPr>
            <w:szCs w:val="20"/>
            <w:rPrChange w:id="8665" w:author="Steven" w:date="2022-04-18T14:11:00Z">
              <w:rPr/>
            </w:rPrChange>
          </w:rPr>
          <w:t>reaction</w:t>
        </w:r>
      </w:ins>
      <w:ins w:id="8666" w:author=" " w:date="2021-10-18T11:27:00Z">
        <w:r w:rsidRPr="00BE5A55">
          <w:rPr>
            <w:szCs w:val="20"/>
            <w:rPrChange w:id="8667" w:author="Steven" w:date="2022-04-18T14:11:00Z">
              <w:rPr/>
            </w:rPrChange>
          </w:rPr>
          <w:t>_manager</w:t>
        </w:r>
        <w:proofErr w:type="spellEnd"/>
        <w:r w:rsidRPr="00BE5A55">
          <w:rPr>
            <w:szCs w:val="20"/>
            <w:rPrChange w:id="8668" w:author="Steven" w:date="2022-04-18T14:11:00Z">
              <w:rPr/>
            </w:rPrChange>
          </w:rPr>
          <w:t>”&gt;</w:t>
        </w:r>
      </w:ins>
    </w:p>
    <w:p w14:paraId="24B7CF7A" w14:textId="5D5FE836" w:rsidR="00137E5D" w:rsidRPr="00BE5A55" w:rsidRDefault="00137E5D" w:rsidP="00195D31">
      <w:pPr>
        <w:pStyle w:val="Code0"/>
        <w:rPr>
          <w:ins w:id="8669" w:author=" " w:date="2021-10-18T11:27:00Z"/>
          <w:szCs w:val="20"/>
          <w:rPrChange w:id="8670" w:author="Steven" w:date="2022-04-18T14:11:00Z">
            <w:rPr>
              <w:ins w:id="8671" w:author=" " w:date="2021-10-18T11:27:00Z"/>
            </w:rPr>
          </w:rPrChange>
        </w:rPr>
        <w:pPrChange w:id="8672" w:author="Steven" w:date="2022-04-18T14:06:00Z">
          <w:pPr>
            <w:ind w:firstLine="720"/>
          </w:pPr>
        </w:pPrChange>
      </w:pPr>
      <w:ins w:id="8673" w:author=" " w:date="2021-10-18T11:27:00Z">
        <w:r w:rsidRPr="00BE5A55">
          <w:rPr>
            <w:szCs w:val="20"/>
            <w:rPrChange w:id="8674" w:author="Steven" w:date="2022-04-18T14:11:00Z">
              <w:rPr/>
            </w:rPrChange>
          </w:rPr>
          <w:t>&lt;</w:t>
        </w:r>
        <w:proofErr w:type="spellStart"/>
        <w:r w:rsidRPr="00BE5A55">
          <w:rPr>
            <w:szCs w:val="20"/>
            <w:rPrChange w:id="8675" w:author="Steven" w:date="2022-04-18T14:11:00Z">
              <w:rPr/>
            </w:rPrChange>
          </w:rPr>
          <w:t>cell_</w:t>
        </w:r>
      </w:ins>
      <w:ins w:id="8676" w:author=" " w:date="2021-10-18T11:28:00Z">
        <w:r w:rsidRPr="00BE5A55">
          <w:rPr>
            <w:szCs w:val="20"/>
            <w:rPrChange w:id="8677" w:author="Steven" w:date="2022-04-18T14:11:00Z">
              <w:rPr/>
            </w:rPrChange>
          </w:rPr>
          <w:t>reaction</w:t>
        </w:r>
        <w:proofErr w:type="spellEnd"/>
        <w:r w:rsidRPr="00BE5A55">
          <w:rPr>
            <w:szCs w:val="20"/>
            <w:rPrChange w:id="8678" w:author="Steven" w:date="2022-04-18T14:11:00Z">
              <w:rPr/>
            </w:rPrChange>
          </w:rPr>
          <w:t xml:space="preserve"> name=”</w:t>
        </w:r>
      </w:ins>
      <w:ins w:id="8679" w:author=" " w:date="2021-10-18T11:31:00Z">
        <w:r w:rsidRPr="00BE5A55">
          <w:rPr>
            <w:szCs w:val="20"/>
            <w:rPrChange w:id="8680" w:author="Steven" w:date="2022-04-18T14:11:00Z">
              <w:rPr/>
            </w:rPrChange>
          </w:rPr>
          <w:t>production</w:t>
        </w:r>
      </w:ins>
      <w:ins w:id="8681" w:author=" " w:date="2021-10-18T11:28:00Z">
        <w:r w:rsidRPr="00BE5A55">
          <w:rPr>
            <w:szCs w:val="20"/>
            <w:rPrChange w:id="8682" w:author="Steven" w:date="2022-04-18T14:11:00Z">
              <w:rPr/>
            </w:rPrChange>
          </w:rPr>
          <w:t>”</w:t>
        </w:r>
      </w:ins>
      <w:ins w:id="8683" w:author=" " w:date="2021-10-18T11:27:00Z">
        <w:r w:rsidRPr="00BE5A55">
          <w:rPr>
            <w:szCs w:val="20"/>
            <w:rPrChange w:id="8684" w:author="Steven" w:date="2022-04-18T14:11:00Z">
              <w:rPr/>
            </w:rPrChange>
          </w:rPr>
          <w:t xml:space="preserve"> type=”</w:t>
        </w:r>
      </w:ins>
      <w:ins w:id="8685" w:author=" " w:date="2021-10-18T11:29:00Z">
        <w:r w:rsidRPr="00BE5A55">
          <w:rPr>
            <w:szCs w:val="20"/>
            <w:rPrChange w:id="8686" w:author="Steven" w:date="2022-04-18T14:11:00Z">
              <w:rPr/>
            </w:rPrChange>
          </w:rPr>
          <w:t>cell mass-action-</w:t>
        </w:r>
      </w:ins>
      <w:ins w:id="8687" w:author=" " w:date="2021-10-18T11:52:00Z">
        <w:r w:rsidR="00EA38DA" w:rsidRPr="00BE5A55">
          <w:rPr>
            <w:szCs w:val="20"/>
            <w:rPrChange w:id="8688" w:author="Steven" w:date="2022-04-18T14:11:00Z">
              <w:rPr/>
            </w:rPrChange>
          </w:rPr>
          <w:t>reversible</w:t>
        </w:r>
      </w:ins>
      <w:ins w:id="8689" w:author=" " w:date="2021-10-18T11:27:00Z">
        <w:r w:rsidRPr="00BE5A55">
          <w:rPr>
            <w:szCs w:val="20"/>
            <w:rPrChange w:id="8690" w:author="Steven" w:date="2022-04-18T14:11:00Z">
              <w:rPr/>
            </w:rPrChange>
          </w:rPr>
          <w:t>”&gt;</w:t>
        </w:r>
      </w:ins>
    </w:p>
    <w:p w14:paraId="3A9F335E" w14:textId="2857B488" w:rsidR="00137E5D" w:rsidRPr="00BE5A55" w:rsidRDefault="00137E5D" w:rsidP="00195D31">
      <w:pPr>
        <w:pStyle w:val="Code0"/>
        <w:rPr>
          <w:ins w:id="8691" w:author=" " w:date="2021-10-18T11:27:00Z"/>
          <w:szCs w:val="20"/>
          <w:rPrChange w:id="8692" w:author="Steven" w:date="2022-04-18T14:11:00Z">
            <w:rPr>
              <w:ins w:id="8693" w:author=" " w:date="2021-10-18T11:27:00Z"/>
            </w:rPr>
          </w:rPrChange>
        </w:rPr>
        <w:pPrChange w:id="8694" w:author="Steven" w:date="2022-04-18T14:06:00Z">
          <w:pPr>
            <w:ind w:left="720" w:firstLine="720"/>
          </w:pPr>
        </w:pPrChange>
      </w:pPr>
      <w:ins w:id="8695" w:author=" " w:date="2021-10-18T11:27:00Z">
        <w:r w:rsidRPr="00BE5A55">
          <w:rPr>
            <w:szCs w:val="20"/>
            <w:rPrChange w:id="8696" w:author="Steven" w:date="2022-04-18T14:11:00Z">
              <w:rPr/>
            </w:rPrChange>
          </w:rPr>
          <w:t>&lt;</w:t>
        </w:r>
      </w:ins>
      <w:proofErr w:type="spellStart"/>
      <w:ins w:id="8697" w:author=" " w:date="2021-10-18T11:29:00Z">
        <w:r w:rsidRPr="00BE5A55">
          <w:rPr>
            <w:szCs w:val="20"/>
            <w:rPrChange w:id="8698" w:author="Steven" w:date="2022-04-18T14:11:00Z">
              <w:rPr/>
            </w:rPrChange>
          </w:rPr>
          <w:t>Vbar</w:t>
        </w:r>
        <w:proofErr w:type="spellEnd"/>
        <w:r w:rsidRPr="00BE5A55">
          <w:rPr>
            <w:szCs w:val="20"/>
            <w:rPrChange w:id="8699" w:author="Steven" w:date="2022-04-18T14:11:00Z">
              <w:rPr/>
            </w:rPrChange>
          </w:rPr>
          <w:t>&gt;0</w:t>
        </w:r>
      </w:ins>
      <w:ins w:id="8700" w:author=" " w:date="2021-10-18T11:27:00Z">
        <w:r w:rsidRPr="00BE5A55">
          <w:rPr>
            <w:szCs w:val="20"/>
            <w:rPrChange w:id="8701" w:author="Steven" w:date="2022-04-18T14:11:00Z">
              <w:rPr/>
            </w:rPrChange>
          </w:rPr>
          <w:t>&lt;/</w:t>
        </w:r>
      </w:ins>
      <w:proofErr w:type="spellStart"/>
      <w:ins w:id="8702" w:author=" " w:date="2021-10-18T11:29:00Z">
        <w:r w:rsidRPr="00BE5A55">
          <w:rPr>
            <w:szCs w:val="20"/>
            <w:rPrChange w:id="8703" w:author="Steven" w:date="2022-04-18T14:11:00Z">
              <w:rPr/>
            </w:rPrChange>
          </w:rPr>
          <w:t>Vbar</w:t>
        </w:r>
      </w:ins>
      <w:proofErr w:type="spellEnd"/>
      <w:ins w:id="8704" w:author=" " w:date="2021-10-18T11:27:00Z">
        <w:r w:rsidRPr="00BE5A55">
          <w:rPr>
            <w:szCs w:val="20"/>
            <w:rPrChange w:id="8705" w:author="Steven" w:date="2022-04-18T14:11:00Z">
              <w:rPr/>
            </w:rPrChange>
          </w:rPr>
          <w:t>&gt;</w:t>
        </w:r>
      </w:ins>
    </w:p>
    <w:p w14:paraId="0EDF7F7E" w14:textId="52671E19" w:rsidR="00137E5D" w:rsidRPr="00BE5A55" w:rsidRDefault="00137E5D" w:rsidP="00195D31">
      <w:pPr>
        <w:pStyle w:val="Code0"/>
        <w:rPr>
          <w:ins w:id="8706" w:author=" " w:date="2021-10-18T11:30:00Z"/>
          <w:szCs w:val="20"/>
          <w:rPrChange w:id="8707" w:author="Steven" w:date="2022-04-18T14:11:00Z">
            <w:rPr>
              <w:ins w:id="8708" w:author=" " w:date="2021-10-18T11:30:00Z"/>
            </w:rPr>
          </w:rPrChange>
        </w:rPr>
        <w:pPrChange w:id="8709" w:author="Steven" w:date="2022-04-18T14:06:00Z">
          <w:pPr>
            <w:ind w:firstLine="720"/>
          </w:pPr>
        </w:pPrChange>
      </w:pPr>
      <w:ins w:id="8710" w:author=" " w:date="2021-10-18T11:29:00Z">
        <w:r w:rsidRPr="00BE5A55">
          <w:rPr>
            <w:szCs w:val="20"/>
            <w:rPrChange w:id="8711" w:author="Steven" w:date="2022-04-18T14:11:00Z">
              <w:rPr/>
            </w:rPrChange>
          </w:rPr>
          <w:t>&lt;</w:t>
        </w:r>
        <w:proofErr w:type="spellStart"/>
        <w:r w:rsidRPr="00BE5A55">
          <w:rPr>
            <w:szCs w:val="20"/>
            <w:rPrChange w:id="8712" w:author="Steven" w:date="2022-04-18T14:11:00Z">
              <w:rPr/>
            </w:rPrChange>
          </w:rPr>
          <w:t>forward_rate</w:t>
        </w:r>
        <w:proofErr w:type="spellEnd"/>
        <w:r w:rsidRPr="00BE5A55">
          <w:rPr>
            <w:szCs w:val="20"/>
            <w:rPrChange w:id="8713" w:author="Steven" w:date="2022-04-18T14:11:00Z">
              <w:rPr/>
            </w:rPrChange>
          </w:rPr>
          <w:t xml:space="preserve"> type=</w:t>
        </w:r>
      </w:ins>
      <w:ins w:id="8714" w:author=" " w:date="2021-10-18T11:30:00Z">
        <w:r w:rsidRPr="00BE5A55">
          <w:rPr>
            <w:szCs w:val="20"/>
            <w:rPrChange w:id="8715" w:author="Steven" w:date="2022-04-18T14:11:00Z">
              <w:rPr/>
            </w:rPrChange>
          </w:rPr>
          <w:t>”</w:t>
        </w:r>
      </w:ins>
      <w:ins w:id="8716" w:author=" " w:date="2021-10-18T11:29:00Z">
        <w:r w:rsidRPr="00BE5A55">
          <w:rPr>
            <w:szCs w:val="20"/>
            <w:rPrChange w:id="8717" w:author="Steven" w:date="2022-04-18T14:11:00Z">
              <w:rPr/>
            </w:rPrChange>
          </w:rPr>
          <w:t>cell constant</w:t>
        </w:r>
      </w:ins>
      <w:ins w:id="8718" w:author=" " w:date="2021-10-18T11:30:00Z">
        <w:r w:rsidRPr="00BE5A55">
          <w:rPr>
            <w:szCs w:val="20"/>
            <w:rPrChange w:id="8719" w:author="Steven" w:date="2022-04-18T14:11:00Z">
              <w:rPr/>
            </w:rPrChange>
          </w:rPr>
          <w:t xml:space="preserve"> reaction rate”&gt;</w:t>
        </w:r>
      </w:ins>
    </w:p>
    <w:p w14:paraId="58FA8969" w14:textId="1DEA1F46" w:rsidR="00137E5D" w:rsidRPr="00BE5A55" w:rsidRDefault="00770533" w:rsidP="00195D31">
      <w:pPr>
        <w:pStyle w:val="Code0"/>
        <w:rPr>
          <w:ins w:id="8720" w:author=" " w:date="2021-10-18T11:30:00Z"/>
          <w:szCs w:val="20"/>
          <w:rPrChange w:id="8721" w:author="Steven" w:date="2022-04-18T14:11:00Z">
            <w:rPr>
              <w:ins w:id="8722" w:author=" " w:date="2021-10-18T11:30:00Z"/>
            </w:rPr>
          </w:rPrChange>
        </w:rPr>
        <w:pPrChange w:id="8723" w:author="Steven" w:date="2022-04-18T14:06:00Z">
          <w:pPr>
            <w:ind w:firstLine="720"/>
          </w:pPr>
        </w:pPrChange>
      </w:pPr>
      <w:ins w:id="8724" w:author="Steven" w:date="2022-04-01T16:51:00Z">
        <w:r w:rsidRPr="00BE5A55">
          <w:rPr>
            <w:szCs w:val="20"/>
            <w:rPrChange w:id="8725" w:author="Steven" w:date="2022-04-18T14:11:00Z">
              <w:rPr/>
            </w:rPrChange>
          </w:rPr>
          <w:tab/>
        </w:r>
      </w:ins>
      <w:ins w:id="8726" w:author=" " w:date="2021-10-18T11:30:00Z">
        <w:del w:id="8727" w:author="Steven" w:date="2022-04-01T16:50:00Z">
          <w:r w:rsidR="00137E5D" w:rsidRPr="00BE5A55" w:rsidDel="00770533">
            <w:rPr>
              <w:szCs w:val="20"/>
              <w:rPrChange w:id="8728" w:author="Steven" w:date="2022-04-18T14:11:00Z">
                <w:rPr/>
              </w:rPrChange>
            </w:rPr>
            <w:tab/>
          </w:r>
          <w:r w:rsidR="00137E5D" w:rsidRPr="00BE5A55" w:rsidDel="00770533">
            <w:rPr>
              <w:szCs w:val="20"/>
              <w:rPrChange w:id="8729" w:author="Steven" w:date="2022-04-18T14:11:00Z">
                <w:rPr/>
              </w:rPrChange>
            </w:rPr>
            <w:tab/>
          </w:r>
        </w:del>
        <w:r w:rsidR="00137E5D" w:rsidRPr="00BE5A55">
          <w:rPr>
            <w:szCs w:val="20"/>
            <w:rPrChange w:id="8730" w:author="Steven" w:date="2022-04-18T14:11:00Z">
              <w:rPr/>
            </w:rPrChange>
          </w:rPr>
          <w:t>&lt;k&gt;1e3&lt;/k&gt;</w:t>
        </w:r>
      </w:ins>
    </w:p>
    <w:p w14:paraId="7F7E8541" w14:textId="10132B03" w:rsidR="00137E5D" w:rsidRPr="00BE5A55" w:rsidRDefault="00137E5D" w:rsidP="00195D31">
      <w:pPr>
        <w:pStyle w:val="Code0"/>
        <w:rPr>
          <w:ins w:id="8731" w:author=" " w:date="2021-10-18T11:52:00Z"/>
          <w:szCs w:val="20"/>
          <w:rPrChange w:id="8732" w:author="Steven" w:date="2022-04-18T14:11:00Z">
            <w:rPr>
              <w:ins w:id="8733" w:author=" " w:date="2021-10-18T11:52:00Z"/>
            </w:rPr>
          </w:rPrChange>
        </w:rPr>
        <w:pPrChange w:id="8734" w:author="Steven" w:date="2022-04-18T14:06:00Z">
          <w:pPr>
            <w:ind w:firstLine="720"/>
          </w:pPr>
        </w:pPrChange>
      </w:pPr>
      <w:ins w:id="8735" w:author=" " w:date="2021-10-18T11:30:00Z">
        <w:r w:rsidRPr="00BE5A55">
          <w:rPr>
            <w:szCs w:val="20"/>
            <w:rPrChange w:id="8736" w:author="Steven" w:date="2022-04-18T14:11:00Z">
              <w:rPr/>
            </w:rPrChange>
          </w:rPr>
          <w:t>&lt;/</w:t>
        </w:r>
        <w:proofErr w:type="spellStart"/>
        <w:r w:rsidRPr="00BE5A55">
          <w:rPr>
            <w:szCs w:val="20"/>
            <w:rPrChange w:id="8737" w:author="Steven" w:date="2022-04-18T14:11:00Z">
              <w:rPr/>
            </w:rPrChange>
          </w:rPr>
          <w:t>forward_rate</w:t>
        </w:r>
        <w:proofErr w:type="spellEnd"/>
        <w:r w:rsidRPr="00BE5A55">
          <w:rPr>
            <w:szCs w:val="20"/>
            <w:rPrChange w:id="8738" w:author="Steven" w:date="2022-04-18T14:11:00Z">
              <w:rPr/>
            </w:rPrChange>
          </w:rPr>
          <w:t>&gt;</w:t>
        </w:r>
      </w:ins>
    </w:p>
    <w:p w14:paraId="25101B57" w14:textId="3CB7A2DA" w:rsidR="00EA38DA" w:rsidRPr="00BE5A55" w:rsidRDefault="00EA38DA" w:rsidP="00195D31">
      <w:pPr>
        <w:pStyle w:val="Code0"/>
        <w:rPr>
          <w:ins w:id="8739" w:author=" " w:date="2021-10-18T11:52:00Z"/>
          <w:szCs w:val="20"/>
          <w:rPrChange w:id="8740" w:author="Steven" w:date="2022-04-18T14:11:00Z">
            <w:rPr>
              <w:ins w:id="8741" w:author=" " w:date="2021-10-18T11:52:00Z"/>
            </w:rPr>
          </w:rPrChange>
        </w:rPr>
        <w:pPrChange w:id="8742" w:author="Steven" w:date="2022-04-18T14:06:00Z">
          <w:pPr>
            <w:ind w:left="720" w:firstLine="720"/>
          </w:pPr>
        </w:pPrChange>
      </w:pPr>
      <w:ins w:id="8743" w:author=" " w:date="2021-10-18T11:52:00Z">
        <w:r w:rsidRPr="00BE5A55">
          <w:rPr>
            <w:szCs w:val="20"/>
            <w:rPrChange w:id="8744" w:author="Steven" w:date="2022-04-18T14:11:00Z">
              <w:rPr/>
            </w:rPrChange>
          </w:rPr>
          <w:t>&lt;</w:t>
        </w:r>
        <w:proofErr w:type="spellStart"/>
        <w:r w:rsidRPr="00BE5A55">
          <w:rPr>
            <w:szCs w:val="20"/>
            <w:rPrChange w:id="8745" w:author="Steven" w:date="2022-04-18T14:11:00Z">
              <w:rPr/>
            </w:rPrChange>
          </w:rPr>
          <w:t>reverse_rate</w:t>
        </w:r>
        <w:proofErr w:type="spellEnd"/>
        <w:r w:rsidRPr="00BE5A55">
          <w:rPr>
            <w:szCs w:val="20"/>
            <w:rPrChange w:id="8746" w:author="Steven" w:date="2022-04-18T14:11:00Z">
              <w:rPr/>
            </w:rPrChange>
          </w:rPr>
          <w:t xml:space="preserve"> type=”cell constant reaction rate”&gt;</w:t>
        </w:r>
      </w:ins>
    </w:p>
    <w:p w14:paraId="75F5ABFF" w14:textId="2D0A9CE6" w:rsidR="00EA38DA" w:rsidRPr="00BE5A55" w:rsidRDefault="00770533" w:rsidP="00195D31">
      <w:pPr>
        <w:pStyle w:val="Code0"/>
        <w:rPr>
          <w:ins w:id="8747" w:author=" " w:date="2021-10-18T11:52:00Z"/>
          <w:szCs w:val="20"/>
          <w:rPrChange w:id="8748" w:author="Steven" w:date="2022-04-18T14:11:00Z">
            <w:rPr>
              <w:ins w:id="8749" w:author=" " w:date="2021-10-18T11:52:00Z"/>
            </w:rPr>
          </w:rPrChange>
        </w:rPr>
        <w:pPrChange w:id="8750" w:author="Steven" w:date="2022-04-18T14:06:00Z">
          <w:pPr>
            <w:ind w:firstLine="720"/>
          </w:pPr>
        </w:pPrChange>
      </w:pPr>
      <w:ins w:id="8751" w:author="Steven" w:date="2022-04-01T16:51:00Z">
        <w:r w:rsidRPr="00BE5A55">
          <w:rPr>
            <w:szCs w:val="20"/>
            <w:rPrChange w:id="8752" w:author="Steven" w:date="2022-04-18T14:11:00Z">
              <w:rPr/>
            </w:rPrChange>
          </w:rPr>
          <w:tab/>
        </w:r>
      </w:ins>
      <w:ins w:id="8753" w:author=" " w:date="2021-10-18T11:52:00Z">
        <w:r w:rsidR="00EA38DA" w:rsidRPr="00BE5A55">
          <w:rPr>
            <w:szCs w:val="20"/>
            <w:rPrChange w:id="8754" w:author="Steven" w:date="2022-04-18T14:11:00Z">
              <w:rPr/>
            </w:rPrChange>
          </w:rPr>
          <w:tab/>
        </w:r>
        <w:del w:id="8755" w:author="Steven" w:date="2022-04-01T16:50:00Z">
          <w:r w:rsidR="00EA38DA" w:rsidRPr="00BE5A55" w:rsidDel="00770533">
            <w:rPr>
              <w:szCs w:val="20"/>
              <w:rPrChange w:id="8756" w:author="Steven" w:date="2022-04-18T14:11:00Z">
                <w:rPr/>
              </w:rPrChange>
            </w:rPr>
            <w:tab/>
          </w:r>
        </w:del>
        <w:r w:rsidR="00EA38DA" w:rsidRPr="00BE5A55">
          <w:rPr>
            <w:szCs w:val="20"/>
            <w:rPrChange w:id="8757" w:author="Steven" w:date="2022-04-18T14:11:00Z">
              <w:rPr/>
            </w:rPrChange>
          </w:rPr>
          <w:t>&lt;k&gt;1e-2&lt;/k&gt;</w:t>
        </w:r>
      </w:ins>
    </w:p>
    <w:p w14:paraId="4A65C318" w14:textId="1328B0BB" w:rsidR="00EA38DA" w:rsidRPr="00BE5A55" w:rsidRDefault="00EA38DA" w:rsidP="00195D31">
      <w:pPr>
        <w:pStyle w:val="Code0"/>
        <w:rPr>
          <w:ins w:id="8758" w:author=" " w:date="2021-10-18T11:30:00Z"/>
          <w:szCs w:val="20"/>
          <w:rPrChange w:id="8759" w:author="Steven" w:date="2022-04-18T14:11:00Z">
            <w:rPr>
              <w:ins w:id="8760" w:author=" " w:date="2021-10-18T11:30:00Z"/>
            </w:rPr>
          </w:rPrChange>
        </w:rPr>
        <w:pPrChange w:id="8761" w:author="Steven" w:date="2022-04-18T14:06:00Z">
          <w:pPr>
            <w:ind w:firstLine="720"/>
          </w:pPr>
        </w:pPrChange>
      </w:pPr>
      <w:ins w:id="8762" w:author=" " w:date="2021-10-18T11:52:00Z">
        <w:r w:rsidRPr="00BE5A55">
          <w:rPr>
            <w:szCs w:val="20"/>
            <w:rPrChange w:id="8763" w:author="Steven" w:date="2022-04-18T14:11:00Z">
              <w:rPr/>
            </w:rPrChange>
          </w:rPr>
          <w:t>&lt;/</w:t>
        </w:r>
        <w:proofErr w:type="spellStart"/>
        <w:r w:rsidRPr="00BE5A55">
          <w:rPr>
            <w:szCs w:val="20"/>
            <w:rPrChange w:id="8764" w:author="Steven" w:date="2022-04-18T14:11:00Z">
              <w:rPr/>
            </w:rPrChange>
          </w:rPr>
          <w:t>reverse_rate</w:t>
        </w:r>
        <w:proofErr w:type="spellEnd"/>
        <w:r w:rsidRPr="00BE5A55">
          <w:rPr>
            <w:szCs w:val="20"/>
            <w:rPrChange w:id="8765" w:author="Steven" w:date="2022-04-18T14:11:00Z">
              <w:rPr/>
            </w:rPrChange>
          </w:rPr>
          <w:t>&gt;</w:t>
        </w:r>
      </w:ins>
    </w:p>
    <w:p w14:paraId="00A69AD1" w14:textId="5A09FE65" w:rsidR="00137E5D" w:rsidRPr="00BE5A55" w:rsidRDefault="00137E5D" w:rsidP="00195D31">
      <w:pPr>
        <w:pStyle w:val="Code0"/>
        <w:rPr>
          <w:ins w:id="8766" w:author=" " w:date="2021-10-18T11:31:00Z"/>
          <w:szCs w:val="20"/>
          <w:rPrChange w:id="8767" w:author="Steven" w:date="2022-04-18T14:11:00Z">
            <w:rPr>
              <w:ins w:id="8768" w:author=" " w:date="2021-10-18T11:31:00Z"/>
            </w:rPr>
          </w:rPrChange>
        </w:rPr>
        <w:pPrChange w:id="8769" w:author="Steven" w:date="2022-04-18T14:06:00Z">
          <w:pPr>
            <w:ind w:firstLine="720"/>
          </w:pPr>
        </w:pPrChange>
      </w:pPr>
      <w:ins w:id="8770" w:author=" " w:date="2021-10-18T11:30:00Z">
        <w:r w:rsidRPr="00BE5A55">
          <w:rPr>
            <w:szCs w:val="20"/>
            <w:rPrChange w:id="8771" w:author="Steven" w:date="2022-04-18T14:11:00Z">
              <w:rPr/>
            </w:rPrChange>
          </w:rPr>
          <w:t>&lt;</w:t>
        </w:r>
        <w:proofErr w:type="spellStart"/>
        <w:proofErr w:type="gramStart"/>
        <w:r w:rsidRPr="00BE5A55">
          <w:rPr>
            <w:szCs w:val="20"/>
            <w:rPrChange w:id="8772" w:author="Steven" w:date="2022-04-18T14:11:00Z">
              <w:rPr/>
            </w:rPrChange>
          </w:rPr>
          <w:t>vP</w:t>
        </w:r>
        <w:proofErr w:type="spellEnd"/>
        <w:proofErr w:type="gramEnd"/>
        <w:r w:rsidRPr="00BE5A55">
          <w:rPr>
            <w:szCs w:val="20"/>
            <w:rPrChange w:id="8773" w:author="Steven" w:date="2022-04-18T14:11:00Z">
              <w:rPr/>
            </w:rPrChange>
          </w:rPr>
          <w:t xml:space="preserve"> sol=”1”&gt;1&lt;/</w:t>
        </w:r>
        <w:proofErr w:type="spellStart"/>
        <w:r w:rsidRPr="00BE5A55">
          <w:rPr>
            <w:szCs w:val="20"/>
            <w:rPrChange w:id="8774" w:author="Steven" w:date="2022-04-18T14:11:00Z">
              <w:rPr/>
            </w:rPrChange>
          </w:rPr>
          <w:t>vP</w:t>
        </w:r>
        <w:proofErr w:type="spellEnd"/>
        <w:r w:rsidRPr="00BE5A55">
          <w:rPr>
            <w:szCs w:val="20"/>
            <w:rPrChange w:id="8775" w:author="Steven" w:date="2022-04-18T14:11:00Z">
              <w:rPr/>
            </w:rPrChange>
          </w:rPr>
          <w:t>&gt;</w:t>
        </w:r>
      </w:ins>
    </w:p>
    <w:p w14:paraId="42D91D95" w14:textId="7FE5C712" w:rsidR="00137E5D" w:rsidRPr="00BE5A55" w:rsidRDefault="00137E5D" w:rsidP="00195D31">
      <w:pPr>
        <w:pStyle w:val="Code0"/>
        <w:rPr>
          <w:ins w:id="8776" w:author=" " w:date="2021-10-18T11:29:00Z"/>
          <w:szCs w:val="20"/>
          <w:rPrChange w:id="8777" w:author="Steven" w:date="2022-04-18T14:11:00Z">
            <w:rPr>
              <w:ins w:id="8778" w:author=" " w:date="2021-10-18T11:29:00Z"/>
            </w:rPr>
          </w:rPrChange>
        </w:rPr>
        <w:pPrChange w:id="8779" w:author="Steven" w:date="2022-04-18T14:06:00Z">
          <w:pPr>
            <w:ind w:firstLine="720"/>
          </w:pPr>
        </w:pPrChange>
      </w:pPr>
      <w:ins w:id="8780" w:author=" " w:date="2021-10-18T11:31:00Z">
        <w:r w:rsidRPr="00BE5A55">
          <w:rPr>
            <w:szCs w:val="20"/>
            <w:rPrChange w:id="8781" w:author="Steven" w:date="2022-04-18T14:11:00Z">
              <w:rPr/>
            </w:rPrChange>
          </w:rPr>
          <w:tab/>
          <w:t>&lt;/</w:t>
        </w:r>
        <w:proofErr w:type="spellStart"/>
        <w:r w:rsidRPr="00BE5A55">
          <w:rPr>
            <w:szCs w:val="20"/>
            <w:rPrChange w:id="8782" w:author="Steven" w:date="2022-04-18T14:11:00Z">
              <w:rPr/>
            </w:rPrChange>
          </w:rPr>
          <w:t>cell_reaction</w:t>
        </w:r>
        <w:proofErr w:type="spellEnd"/>
        <w:r w:rsidRPr="00BE5A55">
          <w:rPr>
            <w:szCs w:val="20"/>
            <w:rPrChange w:id="8783" w:author="Steven" w:date="2022-04-18T14:11:00Z">
              <w:rPr/>
            </w:rPrChange>
          </w:rPr>
          <w:t>&gt;</w:t>
        </w:r>
      </w:ins>
    </w:p>
    <w:p w14:paraId="3D2F0C52" w14:textId="77777777" w:rsidR="00137E5D" w:rsidRPr="00BE5A55" w:rsidDel="00770533" w:rsidRDefault="00137E5D" w:rsidP="00195D31">
      <w:pPr>
        <w:pStyle w:val="Code0"/>
        <w:rPr>
          <w:ins w:id="8784" w:author=" " w:date="2021-10-18T11:27:00Z"/>
          <w:del w:id="8785" w:author="Steven" w:date="2022-04-01T16:50:00Z"/>
          <w:szCs w:val="20"/>
          <w:rPrChange w:id="8786" w:author="Steven" w:date="2022-04-18T14:11:00Z">
            <w:rPr>
              <w:ins w:id="8787" w:author=" " w:date="2021-10-18T11:27:00Z"/>
              <w:del w:id="8788" w:author="Steven" w:date="2022-04-01T16:50:00Z"/>
            </w:rPr>
          </w:rPrChange>
        </w:rPr>
        <w:pPrChange w:id="8789" w:author="Steven" w:date="2022-04-18T14:06:00Z">
          <w:pPr/>
        </w:pPrChange>
      </w:pPr>
      <w:ins w:id="8790" w:author=" " w:date="2021-10-18T11:27:00Z">
        <w:r w:rsidRPr="00BE5A55">
          <w:rPr>
            <w:szCs w:val="20"/>
            <w:rPrChange w:id="8791" w:author="Steven" w:date="2022-04-18T14:11:00Z">
              <w:rPr/>
            </w:rPrChange>
          </w:rPr>
          <w:t>&lt;/</w:t>
        </w:r>
        <w:proofErr w:type="spellStart"/>
        <w:r w:rsidRPr="00BE5A55">
          <w:rPr>
            <w:szCs w:val="20"/>
            <w:rPrChange w:id="8792" w:author="Steven" w:date="2022-04-18T14:11:00Z">
              <w:rPr/>
            </w:rPrChange>
          </w:rPr>
          <w:t>cell_species_manager</w:t>
        </w:r>
        <w:proofErr w:type="spellEnd"/>
        <w:r w:rsidRPr="00BE5A55">
          <w:rPr>
            <w:szCs w:val="20"/>
            <w:rPrChange w:id="8793" w:author="Steven" w:date="2022-04-18T14:11:00Z">
              <w:rPr/>
            </w:rPrChange>
          </w:rPr>
          <w:t>&gt;</w:t>
        </w:r>
      </w:ins>
    </w:p>
    <w:p w14:paraId="1E6579D3" w14:textId="77777777" w:rsidR="00137E5D" w:rsidRPr="00BE5A55" w:rsidRDefault="00137E5D" w:rsidP="00195D31">
      <w:pPr>
        <w:pStyle w:val="Code0"/>
        <w:rPr>
          <w:ins w:id="8794" w:author="Steven LaBelle" w:date="2019-05-09T16:10:00Z"/>
          <w:szCs w:val="20"/>
          <w:rPrChange w:id="8795" w:author="Steven" w:date="2022-04-18T14:11:00Z">
            <w:rPr>
              <w:ins w:id="8796" w:author="Steven LaBelle" w:date="2019-05-09T16:10:00Z"/>
            </w:rPr>
          </w:rPrChange>
        </w:rPr>
        <w:pPrChange w:id="8797" w:author="Steven" w:date="2022-04-18T14:06:00Z">
          <w:pPr>
            <w:pStyle w:val="Heading2"/>
          </w:pPr>
        </w:pPrChange>
      </w:pPr>
    </w:p>
    <w:p w14:paraId="67E65550" w14:textId="75EE5500" w:rsidR="00B67C99" w:rsidDel="007C576C" w:rsidRDefault="00B67C99" w:rsidP="00261E33">
      <w:pPr>
        <w:pStyle w:val="Heading2"/>
        <w:rPr>
          <w:del w:id="8798" w:author="Steven" w:date="2022-04-01T17:23:00Z"/>
        </w:rPr>
      </w:pPr>
      <w:bookmarkStart w:id="8799" w:name="_Toc99726407"/>
      <w:del w:id="8800" w:author="Steven" w:date="2022-04-01T17:23:00Z">
        <w:r w:rsidDel="007C576C">
          <w:delText>BranchPolicy</w:delText>
        </w:r>
        <w:bookmarkEnd w:id="8799"/>
      </w:del>
    </w:p>
    <w:p w14:paraId="75049F22" w14:textId="23C35A25" w:rsidR="007C718F" w:rsidDel="007C576C" w:rsidRDefault="007C718F" w:rsidP="005A265C">
      <w:pPr>
        <w:rPr>
          <w:del w:id="8801" w:author="Steven" w:date="2022-04-01T17:23:00Z"/>
        </w:rPr>
      </w:pPr>
      <w:del w:id="8802" w:author="Steven" w:date="2022-04-01T17:09:00Z">
        <w:r w:rsidDel="00851320">
          <w:delText xml:space="preserve">A BranchPolicy </w:delText>
        </w:r>
      </w:del>
      <w:del w:id="8803" w:author="Steven" w:date="2022-04-01T17:23:00Z">
        <w:r w:rsidDel="007C576C">
          <w:delText xml:space="preserve">determines </w:delText>
        </w:r>
      </w:del>
      <w:del w:id="8804" w:author="Steven" w:date="2022-04-01T17:09:00Z">
        <w:r w:rsidDel="00851320">
          <w:delText xml:space="preserve">what BranchPoints </w:delText>
        </w:r>
      </w:del>
      <w:del w:id="8805" w:author="Steven" w:date="2022-04-01T17:23:00Z">
        <w:r w:rsidDel="007C576C">
          <w:delText xml:space="preserve">are created and will do any modification of the branch points that is needed. </w:delText>
        </w:r>
      </w:del>
      <w:del w:id="8806" w:author="Steven" w:date="2022-04-01T17:09:00Z">
        <w:r w:rsidDel="00851320">
          <w:delText xml:space="preserve">A Branch Policy </w:delText>
        </w:r>
      </w:del>
      <w:del w:id="8807" w:author="Steven" w:date="2022-04-01T17:23:00Z">
        <w:r w:rsidDel="007C576C">
          <w:delText>determines:</w:delText>
        </w:r>
      </w:del>
      <w:ins w:id="8808" w:author="Steven LaBelle" w:date="2018-08-21T12:31:00Z">
        <w:del w:id="8809" w:author="Steven" w:date="2022-04-01T17:23:00Z">
          <w:r w:rsidR="001A31D2" w:rsidDel="007C576C">
            <w:delText>determines</w:delText>
          </w:r>
        </w:del>
      </w:ins>
      <w:del w:id="8810" w:author="Steven" w:date="2022-04-01T17:23:00Z">
        <w:r w:rsidDel="007C576C">
          <w:delText xml:space="preserve"> the distance between branches</w:delText>
        </w:r>
      </w:del>
      <w:ins w:id="8811" w:author="Steven LaBelle" w:date="2018-08-21T12:31:00Z">
        <w:del w:id="8812" w:author="Steven" w:date="2022-04-01T17:23:00Z">
          <w:r w:rsidR="001A31D2" w:rsidDel="007C576C">
            <w:delText xml:space="preserve"> along a vessel</w:delText>
          </w:r>
        </w:del>
      </w:ins>
      <w:del w:id="8813" w:author="Steven" w:date="2022-04-01T17:10:00Z">
        <w:r w:rsidDel="00851320">
          <w:delText xml:space="preserve">, the time at which branches emerge, </w:delText>
        </w:r>
      </w:del>
      <w:del w:id="8814" w:author="Steven" w:date="2022-04-01T17:12:00Z">
        <w:r w:rsidR="001639AF" w:rsidDel="002B6954">
          <w:delText xml:space="preserve">and </w:delText>
        </w:r>
      </w:del>
      <w:del w:id="8815" w:author="Steven" w:date="2022-04-01T17:23:00Z">
        <w:r w:rsidR="001639AF" w:rsidDel="007C576C">
          <w:delText xml:space="preserve">the </w:delText>
        </w:r>
      </w:del>
      <w:ins w:id="8816" w:author="Steven LaBelle" w:date="2018-08-21T12:32:00Z">
        <w:del w:id="8817" w:author="Steven" w:date="2022-04-01T17:23:00Z">
          <w:r w:rsidR="001A31D2" w:rsidDel="007C576C">
            <w:delText>orientation of the new tip</w:delText>
          </w:r>
        </w:del>
      </w:ins>
      <w:del w:id="8818" w:author="Steven" w:date="2022-04-01T17:23:00Z">
        <w:r w:rsidR="001639AF" w:rsidDel="007C576C">
          <w:delText>direction that the new branch will face.</w:delText>
        </w:r>
      </w:del>
    </w:p>
    <w:p w14:paraId="681DAA05" w14:textId="1866078C" w:rsidR="00B67C99" w:rsidDel="007C576C" w:rsidRDefault="00B67C99" w:rsidP="005A265C">
      <w:pPr>
        <w:rPr>
          <w:del w:id="8819" w:author="Steven" w:date="2022-04-01T17:23:00Z"/>
        </w:rPr>
      </w:pPr>
    </w:p>
    <w:p w14:paraId="3D200F3F" w14:textId="1D3C51FD" w:rsidR="00385DCA" w:rsidDel="007C576C" w:rsidRDefault="00385DCA" w:rsidP="00385DCA">
      <w:pPr>
        <w:pStyle w:val="Heading3"/>
        <w:rPr>
          <w:del w:id="8820" w:author="Steven" w:date="2022-04-01T17:23:00Z"/>
        </w:rPr>
      </w:pPr>
      <w:bookmarkStart w:id="8821" w:name="_Toc99726408"/>
      <w:del w:id="8822" w:author="Steven" w:date="2022-04-01T17:23:00Z">
        <w:r w:rsidDel="007C576C">
          <w:delText>Delayed Branching Policy</w:delText>
        </w:r>
        <w:bookmarkEnd w:id="8821"/>
      </w:del>
    </w:p>
    <w:p w14:paraId="6357A80C" w14:textId="0F3EB771" w:rsidR="00385DCA" w:rsidDel="002B6954" w:rsidRDefault="00385DCA" w:rsidP="005A265C">
      <w:pPr>
        <w:rPr>
          <w:del w:id="8823" w:author="Steven" w:date="2022-04-01T17:13:00Z"/>
        </w:rPr>
      </w:pPr>
      <w:del w:id="8824" w:author="Steven" w:date="2022-04-01T17:23:00Z">
        <w:r w:rsidDel="007C576C">
          <w:delText xml:space="preserve">This policy is a simple way to </w:delText>
        </w:r>
      </w:del>
      <w:del w:id="8825" w:author="Steven" w:date="2022-04-01T17:09:00Z">
        <w:r w:rsidDel="00851320">
          <w:delText xml:space="preserve">determine </w:delText>
        </w:r>
      </w:del>
      <w:del w:id="8826" w:author="Steven" w:date="2022-04-01T17:23:00Z">
        <w:r w:rsidDel="007C576C">
          <w:delText>where branch points occur. After each growth</w:delText>
        </w:r>
      </w:del>
      <w:del w:id="8827" w:author="Steven" w:date="2022-04-01T17:09:00Z">
        <w:r w:rsidDel="00851320">
          <w:delText xml:space="preserve"> substep</w:delText>
        </w:r>
      </w:del>
      <w:ins w:id="8828" w:author="Steven LaBelle" w:date="2018-08-21T12:32:00Z">
        <w:del w:id="8829" w:author="Steven" w:date="2022-04-01T17:23:00Z">
          <w:r w:rsidR="00091C5B" w:rsidDel="007C576C">
            <w:delText>,</w:delText>
          </w:r>
        </w:del>
      </w:ins>
      <w:del w:id="8830" w:author="Steven" w:date="2022-04-01T17:23:00Z">
        <w:r w:rsidDel="007C576C">
          <w:delText xml:space="preserve"> </w:delText>
        </w:r>
        <w:r w:rsidR="00610747" w:rsidDel="007C576C">
          <w:delText xml:space="preserve">if </w:delText>
        </w:r>
      </w:del>
      <w:del w:id="8831" w:author="Steven" w:date="2022-04-01T17:10:00Z">
        <w:r w:rsidR="00610747" w:rsidDel="00851320">
          <w:delText xml:space="preserve">the amount of vascular growth exceeds the length to branch that has been rolled for the element, </w:delText>
        </w:r>
      </w:del>
      <w:del w:id="8832" w:author="Steven" w:date="2022-04-01T17:23:00Z">
        <w:r w:rsidR="00610747" w:rsidDel="007C576C">
          <w:delText>then a branch point is created</w:delText>
        </w:r>
      </w:del>
      <w:del w:id="8833" w:author="Steven" w:date="2022-04-01T17:10:00Z">
        <w:r w:rsidR="00610747" w:rsidDel="00851320">
          <w:delText xml:space="preserve"> and a time to emerge offset is </w:delText>
        </w:r>
        <w:commentRangeStart w:id="8834"/>
        <w:r w:rsidR="00610747" w:rsidDel="00851320">
          <w:delText>rolled</w:delText>
        </w:r>
        <w:commentRangeEnd w:id="8834"/>
        <w:r w:rsidR="00091C5B" w:rsidDel="00851320">
          <w:rPr>
            <w:rStyle w:val="CommentReference"/>
          </w:rPr>
          <w:commentReference w:id="8834"/>
        </w:r>
        <w:r w:rsidR="00610747" w:rsidDel="00851320">
          <w:delText>.</w:delText>
        </w:r>
      </w:del>
      <w:del w:id="8835" w:author="Steven" w:date="2022-04-01T17:23:00Z">
        <w:r w:rsidR="00610747" w:rsidDel="007C576C">
          <w:delText xml:space="preserve"> </w:delText>
        </w:r>
      </w:del>
      <w:del w:id="8836" w:author="Steven" w:date="2022-04-01T17:12:00Z">
        <w:r w:rsidR="00610747" w:rsidDel="002B6954">
          <w:delText xml:space="preserve">This process is repeated until length to branch is greater than the  amount of growth that has </w:delText>
        </w:r>
        <w:commentRangeStart w:id="8837"/>
        <w:r w:rsidR="00610747" w:rsidDel="002B6954">
          <w:delText>occoured</w:delText>
        </w:r>
        <w:commentRangeEnd w:id="8837"/>
        <w:r w:rsidR="00091C5B" w:rsidDel="002B6954">
          <w:rPr>
            <w:rStyle w:val="CommentReference"/>
          </w:rPr>
          <w:commentReference w:id="8837"/>
        </w:r>
        <w:r w:rsidR="00610747" w:rsidDel="002B6954">
          <w:delText xml:space="preserve">. This process is controlled by the probability distributions: length_to_branch, and time_to_emerge. </w:delText>
        </w:r>
      </w:del>
    </w:p>
    <w:p w14:paraId="50FFC276" w14:textId="05509C5A" w:rsidR="00610747" w:rsidDel="002B6954" w:rsidRDefault="00610747" w:rsidP="005A265C">
      <w:pPr>
        <w:rPr>
          <w:del w:id="8838" w:author="Steven" w:date="2022-04-01T17:13:00Z"/>
        </w:rPr>
      </w:pPr>
    </w:p>
    <w:p w14:paraId="7BEF02B6" w14:textId="53684414" w:rsidR="00610747" w:rsidDel="00770533" w:rsidRDefault="00610747" w:rsidP="005A265C">
      <w:pPr>
        <w:rPr>
          <w:del w:id="8839" w:author="Steven" w:date="2022-04-01T16:50:00Z"/>
        </w:rPr>
      </w:pPr>
      <w:del w:id="8840" w:author="Steven" w:date="2022-04-01T17:13:00Z">
        <w:r w:rsidDel="0055143B">
          <w:delText>The direction that branch points that emerge</w:delText>
        </w:r>
        <w:r w:rsidR="00B740EE" w:rsidDel="0055143B">
          <w:delText xml:space="preserve"> at</w:delText>
        </w:r>
        <w:r w:rsidDel="0055143B">
          <w:delText xml:space="preserve"> are controlled by the probability distributions: </w:delText>
        </w:r>
        <w:commentRangeStart w:id="8841"/>
        <w:commentRangeStart w:id="8842"/>
        <w:r w:rsidDel="0055143B">
          <w:delText>az</w:delText>
        </w:r>
      </w:del>
      <w:ins w:id="8843" w:author="Steven LaBelle" w:date="2018-08-21T12:33:00Z">
        <w:del w:id="8844" w:author="Steven" w:date="2022-04-01T17:13:00Z">
          <w:r w:rsidR="00091C5B" w:rsidDel="0055143B">
            <w:delText>i</w:delText>
          </w:r>
        </w:del>
      </w:ins>
      <w:del w:id="8845" w:author="Steven" w:date="2022-04-01T17:13:00Z">
        <w:r w:rsidDel="0055143B">
          <w:delText>muth</w:delText>
        </w:r>
        <w:commentRangeEnd w:id="8841"/>
        <w:r w:rsidR="00091C5B" w:rsidDel="0055143B">
          <w:rPr>
            <w:rStyle w:val="CommentReference"/>
          </w:rPr>
          <w:commentReference w:id="8841"/>
        </w:r>
        <w:r w:rsidDel="0055143B">
          <w:delText>_angle, and zenith_angle.</w:delText>
        </w:r>
        <w:commentRangeEnd w:id="8842"/>
        <w:r w:rsidR="00091C5B" w:rsidDel="0055143B">
          <w:rPr>
            <w:rStyle w:val="CommentReference"/>
          </w:rPr>
          <w:commentReference w:id="8842"/>
        </w:r>
      </w:del>
    </w:p>
    <w:p w14:paraId="16463C90" w14:textId="74102431" w:rsidR="00B67C99" w:rsidDel="007C576C" w:rsidRDefault="00B67C99" w:rsidP="005A265C">
      <w:pPr>
        <w:rPr>
          <w:del w:id="8846" w:author="Steven" w:date="2022-04-01T17:23:00Z"/>
        </w:rPr>
      </w:pPr>
      <w:del w:id="8847" w:author="Steven" w:date="2022-04-01T16:50:00Z">
        <w:r w:rsidDel="00770533">
          <w:delText>e.g.</w:delText>
        </w:r>
      </w:del>
    </w:p>
    <w:p w14:paraId="2F775382" w14:textId="1D706FC2" w:rsidR="00F33D37" w:rsidRPr="00BE5A55" w:rsidDel="007C576C" w:rsidRDefault="00F33D37">
      <w:pPr>
        <w:pStyle w:val="Code0"/>
        <w:rPr>
          <w:del w:id="8848" w:author="Steven" w:date="2022-04-01T17:23:00Z"/>
          <w:szCs w:val="20"/>
          <w:rPrChange w:id="8849" w:author="Steven" w:date="2022-04-18T14:11:00Z">
            <w:rPr>
              <w:del w:id="8850" w:author="Steven" w:date="2022-04-01T17:23:00Z"/>
              <w:rFonts w:ascii="Courier New" w:hAnsi="Courier New" w:cs="Courier New"/>
              <w:b/>
              <w:bCs/>
              <w:color w:val="000000"/>
              <w:sz w:val="20"/>
              <w:szCs w:val="20"/>
            </w:rPr>
          </w:rPrChange>
        </w:rPr>
        <w:pPrChange w:id="8851" w:author="Steven" w:date="2022-04-01T17:13:00Z">
          <w:pPr>
            <w:shd w:val="clear" w:color="auto" w:fill="FFFFFF"/>
            <w:jc w:val="left"/>
          </w:pPr>
        </w:pPrChange>
      </w:pPr>
      <w:del w:id="8852" w:author="Steven" w:date="2022-04-01T17:23:00Z">
        <w:r w:rsidRPr="00BE5A55" w:rsidDel="007C576C">
          <w:rPr>
            <w:szCs w:val="20"/>
            <w:rPrChange w:id="8853" w:author="Steven" w:date="2022-04-18T14:11:00Z">
              <w:rPr>
                <w:rFonts w:ascii="Courier New" w:hAnsi="Courier New" w:cs="Courier New"/>
                <w:color w:val="0000FF"/>
                <w:sz w:val="20"/>
                <w:szCs w:val="20"/>
              </w:rPr>
            </w:rPrChange>
          </w:rPr>
          <w:delText>&lt;branch_policy</w:delText>
        </w:r>
        <w:r w:rsidRPr="00BE5A55" w:rsidDel="007C576C">
          <w:rPr>
            <w:szCs w:val="20"/>
            <w:rPrChange w:id="8854" w:author="Steven" w:date="2022-04-18T14:11:00Z">
              <w:rPr>
                <w:rFonts w:ascii="Courier New" w:hAnsi="Courier New" w:cs="Courier New"/>
                <w:color w:val="000000"/>
                <w:sz w:val="20"/>
                <w:szCs w:val="20"/>
              </w:rPr>
            </w:rPrChange>
          </w:rPr>
          <w:delText xml:space="preserve"> </w:delText>
        </w:r>
        <w:r w:rsidRPr="00BE5A55" w:rsidDel="007C576C">
          <w:rPr>
            <w:szCs w:val="20"/>
            <w:rPrChange w:id="8855" w:author="Steven" w:date="2022-04-18T14:11:00Z">
              <w:rPr>
                <w:rFonts w:ascii="Courier New" w:hAnsi="Courier New" w:cs="Courier New"/>
                <w:color w:val="FF0000"/>
                <w:sz w:val="20"/>
                <w:szCs w:val="20"/>
              </w:rPr>
            </w:rPrChange>
          </w:rPr>
          <w:delText>type</w:delText>
        </w:r>
        <w:r w:rsidRPr="00BE5A55" w:rsidDel="007C576C">
          <w:rPr>
            <w:szCs w:val="20"/>
            <w:rPrChange w:id="8856" w:author="Steven" w:date="2022-04-18T14:11:00Z">
              <w:rPr>
                <w:rFonts w:ascii="Courier New" w:hAnsi="Courier New" w:cs="Courier New"/>
                <w:color w:val="000000"/>
                <w:sz w:val="20"/>
                <w:szCs w:val="20"/>
              </w:rPr>
            </w:rPrChange>
          </w:rPr>
          <w:delText>=</w:delText>
        </w:r>
        <w:r w:rsidRPr="00BE5A55" w:rsidDel="007C576C">
          <w:rPr>
            <w:szCs w:val="20"/>
            <w:rPrChange w:id="8857" w:author="Steven" w:date="2022-04-18T14:11:00Z">
              <w:rPr>
                <w:rFonts w:ascii="Courier New" w:hAnsi="Courier New" w:cs="Courier New"/>
                <w:b/>
                <w:bCs/>
                <w:color w:val="8000FF"/>
                <w:sz w:val="20"/>
                <w:szCs w:val="20"/>
              </w:rPr>
            </w:rPrChange>
          </w:rPr>
          <w:delText>"delayed_branching_policy"</w:delText>
        </w:r>
        <w:r w:rsidRPr="00BE5A55" w:rsidDel="007C576C">
          <w:rPr>
            <w:szCs w:val="20"/>
            <w:rPrChange w:id="8858" w:author="Steven" w:date="2022-04-18T14:11:00Z">
              <w:rPr>
                <w:rFonts w:ascii="Courier New" w:hAnsi="Courier New" w:cs="Courier New"/>
                <w:color w:val="0000FF"/>
                <w:sz w:val="20"/>
                <w:szCs w:val="20"/>
              </w:rPr>
            </w:rPrChange>
          </w:rPr>
          <w:delText>&gt;</w:delText>
        </w:r>
      </w:del>
    </w:p>
    <w:p w14:paraId="0FCB752D" w14:textId="4DDCBDEB" w:rsidR="00F33D37" w:rsidRPr="00BE5A55" w:rsidDel="007C576C" w:rsidRDefault="00F33D37">
      <w:pPr>
        <w:pStyle w:val="Code0"/>
        <w:ind w:firstLine="360"/>
        <w:rPr>
          <w:del w:id="8859" w:author="Steven" w:date="2022-04-01T17:23:00Z"/>
          <w:szCs w:val="20"/>
          <w:rPrChange w:id="8860" w:author="Steven" w:date="2022-04-18T14:11:00Z">
            <w:rPr>
              <w:del w:id="8861" w:author="Steven" w:date="2022-04-01T17:23:00Z"/>
              <w:rFonts w:ascii="Courier New" w:hAnsi="Courier New" w:cs="Courier New"/>
              <w:b/>
              <w:bCs/>
              <w:color w:val="000000"/>
              <w:sz w:val="20"/>
              <w:szCs w:val="20"/>
            </w:rPr>
          </w:rPrChange>
        </w:rPr>
        <w:pPrChange w:id="8862" w:author="Steven" w:date="2022-04-01T17:13:00Z">
          <w:pPr>
            <w:shd w:val="clear" w:color="auto" w:fill="FFFFFF"/>
            <w:jc w:val="left"/>
          </w:pPr>
        </w:pPrChange>
      </w:pPr>
      <w:del w:id="8863" w:author="Steven" w:date="2022-04-01T17:13:00Z">
        <w:r w:rsidRPr="00BE5A55" w:rsidDel="0055143B">
          <w:rPr>
            <w:szCs w:val="20"/>
            <w:rPrChange w:id="8864" w:author="Steven" w:date="2022-04-18T14:11:00Z">
              <w:rPr>
                <w:rFonts w:ascii="Courier New" w:hAnsi="Courier New" w:cs="Courier New"/>
                <w:b/>
                <w:bCs/>
                <w:color w:val="000000"/>
                <w:sz w:val="20"/>
                <w:szCs w:val="20"/>
              </w:rPr>
            </w:rPrChange>
          </w:rPr>
          <w:delText xml:space="preserve">    </w:delText>
        </w:r>
        <w:r w:rsidRPr="00BE5A55" w:rsidDel="0055143B">
          <w:rPr>
            <w:szCs w:val="20"/>
            <w:rPrChange w:id="8865" w:author="Steven" w:date="2022-04-18T14:11:00Z">
              <w:rPr>
                <w:rFonts w:ascii="Courier New" w:hAnsi="Courier New" w:cs="Courier New"/>
                <w:color w:val="0000FF"/>
                <w:sz w:val="20"/>
                <w:szCs w:val="20"/>
              </w:rPr>
            </w:rPrChange>
          </w:rPr>
          <w:delText>&lt;</w:delText>
        </w:r>
      </w:del>
      <w:del w:id="8866" w:author="Steven" w:date="2022-04-01T17:23:00Z">
        <w:r w:rsidRPr="00BE5A55" w:rsidDel="007C576C">
          <w:rPr>
            <w:szCs w:val="20"/>
            <w:rPrChange w:id="8867" w:author="Steven" w:date="2022-04-18T14:11:00Z">
              <w:rPr>
                <w:rFonts w:ascii="Courier New" w:hAnsi="Courier New" w:cs="Courier New"/>
                <w:color w:val="0000FF"/>
                <w:sz w:val="20"/>
                <w:szCs w:val="20"/>
              </w:rPr>
            </w:rPrChange>
          </w:rPr>
          <w:delText>interpolation_prop</w:delText>
        </w:r>
        <w:r w:rsidRPr="00BE5A55" w:rsidDel="007C576C">
          <w:rPr>
            <w:szCs w:val="20"/>
            <w:rPrChange w:id="8868" w:author="Steven" w:date="2022-04-18T14:11:00Z">
              <w:rPr>
                <w:rFonts w:ascii="Courier New" w:hAnsi="Courier New" w:cs="Courier New"/>
                <w:color w:val="000000"/>
                <w:sz w:val="20"/>
                <w:szCs w:val="20"/>
              </w:rPr>
            </w:rPrChange>
          </w:rPr>
          <w:delText xml:space="preserve"> </w:delText>
        </w:r>
        <w:r w:rsidRPr="00BE5A55" w:rsidDel="007C576C">
          <w:rPr>
            <w:szCs w:val="20"/>
            <w:rPrChange w:id="8869" w:author="Steven" w:date="2022-04-18T14:11:00Z">
              <w:rPr>
                <w:rFonts w:ascii="Courier New" w:hAnsi="Courier New" w:cs="Courier New"/>
                <w:color w:val="FF0000"/>
                <w:sz w:val="20"/>
                <w:szCs w:val="20"/>
              </w:rPr>
            </w:rPrChange>
          </w:rPr>
          <w:delText>type</w:delText>
        </w:r>
        <w:r w:rsidRPr="00BE5A55" w:rsidDel="007C576C">
          <w:rPr>
            <w:szCs w:val="20"/>
            <w:rPrChange w:id="8870" w:author="Steven" w:date="2022-04-18T14:11:00Z">
              <w:rPr>
                <w:rFonts w:ascii="Courier New" w:hAnsi="Courier New" w:cs="Courier New"/>
                <w:color w:val="000000"/>
                <w:sz w:val="20"/>
                <w:szCs w:val="20"/>
              </w:rPr>
            </w:rPrChange>
          </w:rPr>
          <w:delText>=</w:delText>
        </w:r>
        <w:r w:rsidRPr="00BE5A55" w:rsidDel="007C576C">
          <w:rPr>
            <w:szCs w:val="20"/>
            <w:rPrChange w:id="8871" w:author="Steven" w:date="2022-04-18T14:11:00Z">
              <w:rPr>
                <w:rFonts w:ascii="Courier New" w:hAnsi="Courier New" w:cs="Courier New"/>
                <w:b/>
                <w:bCs/>
                <w:color w:val="8000FF"/>
                <w:sz w:val="20"/>
                <w:szCs w:val="20"/>
              </w:rPr>
            </w:rPrChange>
          </w:rPr>
          <w:delText>"per_element_vi"</w:delText>
        </w:r>
        <w:r w:rsidRPr="00BE5A55" w:rsidDel="007C576C">
          <w:rPr>
            <w:szCs w:val="20"/>
            <w:rPrChange w:id="8872" w:author="Steven" w:date="2022-04-18T14:11:00Z">
              <w:rPr>
                <w:rFonts w:ascii="Courier New" w:hAnsi="Courier New" w:cs="Courier New"/>
                <w:color w:val="0000FF"/>
                <w:sz w:val="20"/>
                <w:szCs w:val="20"/>
              </w:rPr>
            </w:rPrChange>
          </w:rPr>
          <w:delText>&gt;&lt;/interpolation_prop&gt;</w:delText>
        </w:r>
      </w:del>
    </w:p>
    <w:p w14:paraId="0B5AF5C0" w14:textId="0F15DF14" w:rsidR="00F33D37" w:rsidRPr="00BE5A55" w:rsidDel="007C576C" w:rsidRDefault="00F33D37">
      <w:pPr>
        <w:pStyle w:val="Code0"/>
        <w:ind w:firstLine="360"/>
        <w:rPr>
          <w:del w:id="8873" w:author="Steven" w:date="2022-04-01T17:23:00Z"/>
          <w:szCs w:val="20"/>
          <w:rPrChange w:id="8874" w:author="Steven" w:date="2022-04-18T14:11:00Z">
            <w:rPr>
              <w:del w:id="8875" w:author="Steven" w:date="2022-04-01T17:23:00Z"/>
              <w:rFonts w:ascii="Courier New" w:hAnsi="Courier New" w:cs="Courier New"/>
              <w:b/>
              <w:bCs/>
              <w:color w:val="000000"/>
              <w:sz w:val="20"/>
              <w:szCs w:val="20"/>
            </w:rPr>
          </w:rPrChange>
        </w:rPr>
        <w:pPrChange w:id="8876" w:author="Steven" w:date="2022-04-01T17:13:00Z">
          <w:pPr>
            <w:shd w:val="clear" w:color="auto" w:fill="FFFFFF"/>
            <w:jc w:val="left"/>
          </w:pPr>
        </w:pPrChange>
      </w:pPr>
      <w:del w:id="8877" w:author="Steven" w:date="2022-04-01T17:13:00Z">
        <w:r w:rsidRPr="00BE5A55" w:rsidDel="0055143B">
          <w:rPr>
            <w:szCs w:val="20"/>
            <w:rPrChange w:id="8878" w:author="Steven" w:date="2022-04-18T14:11:00Z">
              <w:rPr>
                <w:rFonts w:ascii="Courier New" w:hAnsi="Courier New" w:cs="Courier New"/>
                <w:b/>
                <w:bCs/>
                <w:color w:val="000000"/>
                <w:sz w:val="20"/>
                <w:szCs w:val="20"/>
              </w:rPr>
            </w:rPrChange>
          </w:rPr>
          <w:delText xml:space="preserve">    </w:delText>
        </w:r>
      </w:del>
      <w:del w:id="8879" w:author="Steven" w:date="2022-04-01T17:23:00Z">
        <w:r w:rsidRPr="00BE5A55" w:rsidDel="007C576C">
          <w:rPr>
            <w:szCs w:val="20"/>
            <w:rPrChange w:id="8880" w:author="Steven" w:date="2022-04-18T14:11:00Z">
              <w:rPr>
                <w:rFonts w:ascii="Courier New" w:hAnsi="Courier New" w:cs="Courier New"/>
                <w:color w:val="0000FF"/>
                <w:sz w:val="20"/>
                <w:szCs w:val="20"/>
              </w:rPr>
            </w:rPrChange>
          </w:rPr>
          <w:delText>&lt;az</w:delText>
        </w:r>
      </w:del>
      <w:ins w:id="8881" w:author="Steven LaBelle" w:date="2018-08-21T12:33:00Z">
        <w:del w:id="8882" w:author="Steven" w:date="2022-04-01T17:23:00Z">
          <w:r w:rsidR="00091C5B" w:rsidRPr="00BE5A55" w:rsidDel="007C576C">
            <w:rPr>
              <w:szCs w:val="20"/>
              <w:rPrChange w:id="8883" w:author="Steven" w:date="2022-04-18T14:11:00Z">
                <w:rPr>
                  <w:rFonts w:ascii="Courier New" w:hAnsi="Courier New" w:cs="Courier New"/>
                  <w:color w:val="0000FF"/>
                  <w:sz w:val="20"/>
                  <w:szCs w:val="20"/>
                </w:rPr>
              </w:rPrChange>
            </w:rPr>
            <w:delText>i</w:delText>
          </w:r>
        </w:del>
      </w:ins>
      <w:del w:id="8884" w:author="Steven" w:date="2022-04-01T17:23:00Z">
        <w:r w:rsidRPr="00BE5A55" w:rsidDel="007C576C">
          <w:rPr>
            <w:szCs w:val="20"/>
            <w:rPrChange w:id="8885" w:author="Steven" w:date="2022-04-18T14:11:00Z">
              <w:rPr>
                <w:rFonts w:ascii="Courier New" w:hAnsi="Courier New" w:cs="Courier New"/>
                <w:color w:val="0000FF"/>
                <w:sz w:val="20"/>
                <w:szCs w:val="20"/>
              </w:rPr>
            </w:rPrChange>
          </w:rPr>
          <w:delText>muth_angle</w:delText>
        </w:r>
        <w:r w:rsidRPr="00BE5A55" w:rsidDel="007C576C">
          <w:rPr>
            <w:szCs w:val="20"/>
            <w:rPrChange w:id="8886" w:author="Steven" w:date="2022-04-18T14:11:00Z">
              <w:rPr>
                <w:rFonts w:ascii="Courier New" w:hAnsi="Courier New" w:cs="Courier New"/>
                <w:color w:val="000000"/>
                <w:sz w:val="20"/>
                <w:szCs w:val="20"/>
              </w:rPr>
            </w:rPrChange>
          </w:rPr>
          <w:delText xml:space="preserve"> </w:delText>
        </w:r>
        <w:r w:rsidRPr="00BE5A55" w:rsidDel="007C576C">
          <w:rPr>
            <w:szCs w:val="20"/>
            <w:rPrChange w:id="8887" w:author="Steven" w:date="2022-04-18T14:11:00Z">
              <w:rPr>
                <w:rFonts w:ascii="Courier New" w:hAnsi="Courier New" w:cs="Courier New"/>
                <w:color w:val="FF0000"/>
                <w:sz w:val="20"/>
                <w:szCs w:val="20"/>
              </w:rPr>
            </w:rPrChange>
          </w:rPr>
          <w:delText>type</w:delText>
        </w:r>
        <w:r w:rsidRPr="00BE5A55" w:rsidDel="007C576C">
          <w:rPr>
            <w:szCs w:val="20"/>
            <w:rPrChange w:id="8888" w:author="Steven" w:date="2022-04-18T14:11:00Z">
              <w:rPr>
                <w:rFonts w:ascii="Courier New" w:hAnsi="Courier New" w:cs="Courier New"/>
                <w:color w:val="000000"/>
                <w:sz w:val="20"/>
                <w:szCs w:val="20"/>
              </w:rPr>
            </w:rPrChange>
          </w:rPr>
          <w:delText>=</w:delText>
        </w:r>
        <w:r w:rsidRPr="00BE5A55" w:rsidDel="007C576C">
          <w:rPr>
            <w:szCs w:val="20"/>
            <w:rPrChange w:id="8889" w:author="Steven" w:date="2022-04-18T14:11:00Z">
              <w:rPr>
                <w:rFonts w:ascii="Courier New" w:hAnsi="Courier New" w:cs="Courier New"/>
                <w:b/>
                <w:bCs/>
                <w:color w:val="8000FF"/>
                <w:sz w:val="20"/>
                <w:szCs w:val="20"/>
              </w:rPr>
            </w:rPrChange>
          </w:rPr>
          <w:delText>"az</w:delText>
        </w:r>
      </w:del>
      <w:ins w:id="8890" w:author="Steven LaBelle" w:date="2018-08-21T12:33:00Z">
        <w:del w:id="8891" w:author="Steven" w:date="2022-04-01T17:23:00Z">
          <w:r w:rsidR="00091C5B" w:rsidRPr="00BE5A55" w:rsidDel="007C576C">
            <w:rPr>
              <w:szCs w:val="20"/>
              <w:rPrChange w:id="8892" w:author="Steven" w:date="2022-04-18T14:11:00Z">
                <w:rPr>
                  <w:rFonts w:ascii="Courier New" w:hAnsi="Courier New" w:cs="Courier New"/>
                  <w:b/>
                  <w:bCs/>
                  <w:color w:val="8000FF"/>
                  <w:sz w:val="20"/>
                  <w:szCs w:val="20"/>
                </w:rPr>
              </w:rPrChange>
            </w:rPr>
            <w:delText>i</w:delText>
          </w:r>
        </w:del>
      </w:ins>
      <w:del w:id="8893" w:author="Steven" w:date="2022-04-01T17:23:00Z">
        <w:r w:rsidRPr="00BE5A55" w:rsidDel="007C576C">
          <w:rPr>
            <w:szCs w:val="20"/>
            <w:rPrChange w:id="8894" w:author="Steven" w:date="2022-04-18T14:11:00Z">
              <w:rPr>
                <w:rFonts w:ascii="Courier New" w:hAnsi="Courier New" w:cs="Courier New"/>
                <w:b/>
                <w:bCs/>
                <w:color w:val="8000FF"/>
                <w:sz w:val="20"/>
                <w:szCs w:val="20"/>
              </w:rPr>
            </w:rPrChange>
          </w:rPr>
          <w:delText>muth_angle_probability_distribution"</w:delText>
        </w:r>
        <w:r w:rsidRPr="00BE5A55" w:rsidDel="007C576C">
          <w:rPr>
            <w:szCs w:val="20"/>
            <w:rPrChange w:id="8895" w:author="Steven" w:date="2022-04-18T14:11:00Z">
              <w:rPr>
                <w:rFonts w:ascii="Courier New" w:hAnsi="Courier New" w:cs="Courier New"/>
                <w:color w:val="0000FF"/>
                <w:sz w:val="20"/>
                <w:szCs w:val="20"/>
              </w:rPr>
            </w:rPrChange>
          </w:rPr>
          <w:delText>&gt;</w:delText>
        </w:r>
      </w:del>
    </w:p>
    <w:p w14:paraId="3B927548" w14:textId="2180A151" w:rsidR="00F33D37" w:rsidRPr="00BE5A55" w:rsidDel="007C576C" w:rsidRDefault="00F33D37">
      <w:pPr>
        <w:pStyle w:val="Code0"/>
        <w:ind w:left="1080"/>
        <w:rPr>
          <w:del w:id="8896" w:author="Steven" w:date="2022-04-01T17:23:00Z"/>
          <w:szCs w:val="20"/>
          <w:rPrChange w:id="8897" w:author="Steven" w:date="2022-04-18T14:11:00Z">
            <w:rPr>
              <w:del w:id="8898" w:author="Steven" w:date="2022-04-01T17:23:00Z"/>
              <w:rFonts w:ascii="Courier New" w:hAnsi="Courier New" w:cs="Courier New"/>
              <w:b/>
              <w:bCs/>
              <w:color w:val="000000"/>
              <w:sz w:val="20"/>
              <w:szCs w:val="20"/>
            </w:rPr>
          </w:rPrChange>
        </w:rPr>
        <w:pPrChange w:id="8899" w:author="Steven" w:date="2022-04-01T17:14:00Z">
          <w:pPr>
            <w:shd w:val="clear" w:color="auto" w:fill="FFFFFF"/>
            <w:jc w:val="left"/>
          </w:pPr>
        </w:pPrChange>
      </w:pPr>
      <w:del w:id="8900" w:author="Steven" w:date="2022-04-01T17:13:00Z">
        <w:r w:rsidRPr="00BE5A55" w:rsidDel="0055143B">
          <w:rPr>
            <w:szCs w:val="20"/>
            <w:rPrChange w:id="8901" w:author="Steven" w:date="2022-04-18T14:11:00Z">
              <w:rPr>
                <w:rFonts w:ascii="Courier New" w:hAnsi="Courier New" w:cs="Courier New"/>
                <w:b/>
                <w:bCs/>
                <w:color w:val="000000"/>
                <w:sz w:val="20"/>
                <w:szCs w:val="20"/>
              </w:rPr>
            </w:rPrChange>
          </w:rPr>
          <w:delText xml:space="preserve">        </w:delText>
        </w:r>
      </w:del>
      <w:del w:id="8902" w:author="Steven" w:date="2022-04-01T17:23:00Z">
        <w:r w:rsidRPr="00BE5A55" w:rsidDel="007C576C">
          <w:rPr>
            <w:szCs w:val="20"/>
            <w:rPrChange w:id="8903" w:author="Steven" w:date="2022-04-18T14:11:00Z">
              <w:rPr>
                <w:rFonts w:ascii="Courier New" w:hAnsi="Courier New" w:cs="Courier New"/>
                <w:color w:val="0000FF"/>
                <w:sz w:val="20"/>
                <w:szCs w:val="20"/>
              </w:rPr>
            </w:rPrChange>
          </w:rPr>
          <w:delText>&lt;angle</w:delText>
        </w:r>
        <w:r w:rsidRPr="00BE5A55" w:rsidDel="007C576C">
          <w:rPr>
            <w:szCs w:val="20"/>
            <w:rPrChange w:id="8904" w:author="Steven" w:date="2022-04-18T14:11:00Z">
              <w:rPr>
                <w:rFonts w:ascii="Courier New" w:hAnsi="Courier New" w:cs="Courier New"/>
                <w:color w:val="000000"/>
                <w:sz w:val="20"/>
                <w:szCs w:val="20"/>
              </w:rPr>
            </w:rPrChange>
          </w:rPr>
          <w:delText xml:space="preserve"> </w:delText>
        </w:r>
        <w:r w:rsidRPr="00BE5A55" w:rsidDel="007C576C">
          <w:rPr>
            <w:szCs w:val="20"/>
            <w:rPrChange w:id="8905" w:author="Steven" w:date="2022-04-18T14:11:00Z">
              <w:rPr>
                <w:rFonts w:ascii="Courier New" w:hAnsi="Courier New" w:cs="Courier New"/>
                <w:color w:val="FF0000"/>
                <w:sz w:val="20"/>
                <w:szCs w:val="20"/>
              </w:rPr>
            </w:rPrChange>
          </w:rPr>
          <w:delText>type</w:delText>
        </w:r>
        <w:r w:rsidRPr="00BE5A55" w:rsidDel="007C576C">
          <w:rPr>
            <w:szCs w:val="20"/>
            <w:rPrChange w:id="8906" w:author="Steven" w:date="2022-04-18T14:11:00Z">
              <w:rPr>
                <w:rFonts w:ascii="Courier New" w:hAnsi="Courier New" w:cs="Courier New"/>
                <w:color w:val="000000"/>
                <w:sz w:val="20"/>
                <w:szCs w:val="20"/>
              </w:rPr>
            </w:rPrChange>
          </w:rPr>
          <w:delText>=</w:delText>
        </w:r>
        <w:r w:rsidRPr="00BE5A55" w:rsidDel="007C576C">
          <w:rPr>
            <w:szCs w:val="20"/>
            <w:rPrChange w:id="8907" w:author="Steven" w:date="2022-04-18T14:11:00Z">
              <w:rPr>
                <w:rFonts w:ascii="Courier New" w:hAnsi="Courier New" w:cs="Courier New"/>
                <w:b/>
                <w:bCs/>
                <w:color w:val="8000FF"/>
                <w:sz w:val="20"/>
                <w:szCs w:val="20"/>
              </w:rPr>
            </w:rPrChange>
          </w:rPr>
          <w:delText>"uniform_distribution"</w:delText>
        </w:r>
        <w:r w:rsidRPr="00BE5A55" w:rsidDel="007C576C">
          <w:rPr>
            <w:szCs w:val="20"/>
            <w:rPrChange w:id="8908" w:author="Steven" w:date="2022-04-18T14:11:00Z">
              <w:rPr>
                <w:rFonts w:ascii="Courier New" w:hAnsi="Courier New" w:cs="Courier New"/>
                <w:color w:val="0000FF"/>
                <w:sz w:val="20"/>
                <w:szCs w:val="20"/>
              </w:rPr>
            </w:rPrChange>
          </w:rPr>
          <w:delText>&gt;</w:delText>
        </w:r>
      </w:del>
    </w:p>
    <w:p w14:paraId="7CAA1D46" w14:textId="5EE79582" w:rsidR="00F33D37" w:rsidRPr="00BE5A55" w:rsidDel="007C576C" w:rsidRDefault="00F33D37">
      <w:pPr>
        <w:pStyle w:val="Code0"/>
        <w:ind w:left="720" w:firstLine="720"/>
        <w:rPr>
          <w:del w:id="8909" w:author="Steven" w:date="2022-04-01T17:23:00Z"/>
          <w:szCs w:val="20"/>
          <w:rPrChange w:id="8910" w:author="Steven" w:date="2022-04-18T14:11:00Z">
            <w:rPr>
              <w:del w:id="8911" w:author="Steven" w:date="2022-04-01T17:23:00Z"/>
              <w:rFonts w:ascii="Courier New" w:hAnsi="Courier New" w:cs="Courier New"/>
              <w:b/>
              <w:bCs/>
              <w:color w:val="000000"/>
              <w:sz w:val="20"/>
              <w:szCs w:val="20"/>
            </w:rPr>
          </w:rPrChange>
        </w:rPr>
        <w:pPrChange w:id="8912" w:author="Steven" w:date="2022-04-01T17:14:00Z">
          <w:pPr>
            <w:shd w:val="clear" w:color="auto" w:fill="FFFFFF"/>
            <w:jc w:val="left"/>
          </w:pPr>
        </w:pPrChange>
      </w:pPr>
      <w:del w:id="8913" w:author="Steven" w:date="2022-04-01T17:14:00Z">
        <w:r w:rsidRPr="00BE5A55" w:rsidDel="0055143B">
          <w:rPr>
            <w:szCs w:val="20"/>
            <w:rPrChange w:id="8914" w:author="Steven" w:date="2022-04-18T14:11:00Z">
              <w:rPr>
                <w:rFonts w:ascii="Courier New" w:hAnsi="Courier New" w:cs="Courier New"/>
                <w:b/>
                <w:bCs/>
                <w:color w:val="000000"/>
                <w:sz w:val="20"/>
                <w:szCs w:val="20"/>
              </w:rPr>
            </w:rPrChange>
          </w:rPr>
          <w:delText xml:space="preserve">            </w:delText>
        </w:r>
      </w:del>
      <w:del w:id="8915" w:author="Steven" w:date="2022-04-01T17:23:00Z">
        <w:r w:rsidRPr="00BE5A55" w:rsidDel="007C576C">
          <w:rPr>
            <w:szCs w:val="20"/>
            <w:rPrChange w:id="8916" w:author="Steven" w:date="2022-04-18T14:11:00Z">
              <w:rPr>
                <w:rFonts w:ascii="Courier New" w:hAnsi="Courier New" w:cs="Courier New"/>
                <w:color w:val="0000FF"/>
                <w:sz w:val="20"/>
                <w:szCs w:val="20"/>
              </w:rPr>
            </w:rPrChange>
          </w:rPr>
          <w:delText>&lt;a&gt;</w:delText>
        </w:r>
        <w:r w:rsidRPr="00BE5A55" w:rsidDel="007C576C">
          <w:rPr>
            <w:szCs w:val="20"/>
            <w:rPrChange w:id="8917" w:author="Steven" w:date="2022-04-18T14:11:00Z">
              <w:rPr>
                <w:rFonts w:ascii="Courier New" w:hAnsi="Courier New" w:cs="Courier New"/>
                <w:b/>
                <w:bCs/>
                <w:color w:val="000000"/>
                <w:sz w:val="20"/>
                <w:szCs w:val="20"/>
              </w:rPr>
            </w:rPrChange>
          </w:rPr>
          <w:delText>0</w:delText>
        </w:r>
        <w:r w:rsidRPr="00BE5A55" w:rsidDel="007C576C">
          <w:rPr>
            <w:szCs w:val="20"/>
            <w:rPrChange w:id="8918" w:author="Steven" w:date="2022-04-18T14:11:00Z">
              <w:rPr>
                <w:rFonts w:ascii="Courier New" w:hAnsi="Courier New" w:cs="Courier New"/>
                <w:color w:val="0000FF"/>
                <w:sz w:val="20"/>
                <w:szCs w:val="20"/>
              </w:rPr>
            </w:rPrChange>
          </w:rPr>
          <w:delText>&lt;/a&gt;</w:delText>
        </w:r>
      </w:del>
    </w:p>
    <w:p w14:paraId="253209A2" w14:textId="13E42DD8" w:rsidR="00F33D37" w:rsidRPr="00BE5A55" w:rsidDel="007C576C" w:rsidRDefault="00F33D37">
      <w:pPr>
        <w:pStyle w:val="Code0"/>
        <w:ind w:left="720" w:firstLine="720"/>
        <w:rPr>
          <w:del w:id="8919" w:author="Steven" w:date="2022-04-01T17:23:00Z"/>
          <w:szCs w:val="20"/>
          <w:rPrChange w:id="8920" w:author="Steven" w:date="2022-04-18T14:11:00Z">
            <w:rPr>
              <w:del w:id="8921" w:author="Steven" w:date="2022-04-01T17:23:00Z"/>
              <w:rFonts w:ascii="Courier New" w:hAnsi="Courier New" w:cs="Courier New"/>
              <w:b/>
              <w:bCs/>
              <w:color w:val="000000"/>
              <w:sz w:val="20"/>
              <w:szCs w:val="20"/>
            </w:rPr>
          </w:rPrChange>
        </w:rPr>
        <w:pPrChange w:id="8922" w:author="Steven" w:date="2022-04-01T17:14:00Z">
          <w:pPr>
            <w:shd w:val="clear" w:color="auto" w:fill="FFFFFF"/>
            <w:jc w:val="left"/>
          </w:pPr>
        </w:pPrChange>
      </w:pPr>
      <w:del w:id="8923" w:author="Steven" w:date="2022-04-01T17:14:00Z">
        <w:r w:rsidRPr="00BE5A55" w:rsidDel="0055143B">
          <w:rPr>
            <w:szCs w:val="20"/>
            <w:rPrChange w:id="8924" w:author="Steven" w:date="2022-04-18T14:11:00Z">
              <w:rPr>
                <w:rFonts w:ascii="Courier New" w:hAnsi="Courier New" w:cs="Courier New"/>
                <w:b/>
                <w:bCs/>
                <w:color w:val="000000"/>
                <w:sz w:val="20"/>
                <w:szCs w:val="20"/>
              </w:rPr>
            </w:rPrChange>
          </w:rPr>
          <w:delText xml:space="preserve">            </w:delText>
        </w:r>
      </w:del>
      <w:del w:id="8925" w:author="Steven" w:date="2022-04-01T17:23:00Z">
        <w:r w:rsidRPr="00BE5A55" w:rsidDel="007C576C">
          <w:rPr>
            <w:szCs w:val="20"/>
            <w:rPrChange w:id="8926" w:author="Steven" w:date="2022-04-18T14:11:00Z">
              <w:rPr>
                <w:rFonts w:ascii="Courier New" w:hAnsi="Courier New" w:cs="Courier New"/>
                <w:color w:val="0000FF"/>
                <w:sz w:val="20"/>
                <w:szCs w:val="20"/>
              </w:rPr>
            </w:rPrChange>
          </w:rPr>
          <w:delText>&lt;b&gt;</w:delText>
        </w:r>
        <w:r w:rsidRPr="00BE5A55" w:rsidDel="007C576C">
          <w:rPr>
            <w:szCs w:val="20"/>
            <w:rPrChange w:id="8927" w:author="Steven" w:date="2022-04-18T14:11:00Z">
              <w:rPr>
                <w:rFonts w:ascii="Courier New" w:hAnsi="Courier New" w:cs="Courier New"/>
                <w:b/>
                <w:bCs/>
                <w:color w:val="000000"/>
                <w:sz w:val="20"/>
                <w:szCs w:val="20"/>
              </w:rPr>
            </w:rPrChange>
          </w:rPr>
          <w:delText>6.2831</w:delText>
        </w:r>
        <w:r w:rsidRPr="00BE5A55" w:rsidDel="007C576C">
          <w:rPr>
            <w:szCs w:val="20"/>
            <w:rPrChange w:id="8928" w:author="Steven" w:date="2022-04-18T14:11:00Z">
              <w:rPr>
                <w:rFonts w:ascii="Courier New" w:hAnsi="Courier New" w:cs="Courier New"/>
                <w:color w:val="0000FF"/>
                <w:sz w:val="20"/>
                <w:szCs w:val="20"/>
              </w:rPr>
            </w:rPrChange>
          </w:rPr>
          <w:delText>&lt;/b&gt;</w:delText>
        </w:r>
      </w:del>
    </w:p>
    <w:p w14:paraId="0BA8416E" w14:textId="4D58108A" w:rsidR="00F33D37" w:rsidRPr="00BE5A55" w:rsidDel="007C576C" w:rsidRDefault="00F33D37">
      <w:pPr>
        <w:pStyle w:val="Code0"/>
        <w:ind w:left="720" w:firstLine="720"/>
        <w:rPr>
          <w:del w:id="8929" w:author="Steven" w:date="2022-04-01T17:23:00Z"/>
          <w:szCs w:val="20"/>
          <w:rPrChange w:id="8930" w:author="Steven" w:date="2022-04-18T14:11:00Z">
            <w:rPr>
              <w:del w:id="8931" w:author="Steven" w:date="2022-04-01T17:23:00Z"/>
              <w:rFonts w:ascii="Courier New" w:hAnsi="Courier New" w:cs="Courier New"/>
              <w:b/>
              <w:bCs/>
              <w:color w:val="000000"/>
              <w:sz w:val="20"/>
              <w:szCs w:val="20"/>
            </w:rPr>
          </w:rPrChange>
        </w:rPr>
        <w:pPrChange w:id="8932" w:author="Steven" w:date="2022-04-01T17:14:00Z">
          <w:pPr>
            <w:shd w:val="clear" w:color="auto" w:fill="FFFFFF"/>
            <w:jc w:val="left"/>
          </w:pPr>
        </w:pPrChange>
      </w:pPr>
      <w:del w:id="8933" w:author="Steven" w:date="2022-04-01T17:14:00Z">
        <w:r w:rsidRPr="00BE5A55" w:rsidDel="0055143B">
          <w:rPr>
            <w:szCs w:val="20"/>
            <w:rPrChange w:id="8934" w:author="Steven" w:date="2022-04-18T14:11:00Z">
              <w:rPr>
                <w:rFonts w:ascii="Courier New" w:hAnsi="Courier New" w:cs="Courier New"/>
                <w:b/>
                <w:bCs/>
                <w:color w:val="000000"/>
                <w:sz w:val="20"/>
                <w:szCs w:val="20"/>
              </w:rPr>
            </w:rPrChange>
          </w:rPr>
          <w:delText xml:space="preserve">            </w:delText>
        </w:r>
      </w:del>
      <w:del w:id="8935" w:author="Steven" w:date="2022-04-01T17:23:00Z">
        <w:r w:rsidRPr="00BE5A55" w:rsidDel="007C576C">
          <w:rPr>
            <w:szCs w:val="20"/>
            <w:rPrChange w:id="8936" w:author="Steven" w:date="2022-04-18T14:11:00Z">
              <w:rPr>
                <w:rFonts w:ascii="Courier New" w:hAnsi="Courier New" w:cs="Courier New"/>
                <w:color w:val="0000FF"/>
                <w:sz w:val="20"/>
                <w:szCs w:val="20"/>
              </w:rPr>
            </w:rPrChange>
          </w:rPr>
          <w:delText>&lt;time_clamped&gt;</w:delText>
        </w:r>
        <w:r w:rsidRPr="00BE5A55" w:rsidDel="007C576C">
          <w:rPr>
            <w:szCs w:val="20"/>
            <w:rPrChange w:id="8937" w:author="Steven" w:date="2022-04-18T14:11:00Z">
              <w:rPr>
                <w:rFonts w:ascii="Courier New" w:hAnsi="Courier New" w:cs="Courier New"/>
                <w:b/>
                <w:bCs/>
                <w:color w:val="000000"/>
                <w:sz w:val="20"/>
                <w:szCs w:val="20"/>
              </w:rPr>
            </w:rPrChange>
          </w:rPr>
          <w:delText>0</w:delText>
        </w:r>
        <w:r w:rsidRPr="00BE5A55" w:rsidDel="007C576C">
          <w:rPr>
            <w:szCs w:val="20"/>
            <w:rPrChange w:id="8938" w:author="Steven" w:date="2022-04-18T14:11:00Z">
              <w:rPr>
                <w:rFonts w:ascii="Courier New" w:hAnsi="Courier New" w:cs="Courier New"/>
                <w:color w:val="0000FF"/>
                <w:sz w:val="20"/>
                <w:szCs w:val="20"/>
              </w:rPr>
            </w:rPrChange>
          </w:rPr>
          <w:delText>&lt;/time_clamped&gt;</w:delText>
        </w:r>
      </w:del>
    </w:p>
    <w:p w14:paraId="50E2C791" w14:textId="1E1F7FFA" w:rsidR="00F33D37" w:rsidRPr="00BE5A55" w:rsidDel="007C576C" w:rsidRDefault="00F33D37">
      <w:pPr>
        <w:pStyle w:val="Code0"/>
        <w:ind w:left="720" w:firstLine="360"/>
        <w:rPr>
          <w:del w:id="8939" w:author="Steven" w:date="2022-04-01T17:23:00Z"/>
          <w:szCs w:val="20"/>
          <w:rPrChange w:id="8940" w:author="Steven" w:date="2022-04-18T14:11:00Z">
            <w:rPr>
              <w:del w:id="8941" w:author="Steven" w:date="2022-04-01T17:23:00Z"/>
              <w:rFonts w:ascii="Courier New" w:hAnsi="Courier New" w:cs="Courier New"/>
              <w:b/>
              <w:bCs/>
              <w:color w:val="000000"/>
              <w:sz w:val="20"/>
              <w:szCs w:val="20"/>
            </w:rPr>
          </w:rPrChange>
        </w:rPr>
        <w:pPrChange w:id="8942" w:author="Steven" w:date="2022-04-01T17:14:00Z">
          <w:pPr>
            <w:shd w:val="clear" w:color="auto" w:fill="FFFFFF"/>
            <w:jc w:val="left"/>
          </w:pPr>
        </w:pPrChange>
      </w:pPr>
      <w:del w:id="8943" w:author="Steven" w:date="2022-04-01T17:14:00Z">
        <w:r w:rsidRPr="00BE5A55" w:rsidDel="0055143B">
          <w:rPr>
            <w:szCs w:val="20"/>
            <w:rPrChange w:id="8944" w:author="Steven" w:date="2022-04-18T14:11:00Z">
              <w:rPr>
                <w:rFonts w:ascii="Courier New" w:hAnsi="Courier New" w:cs="Courier New"/>
                <w:b/>
                <w:bCs/>
                <w:color w:val="000000"/>
                <w:sz w:val="20"/>
                <w:szCs w:val="20"/>
              </w:rPr>
            </w:rPrChange>
          </w:rPr>
          <w:delText xml:space="preserve">        </w:delText>
        </w:r>
      </w:del>
      <w:del w:id="8945" w:author="Steven" w:date="2022-04-01T17:23:00Z">
        <w:r w:rsidRPr="00BE5A55" w:rsidDel="007C576C">
          <w:rPr>
            <w:szCs w:val="20"/>
            <w:rPrChange w:id="8946" w:author="Steven" w:date="2022-04-18T14:11:00Z">
              <w:rPr>
                <w:rFonts w:ascii="Courier New" w:hAnsi="Courier New" w:cs="Courier New"/>
                <w:color w:val="0000FF"/>
                <w:sz w:val="20"/>
                <w:szCs w:val="20"/>
              </w:rPr>
            </w:rPrChange>
          </w:rPr>
          <w:delText>&lt;/angle&gt;</w:delText>
        </w:r>
      </w:del>
    </w:p>
    <w:p w14:paraId="270EDEC4" w14:textId="714F8294" w:rsidR="00F33D37" w:rsidRPr="00BE5A55" w:rsidDel="007C576C" w:rsidRDefault="00F33D37">
      <w:pPr>
        <w:pStyle w:val="Code0"/>
        <w:ind w:firstLine="360"/>
        <w:rPr>
          <w:del w:id="8947" w:author="Steven" w:date="2022-04-01T17:23:00Z"/>
          <w:szCs w:val="20"/>
          <w:rPrChange w:id="8948" w:author="Steven" w:date="2022-04-18T14:11:00Z">
            <w:rPr>
              <w:del w:id="8949" w:author="Steven" w:date="2022-04-01T17:23:00Z"/>
              <w:rFonts w:ascii="Courier New" w:hAnsi="Courier New" w:cs="Courier New"/>
              <w:b/>
              <w:bCs/>
              <w:color w:val="000000"/>
              <w:sz w:val="20"/>
              <w:szCs w:val="20"/>
            </w:rPr>
          </w:rPrChange>
        </w:rPr>
        <w:pPrChange w:id="8950" w:author="Steven" w:date="2022-04-01T17:14:00Z">
          <w:pPr>
            <w:shd w:val="clear" w:color="auto" w:fill="FFFFFF"/>
            <w:jc w:val="left"/>
          </w:pPr>
        </w:pPrChange>
      </w:pPr>
      <w:del w:id="8951" w:author="Steven" w:date="2022-04-01T17:14:00Z">
        <w:r w:rsidRPr="00BE5A55" w:rsidDel="0055143B">
          <w:rPr>
            <w:szCs w:val="20"/>
            <w:rPrChange w:id="8952" w:author="Steven" w:date="2022-04-18T14:11:00Z">
              <w:rPr>
                <w:rFonts w:ascii="Courier New" w:hAnsi="Courier New" w:cs="Courier New"/>
                <w:b/>
                <w:bCs/>
                <w:color w:val="000000"/>
                <w:sz w:val="20"/>
                <w:szCs w:val="20"/>
              </w:rPr>
            </w:rPrChange>
          </w:rPr>
          <w:delText xml:space="preserve">    </w:delText>
        </w:r>
      </w:del>
      <w:del w:id="8953" w:author="Steven" w:date="2022-04-01T17:23:00Z">
        <w:r w:rsidRPr="00BE5A55" w:rsidDel="007C576C">
          <w:rPr>
            <w:szCs w:val="20"/>
            <w:rPrChange w:id="8954" w:author="Steven" w:date="2022-04-18T14:11:00Z">
              <w:rPr>
                <w:rFonts w:ascii="Courier New" w:hAnsi="Courier New" w:cs="Courier New"/>
                <w:color w:val="0000FF"/>
                <w:sz w:val="20"/>
                <w:szCs w:val="20"/>
              </w:rPr>
            </w:rPrChange>
          </w:rPr>
          <w:delText>&lt;/az</w:delText>
        </w:r>
      </w:del>
      <w:ins w:id="8955" w:author="mp4" w:date="2018-08-24T14:19:00Z">
        <w:del w:id="8956" w:author="Steven" w:date="2022-04-01T17:23:00Z">
          <w:r w:rsidR="007E5477" w:rsidRPr="00BE5A55" w:rsidDel="007C576C">
            <w:rPr>
              <w:szCs w:val="20"/>
              <w:rPrChange w:id="8957" w:author="Steven" w:date="2022-04-18T14:11:00Z">
                <w:rPr>
                  <w:rFonts w:ascii="Courier New" w:hAnsi="Courier New" w:cs="Courier New"/>
                  <w:color w:val="0000FF"/>
                  <w:sz w:val="20"/>
                  <w:szCs w:val="20"/>
                </w:rPr>
              </w:rPrChange>
            </w:rPr>
            <w:delText>i</w:delText>
          </w:r>
        </w:del>
      </w:ins>
      <w:del w:id="8958" w:author="Steven" w:date="2022-04-01T17:23:00Z">
        <w:r w:rsidRPr="00BE5A55" w:rsidDel="007C576C">
          <w:rPr>
            <w:szCs w:val="20"/>
            <w:rPrChange w:id="8959" w:author="Steven" w:date="2022-04-18T14:11:00Z">
              <w:rPr>
                <w:rFonts w:ascii="Courier New" w:hAnsi="Courier New" w:cs="Courier New"/>
                <w:color w:val="0000FF"/>
                <w:sz w:val="20"/>
                <w:szCs w:val="20"/>
              </w:rPr>
            </w:rPrChange>
          </w:rPr>
          <w:delText>muth_angle&gt;</w:delText>
        </w:r>
      </w:del>
    </w:p>
    <w:p w14:paraId="0084DDEC" w14:textId="7307FB04" w:rsidR="00F33D37" w:rsidRPr="00BE5A55" w:rsidDel="007C576C" w:rsidRDefault="00F33D37">
      <w:pPr>
        <w:pStyle w:val="Code0"/>
        <w:ind w:firstLine="360"/>
        <w:rPr>
          <w:del w:id="8960" w:author="Steven" w:date="2022-04-01T17:23:00Z"/>
          <w:szCs w:val="20"/>
          <w:rPrChange w:id="8961" w:author="Steven" w:date="2022-04-18T14:11:00Z">
            <w:rPr>
              <w:del w:id="8962" w:author="Steven" w:date="2022-04-01T17:23:00Z"/>
              <w:rFonts w:ascii="Courier New" w:hAnsi="Courier New" w:cs="Courier New"/>
              <w:b/>
              <w:bCs/>
              <w:color w:val="000000"/>
              <w:sz w:val="20"/>
              <w:szCs w:val="20"/>
            </w:rPr>
          </w:rPrChange>
        </w:rPr>
        <w:pPrChange w:id="8963" w:author="Steven" w:date="2022-04-01T17:14:00Z">
          <w:pPr>
            <w:shd w:val="clear" w:color="auto" w:fill="FFFFFF"/>
            <w:jc w:val="left"/>
          </w:pPr>
        </w:pPrChange>
      </w:pPr>
      <w:del w:id="8964" w:author="Steven" w:date="2022-04-01T17:14:00Z">
        <w:r w:rsidRPr="00BE5A55" w:rsidDel="0055143B">
          <w:rPr>
            <w:szCs w:val="20"/>
            <w:rPrChange w:id="8965" w:author="Steven" w:date="2022-04-18T14:11:00Z">
              <w:rPr>
                <w:rFonts w:ascii="Courier New" w:hAnsi="Courier New" w:cs="Courier New"/>
                <w:b/>
                <w:bCs/>
                <w:color w:val="000000"/>
                <w:sz w:val="20"/>
                <w:szCs w:val="20"/>
              </w:rPr>
            </w:rPrChange>
          </w:rPr>
          <w:delText xml:space="preserve">    </w:delText>
        </w:r>
      </w:del>
      <w:del w:id="8966" w:author="Steven" w:date="2022-04-01T17:23:00Z">
        <w:r w:rsidRPr="00BE5A55" w:rsidDel="007C576C">
          <w:rPr>
            <w:szCs w:val="20"/>
            <w:rPrChange w:id="8967" w:author="Steven" w:date="2022-04-18T14:11:00Z">
              <w:rPr>
                <w:rFonts w:ascii="Courier New" w:hAnsi="Courier New" w:cs="Courier New"/>
                <w:color w:val="0000FF"/>
                <w:sz w:val="20"/>
                <w:szCs w:val="20"/>
              </w:rPr>
            </w:rPrChange>
          </w:rPr>
          <w:delText>&lt;zenith_angle</w:delText>
        </w:r>
        <w:r w:rsidRPr="00BE5A55" w:rsidDel="007C576C">
          <w:rPr>
            <w:szCs w:val="20"/>
            <w:rPrChange w:id="8968" w:author="Steven" w:date="2022-04-18T14:11:00Z">
              <w:rPr>
                <w:rFonts w:ascii="Courier New" w:hAnsi="Courier New" w:cs="Courier New"/>
                <w:color w:val="000000"/>
                <w:sz w:val="20"/>
                <w:szCs w:val="20"/>
              </w:rPr>
            </w:rPrChange>
          </w:rPr>
          <w:delText xml:space="preserve"> </w:delText>
        </w:r>
        <w:r w:rsidRPr="00BE5A55" w:rsidDel="007C576C">
          <w:rPr>
            <w:szCs w:val="20"/>
            <w:rPrChange w:id="8969" w:author="Steven" w:date="2022-04-18T14:11:00Z">
              <w:rPr>
                <w:rFonts w:ascii="Courier New" w:hAnsi="Courier New" w:cs="Courier New"/>
                <w:color w:val="FF0000"/>
                <w:sz w:val="20"/>
                <w:szCs w:val="20"/>
              </w:rPr>
            </w:rPrChange>
          </w:rPr>
          <w:delText>type</w:delText>
        </w:r>
        <w:r w:rsidRPr="00BE5A55" w:rsidDel="007C576C">
          <w:rPr>
            <w:szCs w:val="20"/>
            <w:rPrChange w:id="8970" w:author="Steven" w:date="2022-04-18T14:11:00Z">
              <w:rPr>
                <w:rFonts w:ascii="Courier New" w:hAnsi="Courier New" w:cs="Courier New"/>
                <w:color w:val="000000"/>
                <w:sz w:val="20"/>
                <w:szCs w:val="20"/>
              </w:rPr>
            </w:rPrChange>
          </w:rPr>
          <w:delText>=</w:delText>
        </w:r>
        <w:r w:rsidRPr="00BE5A55" w:rsidDel="007C576C">
          <w:rPr>
            <w:szCs w:val="20"/>
            <w:rPrChange w:id="8971" w:author="Steven" w:date="2022-04-18T14:11:00Z">
              <w:rPr>
                <w:rFonts w:ascii="Courier New" w:hAnsi="Courier New" w:cs="Courier New"/>
                <w:b/>
                <w:bCs/>
                <w:color w:val="8000FF"/>
                <w:sz w:val="20"/>
                <w:szCs w:val="20"/>
              </w:rPr>
            </w:rPrChange>
          </w:rPr>
          <w:delText>"zenith_angle_probability_distribution"</w:delText>
        </w:r>
        <w:r w:rsidRPr="00BE5A55" w:rsidDel="007C576C">
          <w:rPr>
            <w:szCs w:val="20"/>
            <w:rPrChange w:id="8972" w:author="Steven" w:date="2022-04-18T14:11:00Z">
              <w:rPr>
                <w:rFonts w:ascii="Courier New" w:hAnsi="Courier New" w:cs="Courier New"/>
                <w:color w:val="0000FF"/>
                <w:sz w:val="20"/>
                <w:szCs w:val="20"/>
              </w:rPr>
            </w:rPrChange>
          </w:rPr>
          <w:delText>&gt;</w:delText>
        </w:r>
      </w:del>
    </w:p>
    <w:p w14:paraId="04425C9D" w14:textId="3661F3EE" w:rsidR="00F33D37" w:rsidRPr="00BE5A55" w:rsidDel="007C576C" w:rsidRDefault="00F33D37">
      <w:pPr>
        <w:pStyle w:val="Code0"/>
        <w:ind w:left="1080"/>
        <w:rPr>
          <w:del w:id="8973" w:author="Steven" w:date="2022-04-01T17:23:00Z"/>
          <w:szCs w:val="20"/>
          <w:rPrChange w:id="8974" w:author="Steven" w:date="2022-04-18T14:11:00Z">
            <w:rPr>
              <w:del w:id="8975" w:author="Steven" w:date="2022-04-01T17:23:00Z"/>
              <w:rFonts w:ascii="Courier New" w:hAnsi="Courier New" w:cs="Courier New"/>
              <w:b/>
              <w:bCs/>
              <w:color w:val="000000"/>
              <w:sz w:val="20"/>
              <w:szCs w:val="20"/>
            </w:rPr>
          </w:rPrChange>
        </w:rPr>
        <w:pPrChange w:id="8976" w:author="Steven" w:date="2022-04-01T17:14:00Z">
          <w:pPr>
            <w:shd w:val="clear" w:color="auto" w:fill="FFFFFF"/>
            <w:jc w:val="left"/>
          </w:pPr>
        </w:pPrChange>
      </w:pPr>
      <w:del w:id="8977" w:author="Steven" w:date="2022-04-01T17:14:00Z">
        <w:r w:rsidRPr="00BE5A55" w:rsidDel="0055143B">
          <w:rPr>
            <w:szCs w:val="20"/>
            <w:rPrChange w:id="8978" w:author="Steven" w:date="2022-04-18T14:11:00Z">
              <w:rPr>
                <w:rFonts w:ascii="Courier New" w:hAnsi="Courier New" w:cs="Courier New"/>
                <w:b/>
                <w:bCs/>
                <w:color w:val="000000"/>
                <w:sz w:val="20"/>
                <w:szCs w:val="20"/>
              </w:rPr>
            </w:rPrChange>
          </w:rPr>
          <w:delText xml:space="preserve">        </w:delText>
        </w:r>
      </w:del>
      <w:del w:id="8979" w:author="Steven" w:date="2022-04-01T17:23:00Z">
        <w:r w:rsidRPr="00BE5A55" w:rsidDel="007C576C">
          <w:rPr>
            <w:szCs w:val="20"/>
            <w:rPrChange w:id="8980" w:author="Steven" w:date="2022-04-18T14:11:00Z">
              <w:rPr>
                <w:rFonts w:ascii="Courier New" w:hAnsi="Courier New" w:cs="Courier New"/>
                <w:color w:val="0000FF"/>
                <w:sz w:val="20"/>
                <w:szCs w:val="20"/>
              </w:rPr>
            </w:rPrChange>
          </w:rPr>
          <w:delText>&lt;angle</w:delText>
        </w:r>
        <w:r w:rsidRPr="00BE5A55" w:rsidDel="007C576C">
          <w:rPr>
            <w:szCs w:val="20"/>
            <w:rPrChange w:id="8981" w:author="Steven" w:date="2022-04-18T14:11:00Z">
              <w:rPr>
                <w:rFonts w:ascii="Courier New" w:hAnsi="Courier New" w:cs="Courier New"/>
                <w:color w:val="000000"/>
                <w:sz w:val="20"/>
                <w:szCs w:val="20"/>
              </w:rPr>
            </w:rPrChange>
          </w:rPr>
          <w:delText xml:space="preserve"> </w:delText>
        </w:r>
        <w:r w:rsidRPr="00BE5A55" w:rsidDel="007C576C">
          <w:rPr>
            <w:szCs w:val="20"/>
            <w:rPrChange w:id="8982" w:author="Steven" w:date="2022-04-18T14:11:00Z">
              <w:rPr>
                <w:rFonts w:ascii="Courier New" w:hAnsi="Courier New" w:cs="Courier New"/>
                <w:color w:val="FF0000"/>
                <w:sz w:val="20"/>
                <w:szCs w:val="20"/>
              </w:rPr>
            </w:rPrChange>
          </w:rPr>
          <w:delText>type</w:delText>
        </w:r>
        <w:r w:rsidRPr="00BE5A55" w:rsidDel="007C576C">
          <w:rPr>
            <w:szCs w:val="20"/>
            <w:rPrChange w:id="8983" w:author="Steven" w:date="2022-04-18T14:11:00Z">
              <w:rPr>
                <w:rFonts w:ascii="Courier New" w:hAnsi="Courier New" w:cs="Courier New"/>
                <w:color w:val="000000"/>
                <w:sz w:val="20"/>
                <w:szCs w:val="20"/>
              </w:rPr>
            </w:rPrChange>
          </w:rPr>
          <w:delText>=</w:delText>
        </w:r>
        <w:r w:rsidRPr="00BE5A55" w:rsidDel="007C576C">
          <w:rPr>
            <w:szCs w:val="20"/>
            <w:rPrChange w:id="8984" w:author="Steven" w:date="2022-04-18T14:11:00Z">
              <w:rPr>
                <w:rFonts w:ascii="Courier New" w:hAnsi="Courier New" w:cs="Courier New"/>
                <w:b/>
                <w:bCs/>
                <w:color w:val="8000FF"/>
                <w:sz w:val="20"/>
                <w:szCs w:val="20"/>
              </w:rPr>
            </w:rPrChange>
          </w:rPr>
          <w:delText>"fixed_distribution"</w:delText>
        </w:r>
        <w:r w:rsidRPr="00BE5A55" w:rsidDel="007C576C">
          <w:rPr>
            <w:szCs w:val="20"/>
            <w:rPrChange w:id="8985" w:author="Steven" w:date="2022-04-18T14:11:00Z">
              <w:rPr>
                <w:rFonts w:ascii="Courier New" w:hAnsi="Courier New" w:cs="Courier New"/>
                <w:color w:val="0000FF"/>
                <w:sz w:val="20"/>
                <w:szCs w:val="20"/>
              </w:rPr>
            </w:rPrChange>
          </w:rPr>
          <w:delText>&gt;</w:delText>
        </w:r>
      </w:del>
    </w:p>
    <w:p w14:paraId="00E79728" w14:textId="1C5C5BCF" w:rsidR="00F33D37" w:rsidRPr="00BE5A55" w:rsidDel="007C576C" w:rsidRDefault="00F33D37">
      <w:pPr>
        <w:pStyle w:val="Code0"/>
        <w:ind w:left="720" w:firstLine="720"/>
        <w:rPr>
          <w:del w:id="8986" w:author="Steven" w:date="2022-04-01T17:23:00Z"/>
          <w:szCs w:val="20"/>
          <w:rPrChange w:id="8987" w:author="Steven" w:date="2022-04-18T14:11:00Z">
            <w:rPr>
              <w:del w:id="8988" w:author="Steven" w:date="2022-04-01T17:23:00Z"/>
              <w:rFonts w:ascii="Courier New" w:hAnsi="Courier New" w:cs="Courier New"/>
              <w:b/>
              <w:bCs/>
              <w:color w:val="000000"/>
              <w:sz w:val="20"/>
              <w:szCs w:val="20"/>
            </w:rPr>
          </w:rPrChange>
        </w:rPr>
        <w:pPrChange w:id="8989" w:author="Steven" w:date="2022-04-01T17:14:00Z">
          <w:pPr>
            <w:shd w:val="clear" w:color="auto" w:fill="FFFFFF"/>
            <w:jc w:val="left"/>
          </w:pPr>
        </w:pPrChange>
      </w:pPr>
      <w:del w:id="8990" w:author="Steven" w:date="2022-04-01T17:14:00Z">
        <w:r w:rsidRPr="00BE5A55" w:rsidDel="0055143B">
          <w:rPr>
            <w:szCs w:val="20"/>
            <w:rPrChange w:id="8991" w:author="Steven" w:date="2022-04-18T14:11:00Z">
              <w:rPr>
                <w:rFonts w:ascii="Courier New" w:hAnsi="Courier New" w:cs="Courier New"/>
                <w:b/>
                <w:bCs/>
                <w:color w:val="000000"/>
                <w:sz w:val="20"/>
                <w:szCs w:val="20"/>
              </w:rPr>
            </w:rPrChange>
          </w:rPr>
          <w:delText xml:space="preserve">            </w:delText>
        </w:r>
        <w:r w:rsidRPr="00BE5A55" w:rsidDel="0055143B">
          <w:rPr>
            <w:szCs w:val="20"/>
            <w:rPrChange w:id="8992" w:author="Steven" w:date="2022-04-18T14:11:00Z">
              <w:rPr>
                <w:rFonts w:ascii="Courier New" w:hAnsi="Courier New" w:cs="Courier New"/>
                <w:color w:val="0000FF"/>
                <w:sz w:val="20"/>
                <w:szCs w:val="20"/>
              </w:rPr>
            </w:rPrChange>
          </w:rPr>
          <w:delText>&lt;</w:delText>
        </w:r>
      </w:del>
      <w:del w:id="8993" w:author="Steven" w:date="2022-04-01T17:23:00Z">
        <w:r w:rsidRPr="00BE5A55" w:rsidDel="007C576C">
          <w:rPr>
            <w:szCs w:val="20"/>
            <w:rPrChange w:id="8994" w:author="Steven" w:date="2022-04-18T14:11:00Z">
              <w:rPr>
                <w:rFonts w:ascii="Courier New" w:hAnsi="Courier New" w:cs="Courier New"/>
                <w:color w:val="0000FF"/>
                <w:sz w:val="20"/>
                <w:szCs w:val="20"/>
              </w:rPr>
            </w:rPrChange>
          </w:rPr>
          <w:delText>value&gt;</w:delText>
        </w:r>
        <w:r w:rsidRPr="00BE5A55" w:rsidDel="007C576C">
          <w:rPr>
            <w:szCs w:val="20"/>
            <w:rPrChange w:id="8995" w:author="Steven" w:date="2022-04-18T14:11:00Z">
              <w:rPr>
                <w:rFonts w:ascii="Courier New" w:hAnsi="Courier New" w:cs="Courier New"/>
                <w:b/>
                <w:bCs/>
                <w:color w:val="000000"/>
                <w:sz w:val="20"/>
                <w:szCs w:val="20"/>
              </w:rPr>
            </w:rPrChange>
          </w:rPr>
          <w:delText>1.3</w:delText>
        </w:r>
        <w:r w:rsidRPr="00BE5A55" w:rsidDel="007C576C">
          <w:rPr>
            <w:szCs w:val="20"/>
            <w:rPrChange w:id="8996" w:author="Steven" w:date="2022-04-18T14:11:00Z">
              <w:rPr>
                <w:rFonts w:ascii="Courier New" w:hAnsi="Courier New" w:cs="Courier New"/>
                <w:color w:val="0000FF"/>
                <w:sz w:val="20"/>
                <w:szCs w:val="20"/>
              </w:rPr>
            </w:rPrChange>
          </w:rPr>
          <w:delText>&lt;/value&gt;</w:delText>
        </w:r>
      </w:del>
    </w:p>
    <w:p w14:paraId="4F9E8745" w14:textId="54243A51" w:rsidR="00F33D37" w:rsidRPr="00BE5A55" w:rsidDel="007C576C" w:rsidRDefault="00F33D37">
      <w:pPr>
        <w:pStyle w:val="Code0"/>
        <w:ind w:left="1080"/>
        <w:rPr>
          <w:del w:id="8997" w:author="Steven" w:date="2022-04-01T17:23:00Z"/>
          <w:szCs w:val="20"/>
          <w:rPrChange w:id="8998" w:author="Steven" w:date="2022-04-18T14:11:00Z">
            <w:rPr>
              <w:del w:id="8999" w:author="Steven" w:date="2022-04-01T17:23:00Z"/>
              <w:rFonts w:ascii="Courier New" w:hAnsi="Courier New" w:cs="Courier New"/>
              <w:b/>
              <w:bCs/>
              <w:color w:val="000000"/>
              <w:sz w:val="20"/>
              <w:szCs w:val="20"/>
            </w:rPr>
          </w:rPrChange>
        </w:rPr>
        <w:pPrChange w:id="9000" w:author="Steven" w:date="2022-04-01T17:15:00Z">
          <w:pPr>
            <w:shd w:val="clear" w:color="auto" w:fill="FFFFFF"/>
            <w:jc w:val="left"/>
          </w:pPr>
        </w:pPrChange>
      </w:pPr>
      <w:del w:id="9001" w:author="Steven" w:date="2022-04-01T17:14:00Z">
        <w:r w:rsidRPr="00BE5A55" w:rsidDel="0055143B">
          <w:rPr>
            <w:szCs w:val="20"/>
            <w:rPrChange w:id="9002" w:author="Steven" w:date="2022-04-18T14:11:00Z">
              <w:rPr>
                <w:rFonts w:ascii="Courier New" w:hAnsi="Courier New" w:cs="Courier New"/>
                <w:b/>
                <w:bCs/>
                <w:color w:val="000000"/>
                <w:sz w:val="20"/>
                <w:szCs w:val="20"/>
              </w:rPr>
            </w:rPrChange>
          </w:rPr>
          <w:delText xml:space="preserve">        </w:delText>
        </w:r>
      </w:del>
      <w:del w:id="9003" w:author="Steven" w:date="2022-04-01T17:23:00Z">
        <w:r w:rsidRPr="00BE5A55" w:rsidDel="007C576C">
          <w:rPr>
            <w:szCs w:val="20"/>
            <w:rPrChange w:id="9004" w:author="Steven" w:date="2022-04-18T14:11:00Z">
              <w:rPr>
                <w:rFonts w:ascii="Courier New" w:hAnsi="Courier New" w:cs="Courier New"/>
                <w:color w:val="0000FF"/>
                <w:sz w:val="20"/>
                <w:szCs w:val="20"/>
              </w:rPr>
            </w:rPrChange>
          </w:rPr>
          <w:delText>&lt;/angle&gt;</w:delText>
        </w:r>
      </w:del>
    </w:p>
    <w:p w14:paraId="0FB8434E" w14:textId="3CB7A3FD" w:rsidR="00F33D37" w:rsidRPr="00BE5A55" w:rsidDel="007C576C" w:rsidRDefault="00F33D37">
      <w:pPr>
        <w:pStyle w:val="Code0"/>
        <w:ind w:firstLine="360"/>
        <w:rPr>
          <w:del w:id="9005" w:author="Steven" w:date="2022-04-01T17:23:00Z"/>
          <w:szCs w:val="20"/>
          <w:rPrChange w:id="9006" w:author="Steven" w:date="2022-04-18T14:11:00Z">
            <w:rPr>
              <w:del w:id="9007" w:author="Steven" w:date="2022-04-01T17:23:00Z"/>
              <w:rFonts w:ascii="Courier New" w:hAnsi="Courier New" w:cs="Courier New"/>
              <w:b/>
              <w:bCs/>
              <w:color w:val="000000"/>
              <w:sz w:val="20"/>
              <w:szCs w:val="20"/>
            </w:rPr>
          </w:rPrChange>
        </w:rPr>
        <w:pPrChange w:id="9008" w:author="Steven" w:date="2022-04-01T17:15:00Z">
          <w:pPr>
            <w:shd w:val="clear" w:color="auto" w:fill="FFFFFF"/>
            <w:jc w:val="left"/>
          </w:pPr>
        </w:pPrChange>
      </w:pPr>
      <w:del w:id="9009" w:author="Steven" w:date="2022-04-01T17:14:00Z">
        <w:r w:rsidRPr="00BE5A55" w:rsidDel="0055143B">
          <w:rPr>
            <w:szCs w:val="20"/>
            <w:rPrChange w:id="9010" w:author="Steven" w:date="2022-04-18T14:11:00Z">
              <w:rPr>
                <w:rFonts w:ascii="Courier New" w:hAnsi="Courier New" w:cs="Courier New"/>
                <w:b/>
                <w:bCs/>
                <w:color w:val="000000"/>
                <w:sz w:val="20"/>
                <w:szCs w:val="20"/>
              </w:rPr>
            </w:rPrChange>
          </w:rPr>
          <w:delText xml:space="preserve">    </w:delText>
        </w:r>
      </w:del>
      <w:del w:id="9011" w:author="Steven" w:date="2022-04-01T17:23:00Z">
        <w:r w:rsidRPr="00BE5A55" w:rsidDel="007C576C">
          <w:rPr>
            <w:szCs w:val="20"/>
            <w:rPrChange w:id="9012" w:author="Steven" w:date="2022-04-18T14:11:00Z">
              <w:rPr>
                <w:rFonts w:ascii="Courier New" w:hAnsi="Courier New" w:cs="Courier New"/>
                <w:color w:val="0000FF"/>
                <w:sz w:val="20"/>
                <w:szCs w:val="20"/>
              </w:rPr>
            </w:rPrChange>
          </w:rPr>
          <w:delText>&lt;/zenith_angle&gt;</w:delText>
        </w:r>
      </w:del>
    </w:p>
    <w:p w14:paraId="2AFABDA9" w14:textId="0F63FA30" w:rsidR="00F33D37" w:rsidRPr="00BE5A55" w:rsidDel="007C576C" w:rsidRDefault="00F33D37">
      <w:pPr>
        <w:pStyle w:val="Code0"/>
        <w:ind w:firstLine="360"/>
        <w:rPr>
          <w:del w:id="9013" w:author="Steven" w:date="2022-04-01T17:23:00Z"/>
          <w:szCs w:val="20"/>
          <w:rPrChange w:id="9014" w:author="Steven" w:date="2022-04-18T14:11:00Z">
            <w:rPr>
              <w:del w:id="9015" w:author="Steven" w:date="2022-04-01T17:23:00Z"/>
              <w:rFonts w:ascii="Courier New" w:hAnsi="Courier New" w:cs="Courier New"/>
              <w:b/>
              <w:bCs/>
              <w:color w:val="000000"/>
              <w:sz w:val="20"/>
              <w:szCs w:val="20"/>
            </w:rPr>
          </w:rPrChange>
        </w:rPr>
        <w:pPrChange w:id="9016" w:author="Steven" w:date="2022-04-01T17:15:00Z">
          <w:pPr>
            <w:shd w:val="clear" w:color="auto" w:fill="FFFFFF"/>
            <w:jc w:val="left"/>
          </w:pPr>
        </w:pPrChange>
      </w:pPr>
      <w:del w:id="9017" w:author="Steven" w:date="2022-04-01T17:14:00Z">
        <w:r w:rsidRPr="00BE5A55" w:rsidDel="0055143B">
          <w:rPr>
            <w:szCs w:val="20"/>
            <w:rPrChange w:id="9018" w:author="Steven" w:date="2022-04-18T14:11:00Z">
              <w:rPr>
                <w:rFonts w:ascii="Courier New" w:hAnsi="Courier New" w:cs="Courier New"/>
                <w:b/>
                <w:bCs/>
                <w:color w:val="000000"/>
                <w:sz w:val="20"/>
                <w:szCs w:val="20"/>
              </w:rPr>
            </w:rPrChange>
          </w:rPr>
          <w:delText xml:space="preserve">    </w:delText>
        </w:r>
      </w:del>
      <w:del w:id="9019" w:author="Steven" w:date="2022-04-01T17:23:00Z">
        <w:r w:rsidRPr="00BE5A55" w:rsidDel="007C576C">
          <w:rPr>
            <w:szCs w:val="20"/>
            <w:rPrChange w:id="9020" w:author="Steven" w:date="2022-04-18T14:11:00Z">
              <w:rPr>
                <w:rFonts w:ascii="Courier New" w:hAnsi="Courier New" w:cs="Courier New"/>
                <w:color w:val="0000FF"/>
                <w:sz w:val="20"/>
                <w:szCs w:val="20"/>
              </w:rPr>
            </w:rPrChange>
          </w:rPr>
          <w:delText>&lt;length_to_branch</w:delText>
        </w:r>
        <w:r w:rsidRPr="00BE5A55" w:rsidDel="007C576C">
          <w:rPr>
            <w:szCs w:val="20"/>
            <w:rPrChange w:id="9021" w:author="Steven" w:date="2022-04-18T14:11:00Z">
              <w:rPr>
                <w:rFonts w:ascii="Courier New" w:hAnsi="Courier New" w:cs="Courier New"/>
                <w:color w:val="000000"/>
                <w:sz w:val="20"/>
                <w:szCs w:val="20"/>
              </w:rPr>
            </w:rPrChange>
          </w:rPr>
          <w:delText xml:space="preserve"> </w:delText>
        </w:r>
        <w:r w:rsidRPr="00BE5A55" w:rsidDel="007C576C">
          <w:rPr>
            <w:szCs w:val="20"/>
            <w:rPrChange w:id="9022" w:author="Steven" w:date="2022-04-18T14:11:00Z">
              <w:rPr>
                <w:rFonts w:ascii="Courier New" w:hAnsi="Courier New" w:cs="Courier New"/>
                <w:color w:val="FF0000"/>
                <w:sz w:val="20"/>
                <w:szCs w:val="20"/>
              </w:rPr>
            </w:rPrChange>
          </w:rPr>
          <w:delText>type</w:delText>
        </w:r>
        <w:r w:rsidRPr="00BE5A55" w:rsidDel="007C576C">
          <w:rPr>
            <w:szCs w:val="20"/>
            <w:rPrChange w:id="9023" w:author="Steven" w:date="2022-04-18T14:11:00Z">
              <w:rPr>
                <w:rFonts w:ascii="Courier New" w:hAnsi="Courier New" w:cs="Courier New"/>
                <w:color w:val="000000"/>
                <w:sz w:val="20"/>
                <w:szCs w:val="20"/>
              </w:rPr>
            </w:rPrChange>
          </w:rPr>
          <w:delText>=</w:delText>
        </w:r>
        <w:r w:rsidRPr="00BE5A55" w:rsidDel="007C576C">
          <w:rPr>
            <w:szCs w:val="20"/>
            <w:rPrChange w:id="9024" w:author="Steven" w:date="2022-04-18T14:11:00Z">
              <w:rPr>
                <w:rFonts w:ascii="Courier New" w:hAnsi="Courier New" w:cs="Courier New"/>
                <w:b/>
                <w:bCs/>
                <w:color w:val="8000FF"/>
                <w:sz w:val="20"/>
                <w:szCs w:val="20"/>
              </w:rPr>
            </w:rPrChange>
          </w:rPr>
          <w:delText>"uniform_distribution"</w:delText>
        </w:r>
        <w:r w:rsidRPr="00BE5A55" w:rsidDel="007C576C">
          <w:rPr>
            <w:szCs w:val="20"/>
            <w:rPrChange w:id="9025" w:author="Steven" w:date="2022-04-18T14:11:00Z">
              <w:rPr>
                <w:rFonts w:ascii="Courier New" w:hAnsi="Courier New" w:cs="Courier New"/>
                <w:color w:val="0000FF"/>
                <w:sz w:val="20"/>
                <w:szCs w:val="20"/>
              </w:rPr>
            </w:rPrChange>
          </w:rPr>
          <w:delText>&gt;</w:delText>
        </w:r>
      </w:del>
    </w:p>
    <w:p w14:paraId="704ACA51" w14:textId="74486317" w:rsidR="00F33D37" w:rsidRPr="00BE5A55" w:rsidDel="007C576C" w:rsidRDefault="00F33D37">
      <w:pPr>
        <w:pStyle w:val="Code0"/>
        <w:ind w:left="1080"/>
        <w:rPr>
          <w:del w:id="9026" w:author="Steven" w:date="2022-04-01T17:23:00Z"/>
          <w:szCs w:val="20"/>
          <w:rPrChange w:id="9027" w:author="Steven" w:date="2022-04-18T14:11:00Z">
            <w:rPr>
              <w:del w:id="9028" w:author="Steven" w:date="2022-04-01T17:23:00Z"/>
              <w:rFonts w:ascii="Courier New" w:hAnsi="Courier New" w:cs="Courier New"/>
              <w:b/>
              <w:bCs/>
              <w:color w:val="000000"/>
              <w:sz w:val="20"/>
              <w:szCs w:val="20"/>
            </w:rPr>
          </w:rPrChange>
        </w:rPr>
        <w:pPrChange w:id="9029" w:author="Steven" w:date="2022-04-01T17:15:00Z">
          <w:pPr>
            <w:shd w:val="clear" w:color="auto" w:fill="FFFFFF"/>
            <w:jc w:val="left"/>
          </w:pPr>
        </w:pPrChange>
      </w:pPr>
      <w:del w:id="9030" w:author="Steven" w:date="2022-04-01T17:14:00Z">
        <w:r w:rsidRPr="00BE5A55" w:rsidDel="0055143B">
          <w:rPr>
            <w:szCs w:val="20"/>
            <w:rPrChange w:id="9031" w:author="Steven" w:date="2022-04-18T14:11:00Z">
              <w:rPr>
                <w:rFonts w:ascii="Courier New" w:hAnsi="Courier New" w:cs="Courier New"/>
                <w:b/>
                <w:bCs/>
                <w:color w:val="000000"/>
                <w:sz w:val="20"/>
                <w:szCs w:val="20"/>
              </w:rPr>
            </w:rPrChange>
          </w:rPr>
          <w:delText xml:space="preserve">        </w:delText>
        </w:r>
      </w:del>
      <w:del w:id="9032" w:author="Steven" w:date="2022-04-01T17:23:00Z">
        <w:r w:rsidRPr="00BE5A55" w:rsidDel="007C576C">
          <w:rPr>
            <w:szCs w:val="20"/>
            <w:rPrChange w:id="9033" w:author="Steven" w:date="2022-04-18T14:11:00Z">
              <w:rPr>
                <w:rFonts w:ascii="Courier New" w:hAnsi="Courier New" w:cs="Courier New"/>
                <w:color w:val="0000FF"/>
                <w:sz w:val="20"/>
                <w:szCs w:val="20"/>
              </w:rPr>
            </w:rPrChange>
          </w:rPr>
          <w:delText>&lt;a&gt;</w:delText>
        </w:r>
        <w:r w:rsidRPr="00BE5A55" w:rsidDel="007C576C">
          <w:rPr>
            <w:szCs w:val="20"/>
            <w:rPrChange w:id="9034" w:author="Steven" w:date="2022-04-18T14:11:00Z">
              <w:rPr>
                <w:rFonts w:ascii="Courier New" w:hAnsi="Courier New" w:cs="Courier New"/>
                <w:b/>
                <w:bCs/>
                <w:color w:val="000000"/>
                <w:sz w:val="20"/>
                <w:szCs w:val="20"/>
              </w:rPr>
            </w:rPrChange>
          </w:rPr>
          <w:delText>0</w:delText>
        </w:r>
        <w:r w:rsidRPr="00BE5A55" w:rsidDel="007C576C">
          <w:rPr>
            <w:szCs w:val="20"/>
            <w:rPrChange w:id="9035" w:author="Steven" w:date="2022-04-18T14:11:00Z">
              <w:rPr>
                <w:rFonts w:ascii="Courier New" w:hAnsi="Courier New" w:cs="Courier New"/>
                <w:color w:val="0000FF"/>
                <w:sz w:val="20"/>
                <w:szCs w:val="20"/>
              </w:rPr>
            </w:rPrChange>
          </w:rPr>
          <w:delText>&lt;/a&gt;</w:delText>
        </w:r>
      </w:del>
    </w:p>
    <w:p w14:paraId="00408209" w14:textId="1F01B1AF" w:rsidR="00F33D37" w:rsidRPr="00BE5A55" w:rsidDel="007C576C" w:rsidRDefault="00F33D37">
      <w:pPr>
        <w:pStyle w:val="Code0"/>
        <w:ind w:left="720" w:firstLine="360"/>
        <w:rPr>
          <w:del w:id="9036" w:author="Steven" w:date="2022-04-01T17:23:00Z"/>
          <w:szCs w:val="20"/>
          <w:rPrChange w:id="9037" w:author="Steven" w:date="2022-04-18T14:11:00Z">
            <w:rPr>
              <w:del w:id="9038" w:author="Steven" w:date="2022-04-01T17:23:00Z"/>
              <w:rFonts w:ascii="Courier New" w:hAnsi="Courier New" w:cs="Courier New"/>
              <w:b/>
              <w:bCs/>
              <w:color w:val="000000"/>
              <w:sz w:val="20"/>
              <w:szCs w:val="20"/>
            </w:rPr>
          </w:rPrChange>
        </w:rPr>
        <w:pPrChange w:id="9039" w:author="Steven" w:date="2022-04-01T17:15:00Z">
          <w:pPr>
            <w:shd w:val="clear" w:color="auto" w:fill="FFFFFF"/>
            <w:jc w:val="left"/>
          </w:pPr>
        </w:pPrChange>
      </w:pPr>
      <w:del w:id="9040" w:author="Steven" w:date="2022-04-01T17:14:00Z">
        <w:r w:rsidRPr="00BE5A55" w:rsidDel="0055143B">
          <w:rPr>
            <w:szCs w:val="20"/>
            <w:rPrChange w:id="9041" w:author="Steven" w:date="2022-04-18T14:11:00Z">
              <w:rPr>
                <w:rFonts w:ascii="Courier New" w:hAnsi="Courier New" w:cs="Courier New"/>
                <w:b/>
                <w:bCs/>
                <w:color w:val="000000"/>
                <w:sz w:val="20"/>
                <w:szCs w:val="20"/>
              </w:rPr>
            </w:rPrChange>
          </w:rPr>
          <w:delText xml:space="preserve">        </w:delText>
        </w:r>
      </w:del>
      <w:del w:id="9042" w:author="Steven" w:date="2022-04-01T17:23:00Z">
        <w:r w:rsidRPr="00BE5A55" w:rsidDel="007C576C">
          <w:rPr>
            <w:szCs w:val="20"/>
            <w:rPrChange w:id="9043" w:author="Steven" w:date="2022-04-18T14:11:00Z">
              <w:rPr>
                <w:rFonts w:ascii="Courier New" w:hAnsi="Courier New" w:cs="Courier New"/>
                <w:color w:val="0000FF"/>
                <w:sz w:val="20"/>
                <w:szCs w:val="20"/>
              </w:rPr>
            </w:rPrChange>
          </w:rPr>
          <w:delText>&lt;b&gt;</w:delText>
        </w:r>
        <w:r w:rsidRPr="00BE5A55" w:rsidDel="007C576C">
          <w:rPr>
            <w:szCs w:val="20"/>
            <w:rPrChange w:id="9044" w:author="Steven" w:date="2022-04-18T14:11:00Z">
              <w:rPr>
                <w:rFonts w:ascii="Courier New" w:hAnsi="Courier New" w:cs="Courier New"/>
                <w:b/>
                <w:bCs/>
                <w:color w:val="000000"/>
                <w:sz w:val="20"/>
                <w:szCs w:val="20"/>
              </w:rPr>
            </w:rPrChange>
          </w:rPr>
          <w:delText>350</w:delText>
        </w:r>
        <w:r w:rsidRPr="00BE5A55" w:rsidDel="007C576C">
          <w:rPr>
            <w:szCs w:val="20"/>
            <w:rPrChange w:id="9045" w:author="Steven" w:date="2022-04-18T14:11:00Z">
              <w:rPr>
                <w:rFonts w:ascii="Courier New" w:hAnsi="Courier New" w:cs="Courier New"/>
                <w:color w:val="0000FF"/>
                <w:sz w:val="20"/>
                <w:szCs w:val="20"/>
              </w:rPr>
            </w:rPrChange>
          </w:rPr>
          <w:delText>&lt;/b&gt;</w:delText>
        </w:r>
      </w:del>
    </w:p>
    <w:p w14:paraId="45C94971" w14:textId="0D8627EC" w:rsidR="00F33D37" w:rsidRPr="00BE5A55" w:rsidDel="007C576C" w:rsidRDefault="00F33D37">
      <w:pPr>
        <w:pStyle w:val="Code0"/>
        <w:ind w:left="720" w:firstLine="360"/>
        <w:rPr>
          <w:del w:id="9046" w:author="Steven" w:date="2022-04-01T17:23:00Z"/>
          <w:szCs w:val="20"/>
          <w:rPrChange w:id="9047" w:author="Steven" w:date="2022-04-18T14:11:00Z">
            <w:rPr>
              <w:del w:id="9048" w:author="Steven" w:date="2022-04-01T17:23:00Z"/>
              <w:rFonts w:ascii="Courier New" w:hAnsi="Courier New" w:cs="Courier New"/>
              <w:b/>
              <w:bCs/>
              <w:color w:val="000000"/>
              <w:sz w:val="20"/>
              <w:szCs w:val="20"/>
            </w:rPr>
          </w:rPrChange>
        </w:rPr>
        <w:pPrChange w:id="9049" w:author="Steven" w:date="2022-04-01T17:15:00Z">
          <w:pPr>
            <w:shd w:val="clear" w:color="auto" w:fill="FFFFFF"/>
            <w:jc w:val="left"/>
          </w:pPr>
        </w:pPrChange>
      </w:pPr>
      <w:del w:id="9050" w:author="Steven" w:date="2022-04-01T17:14:00Z">
        <w:r w:rsidRPr="00BE5A55" w:rsidDel="0055143B">
          <w:rPr>
            <w:szCs w:val="20"/>
            <w:rPrChange w:id="9051" w:author="Steven" w:date="2022-04-18T14:11:00Z">
              <w:rPr>
                <w:rFonts w:ascii="Courier New" w:hAnsi="Courier New" w:cs="Courier New"/>
                <w:b/>
                <w:bCs/>
                <w:color w:val="000000"/>
                <w:sz w:val="20"/>
                <w:szCs w:val="20"/>
              </w:rPr>
            </w:rPrChange>
          </w:rPr>
          <w:delText xml:space="preserve">        </w:delText>
        </w:r>
      </w:del>
      <w:del w:id="9052" w:author="Steven" w:date="2022-04-01T17:23:00Z">
        <w:r w:rsidRPr="00BE5A55" w:rsidDel="007C576C">
          <w:rPr>
            <w:szCs w:val="20"/>
            <w:rPrChange w:id="9053" w:author="Steven" w:date="2022-04-18T14:11:00Z">
              <w:rPr>
                <w:rFonts w:ascii="Courier New" w:hAnsi="Courier New" w:cs="Courier New"/>
                <w:color w:val="0000FF"/>
                <w:sz w:val="20"/>
                <w:szCs w:val="20"/>
              </w:rPr>
            </w:rPrChange>
          </w:rPr>
          <w:delText>&lt;time_clamped&gt;</w:delText>
        </w:r>
        <w:r w:rsidRPr="00BE5A55" w:rsidDel="007C576C">
          <w:rPr>
            <w:szCs w:val="20"/>
            <w:rPrChange w:id="9054" w:author="Steven" w:date="2022-04-18T14:11:00Z">
              <w:rPr>
                <w:rFonts w:ascii="Courier New" w:hAnsi="Courier New" w:cs="Courier New"/>
                <w:b/>
                <w:bCs/>
                <w:color w:val="000000"/>
                <w:sz w:val="20"/>
                <w:szCs w:val="20"/>
              </w:rPr>
            </w:rPrChange>
          </w:rPr>
          <w:delText>0</w:delText>
        </w:r>
        <w:r w:rsidRPr="00BE5A55" w:rsidDel="007C576C">
          <w:rPr>
            <w:szCs w:val="20"/>
            <w:rPrChange w:id="9055" w:author="Steven" w:date="2022-04-18T14:11:00Z">
              <w:rPr>
                <w:rFonts w:ascii="Courier New" w:hAnsi="Courier New" w:cs="Courier New"/>
                <w:color w:val="0000FF"/>
                <w:sz w:val="20"/>
                <w:szCs w:val="20"/>
              </w:rPr>
            </w:rPrChange>
          </w:rPr>
          <w:delText>&lt;/time_clamped&gt;</w:delText>
        </w:r>
      </w:del>
    </w:p>
    <w:p w14:paraId="56135A67" w14:textId="61672752" w:rsidR="00F33D37" w:rsidRPr="00BE5A55" w:rsidDel="007C576C" w:rsidRDefault="00F33D37">
      <w:pPr>
        <w:pStyle w:val="Code0"/>
        <w:ind w:firstLine="360"/>
        <w:rPr>
          <w:del w:id="9056" w:author="Steven" w:date="2022-04-01T17:23:00Z"/>
          <w:szCs w:val="20"/>
          <w:rPrChange w:id="9057" w:author="Steven" w:date="2022-04-18T14:11:00Z">
            <w:rPr>
              <w:del w:id="9058" w:author="Steven" w:date="2022-04-01T17:23:00Z"/>
              <w:rFonts w:ascii="Courier New" w:hAnsi="Courier New" w:cs="Courier New"/>
              <w:b/>
              <w:bCs/>
              <w:color w:val="000000"/>
              <w:sz w:val="20"/>
              <w:szCs w:val="20"/>
            </w:rPr>
          </w:rPrChange>
        </w:rPr>
        <w:pPrChange w:id="9059" w:author="Steven" w:date="2022-04-01T17:15:00Z">
          <w:pPr>
            <w:shd w:val="clear" w:color="auto" w:fill="FFFFFF"/>
            <w:jc w:val="left"/>
          </w:pPr>
        </w:pPrChange>
      </w:pPr>
      <w:del w:id="9060" w:author="Steven" w:date="2022-04-01T17:14:00Z">
        <w:r w:rsidRPr="00BE5A55" w:rsidDel="0055143B">
          <w:rPr>
            <w:szCs w:val="20"/>
            <w:rPrChange w:id="9061" w:author="Steven" w:date="2022-04-18T14:11:00Z">
              <w:rPr>
                <w:rFonts w:ascii="Courier New" w:hAnsi="Courier New" w:cs="Courier New"/>
                <w:b/>
                <w:bCs/>
                <w:color w:val="000000"/>
                <w:sz w:val="20"/>
                <w:szCs w:val="20"/>
              </w:rPr>
            </w:rPrChange>
          </w:rPr>
          <w:delText xml:space="preserve">    </w:delText>
        </w:r>
      </w:del>
      <w:del w:id="9062" w:author="Steven" w:date="2022-04-01T17:23:00Z">
        <w:r w:rsidRPr="00BE5A55" w:rsidDel="007C576C">
          <w:rPr>
            <w:szCs w:val="20"/>
            <w:rPrChange w:id="9063" w:author="Steven" w:date="2022-04-18T14:11:00Z">
              <w:rPr>
                <w:rFonts w:ascii="Courier New" w:hAnsi="Courier New" w:cs="Courier New"/>
                <w:color w:val="0000FF"/>
                <w:sz w:val="20"/>
                <w:szCs w:val="20"/>
              </w:rPr>
            </w:rPrChange>
          </w:rPr>
          <w:delText>&lt;/length_to_branch&gt;</w:delText>
        </w:r>
      </w:del>
    </w:p>
    <w:p w14:paraId="04B74732" w14:textId="4B445A2C" w:rsidR="0055143B" w:rsidRPr="00BE5A55" w:rsidDel="0055143B" w:rsidRDefault="00F33D37">
      <w:pPr>
        <w:pStyle w:val="Code0"/>
        <w:rPr>
          <w:del w:id="9064" w:author="Steven" w:date="2022-04-01T17:14:00Z"/>
          <w:szCs w:val="20"/>
          <w:rPrChange w:id="9065" w:author="Steven" w:date="2022-04-18T14:11:00Z">
            <w:rPr>
              <w:del w:id="9066" w:author="Steven" w:date="2022-04-01T17:14:00Z"/>
              <w:rFonts w:ascii="Courier New" w:hAnsi="Courier New" w:cs="Courier New"/>
              <w:b/>
              <w:bCs/>
              <w:color w:val="000000"/>
              <w:sz w:val="20"/>
              <w:szCs w:val="20"/>
            </w:rPr>
          </w:rPrChange>
        </w:rPr>
        <w:pPrChange w:id="9067" w:author="Steven" w:date="2022-04-01T17:13:00Z">
          <w:pPr>
            <w:shd w:val="clear" w:color="auto" w:fill="FFFFFF"/>
            <w:jc w:val="left"/>
          </w:pPr>
        </w:pPrChange>
      </w:pPr>
      <w:del w:id="9068" w:author="Steven" w:date="2022-04-01T17:14:00Z">
        <w:r w:rsidRPr="00BE5A55" w:rsidDel="0055143B">
          <w:rPr>
            <w:szCs w:val="20"/>
            <w:rPrChange w:id="9069" w:author="Steven" w:date="2022-04-18T14:11:00Z">
              <w:rPr>
                <w:rFonts w:ascii="Courier New" w:hAnsi="Courier New" w:cs="Courier New"/>
                <w:b/>
                <w:bCs/>
                <w:color w:val="000000"/>
                <w:sz w:val="20"/>
                <w:szCs w:val="20"/>
              </w:rPr>
            </w:rPrChange>
          </w:rPr>
          <w:delText xml:space="preserve">    </w:delText>
        </w:r>
      </w:del>
      <w:del w:id="9070" w:author="Steven" w:date="2022-04-01T17:23:00Z">
        <w:r w:rsidRPr="00BE5A55" w:rsidDel="007C576C">
          <w:rPr>
            <w:szCs w:val="20"/>
            <w:rPrChange w:id="9071" w:author="Steven" w:date="2022-04-18T14:11:00Z">
              <w:rPr>
                <w:rFonts w:ascii="Courier New" w:hAnsi="Courier New" w:cs="Courier New"/>
                <w:color w:val="0000FF"/>
                <w:sz w:val="20"/>
                <w:szCs w:val="20"/>
              </w:rPr>
            </w:rPrChange>
          </w:rPr>
          <w:delText>&lt;time_to_emerge</w:delText>
        </w:r>
        <w:r w:rsidRPr="00BE5A55" w:rsidDel="007C576C">
          <w:rPr>
            <w:szCs w:val="20"/>
            <w:rPrChange w:id="9072" w:author="Steven" w:date="2022-04-18T14:11:00Z">
              <w:rPr>
                <w:rFonts w:ascii="Courier New" w:hAnsi="Courier New" w:cs="Courier New"/>
                <w:color w:val="000000"/>
                <w:sz w:val="20"/>
                <w:szCs w:val="20"/>
              </w:rPr>
            </w:rPrChange>
          </w:rPr>
          <w:delText xml:space="preserve"> </w:delText>
        </w:r>
        <w:r w:rsidRPr="00BE5A55" w:rsidDel="007C576C">
          <w:rPr>
            <w:szCs w:val="20"/>
            <w:rPrChange w:id="9073" w:author="Steven" w:date="2022-04-18T14:11:00Z">
              <w:rPr>
                <w:rFonts w:ascii="Courier New" w:hAnsi="Courier New" w:cs="Courier New"/>
                <w:color w:val="FF0000"/>
                <w:sz w:val="20"/>
                <w:szCs w:val="20"/>
              </w:rPr>
            </w:rPrChange>
          </w:rPr>
          <w:delText>type</w:delText>
        </w:r>
        <w:r w:rsidRPr="00BE5A55" w:rsidDel="007C576C">
          <w:rPr>
            <w:szCs w:val="20"/>
            <w:rPrChange w:id="9074" w:author="Steven" w:date="2022-04-18T14:11:00Z">
              <w:rPr>
                <w:rFonts w:ascii="Courier New" w:hAnsi="Courier New" w:cs="Courier New"/>
                <w:color w:val="000000"/>
                <w:sz w:val="20"/>
                <w:szCs w:val="20"/>
              </w:rPr>
            </w:rPrChange>
          </w:rPr>
          <w:delText>=</w:delText>
        </w:r>
        <w:r w:rsidRPr="00BE5A55" w:rsidDel="007C576C">
          <w:rPr>
            <w:szCs w:val="20"/>
            <w:rPrChange w:id="9075" w:author="Steven" w:date="2022-04-18T14:11:00Z">
              <w:rPr>
                <w:rFonts w:ascii="Courier New" w:hAnsi="Courier New" w:cs="Courier New"/>
                <w:b/>
                <w:bCs/>
                <w:color w:val="8000FF"/>
                <w:sz w:val="20"/>
                <w:szCs w:val="20"/>
              </w:rPr>
            </w:rPrChange>
          </w:rPr>
          <w:delText>"</w:delText>
        </w:r>
      </w:del>
      <w:del w:id="9076" w:author="Steven" w:date="2022-04-01T17:13:00Z">
        <w:r w:rsidRPr="00BE5A55" w:rsidDel="0055143B">
          <w:rPr>
            <w:szCs w:val="20"/>
            <w:rPrChange w:id="9077" w:author="Steven" w:date="2022-04-18T14:11:00Z">
              <w:rPr>
                <w:rFonts w:ascii="Courier New" w:hAnsi="Courier New" w:cs="Courier New"/>
                <w:b/>
                <w:bCs/>
                <w:color w:val="8000FF"/>
                <w:sz w:val="20"/>
                <w:szCs w:val="20"/>
              </w:rPr>
            </w:rPrChange>
          </w:rPr>
          <w:delText>uniform</w:delText>
        </w:r>
      </w:del>
      <w:del w:id="9078" w:author="Steven" w:date="2022-04-01T17:23:00Z">
        <w:r w:rsidRPr="00BE5A55" w:rsidDel="007C576C">
          <w:rPr>
            <w:szCs w:val="20"/>
            <w:rPrChange w:id="9079" w:author="Steven" w:date="2022-04-18T14:11:00Z">
              <w:rPr>
                <w:rFonts w:ascii="Courier New" w:hAnsi="Courier New" w:cs="Courier New"/>
                <w:b/>
                <w:bCs/>
                <w:color w:val="8000FF"/>
                <w:sz w:val="20"/>
                <w:szCs w:val="20"/>
              </w:rPr>
            </w:rPrChange>
          </w:rPr>
          <w:delText>_distribution"</w:delText>
        </w:r>
        <w:r w:rsidRPr="00BE5A55" w:rsidDel="007C576C">
          <w:rPr>
            <w:szCs w:val="20"/>
            <w:rPrChange w:id="9080" w:author="Steven" w:date="2022-04-18T14:11:00Z">
              <w:rPr>
                <w:rFonts w:ascii="Courier New" w:hAnsi="Courier New" w:cs="Courier New"/>
                <w:color w:val="0000FF"/>
                <w:sz w:val="20"/>
                <w:szCs w:val="20"/>
              </w:rPr>
            </w:rPrChange>
          </w:rPr>
          <w:delText>&gt;</w:delText>
        </w:r>
      </w:del>
    </w:p>
    <w:p w14:paraId="2EB103CD" w14:textId="7AC67511" w:rsidR="00F33D37" w:rsidRPr="00BE5A55" w:rsidDel="0055143B" w:rsidRDefault="00F33D37">
      <w:pPr>
        <w:pStyle w:val="Code0"/>
        <w:rPr>
          <w:del w:id="9081" w:author="Steven" w:date="2022-04-01T17:13:00Z"/>
          <w:szCs w:val="20"/>
          <w:rPrChange w:id="9082" w:author="Steven" w:date="2022-04-18T14:11:00Z">
            <w:rPr>
              <w:del w:id="9083" w:author="Steven" w:date="2022-04-01T17:13:00Z"/>
              <w:rFonts w:ascii="Courier New" w:hAnsi="Courier New" w:cs="Courier New"/>
              <w:b/>
              <w:bCs/>
              <w:color w:val="000000"/>
              <w:sz w:val="20"/>
              <w:szCs w:val="20"/>
            </w:rPr>
          </w:rPrChange>
        </w:rPr>
        <w:pPrChange w:id="9084" w:author="Steven" w:date="2022-04-01T17:13:00Z">
          <w:pPr>
            <w:shd w:val="clear" w:color="auto" w:fill="FFFFFF"/>
            <w:jc w:val="left"/>
          </w:pPr>
        </w:pPrChange>
      </w:pPr>
      <w:del w:id="9085" w:author="Steven" w:date="2022-04-01T17:13:00Z">
        <w:r w:rsidRPr="00BE5A55" w:rsidDel="0055143B">
          <w:rPr>
            <w:szCs w:val="20"/>
            <w:rPrChange w:id="9086" w:author="Steven" w:date="2022-04-18T14:11:00Z">
              <w:rPr>
                <w:rFonts w:ascii="Courier New" w:hAnsi="Courier New" w:cs="Courier New"/>
                <w:b/>
                <w:bCs/>
                <w:color w:val="000000"/>
                <w:sz w:val="20"/>
                <w:szCs w:val="20"/>
              </w:rPr>
            </w:rPrChange>
          </w:rPr>
          <w:delText xml:space="preserve">        </w:delText>
        </w:r>
        <w:r w:rsidRPr="00BE5A55" w:rsidDel="0055143B">
          <w:rPr>
            <w:szCs w:val="20"/>
            <w:rPrChange w:id="9087" w:author="Steven" w:date="2022-04-18T14:11:00Z">
              <w:rPr>
                <w:rFonts w:ascii="Courier New" w:hAnsi="Courier New" w:cs="Courier New"/>
                <w:color w:val="0000FF"/>
                <w:sz w:val="20"/>
                <w:szCs w:val="20"/>
              </w:rPr>
            </w:rPrChange>
          </w:rPr>
          <w:delText>&lt;a&gt;</w:delText>
        </w:r>
        <w:r w:rsidRPr="00BE5A55" w:rsidDel="0055143B">
          <w:rPr>
            <w:szCs w:val="20"/>
            <w:rPrChange w:id="9088" w:author="Steven" w:date="2022-04-18T14:11:00Z">
              <w:rPr>
                <w:rFonts w:ascii="Courier New" w:hAnsi="Courier New" w:cs="Courier New"/>
                <w:b/>
                <w:bCs/>
                <w:color w:val="000000"/>
                <w:sz w:val="20"/>
                <w:szCs w:val="20"/>
              </w:rPr>
            </w:rPrChange>
          </w:rPr>
          <w:delText>0</w:delText>
        </w:r>
        <w:r w:rsidRPr="00BE5A55" w:rsidDel="0055143B">
          <w:rPr>
            <w:szCs w:val="20"/>
            <w:rPrChange w:id="9089" w:author="Steven" w:date="2022-04-18T14:11:00Z">
              <w:rPr>
                <w:rFonts w:ascii="Courier New" w:hAnsi="Courier New" w:cs="Courier New"/>
                <w:color w:val="0000FF"/>
                <w:sz w:val="20"/>
                <w:szCs w:val="20"/>
              </w:rPr>
            </w:rPrChange>
          </w:rPr>
          <w:delText>&lt;/a&gt;</w:delText>
        </w:r>
      </w:del>
    </w:p>
    <w:p w14:paraId="57EB9DEC" w14:textId="37DA19A6" w:rsidR="00F33D37" w:rsidRPr="00BE5A55" w:rsidDel="0055143B" w:rsidRDefault="00F33D37">
      <w:pPr>
        <w:pStyle w:val="Code0"/>
        <w:rPr>
          <w:del w:id="9090" w:author="Steven" w:date="2022-04-01T17:13:00Z"/>
          <w:szCs w:val="20"/>
          <w:rPrChange w:id="9091" w:author="Steven" w:date="2022-04-18T14:11:00Z">
            <w:rPr>
              <w:del w:id="9092" w:author="Steven" w:date="2022-04-01T17:13:00Z"/>
              <w:rFonts w:ascii="Courier New" w:hAnsi="Courier New" w:cs="Courier New"/>
              <w:b/>
              <w:bCs/>
              <w:color w:val="000000"/>
              <w:sz w:val="20"/>
              <w:szCs w:val="20"/>
            </w:rPr>
          </w:rPrChange>
        </w:rPr>
        <w:pPrChange w:id="9093" w:author="Steven" w:date="2022-04-01T17:13:00Z">
          <w:pPr>
            <w:shd w:val="clear" w:color="auto" w:fill="FFFFFF"/>
            <w:jc w:val="left"/>
          </w:pPr>
        </w:pPrChange>
      </w:pPr>
      <w:del w:id="9094" w:author="Steven" w:date="2022-04-01T17:13:00Z">
        <w:r w:rsidRPr="00BE5A55" w:rsidDel="0055143B">
          <w:rPr>
            <w:szCs w:val="20"/>
            <w:rPrChange w:id="9095" w:author="Steven" w:date="2022-04-18T14:11:00Z">
              <w:rPr>
                <w:rFonts w:ascii="Courier New" w:hAnsi="Courier New" w:cs="Courier New"/>
                <w:b/>
                <w:bCs/>
                <w:color w:val="000000"/>
                <w:sz w:val="20"/>
                <w:szCs w:val="20"/>
              </w:rPr>
            </w:rPrChange>
          </w:rPr>
          <w:delText xml:space="preserve">        </w:delText>
        </w:r>
        <w:r w:rsidRPr="00BE5A55" w:rsidDel="0055143B">
          <w:rPr>
            <w:szCs w:val="20"/>
            <w:rPrChange w:id="9096" w:author="Steven" w:date="2022-04-18T14:11:00Z">
              <w:rPr>
                <w:rFonts w:ascii="Courier New" w:hAnsi="Courier New" w:cs="Courier New"/>
                <w:color w:val="0000FF"/>
                <w:sz w:val="20"/>
                <w:szCs w:val="20"/>
              </w:rPr>
            </w:rPrChange>
          </w:rPr>
          <w:delText>&lt;b&gt;</w:delText>
        </w:r>
        <w:r w:rsidRPr="00BE5A55" w:rsidDel="0055143B">
          <w:rPr>
            <w:szCs w:val="20"/>
            <w:rPrChange w:id="9097" w:author="Steven" w:date="2022-04-18T14:11:00Z">
              <w:rPr>
                <w:rFonts w:ascii="Courier New" w:hAnsi="Courier New" w:cs="Courier New"/>
                <w:b/>
                <w:bCs/>
                <w:color w:val="000000"/>
                <w:sz w:val="20"/>
                <w:szCs w:val="20"/>
              </w:rPr>
            </w:rPrChange>
          </w:rPr>
          <w:delText>10</w:delText>
        </w:r>
        <w:r w:rsidRPr="00BE5A55" w:rsidDel="0055143B">
          <w:rPr>
            <w:szCs w:val="20"/>
            <w:rPrChange w:id="9098" w:author="Steven" w:date="2022-04-18T14:11:00Z">
              <w:rPr>
                <w:rFonts w:ascii="Courier New" w:hAnsi="Courier New" w:cs="Courier New"/>
                <w:color w:val="0000FF"/>
                <w:sz w:val="20"/>
                <w:szCs w:val="20"/>
              </w:rPr>
            </w:rPrChange>
          </w:rPr>
          <w:delText>&lt;/b&gt;</w:delText>
        </w:r>
      </w:del>
    </w:p>
    <w:p w14:paraId="05164765" w14:textId="15FB330F" w:rsidR="00F33D37" w:rsidRPr="00BE5A55" w:rsidDel="0055143B" w:rsidRDefault="00F33D37">
      <w:pPr>
        <w:pStyle w:val="Code0"/>
        <w:rPr>
          <w:del w:id="9099" w:author="Steven" w:date="2022-04-01T17:13:00Z"/>
          <w:szCs w:val="20"/>
          <w:rPrChange w:id="9100" w:author="Steven" w:date="2022-04-18T14:11:00Z">
            <w:rPr>
              <w:del w:id="9101" w:author="Steven" w:date="2022-04-01T17:13:00Z"/>
              <w:rFonts w:ascii="Courier New" w:hAnsi="Courier New" w:cs="Courier New"/>
              <w:b/>
              <w:bCs/>
              <w:color w:val="000000"/>
              <w:sz w:val="20"/>
              <w:szCs w:val="20"/>
            </w:rPr>
          </w:rPrChange>
        </w:rPr>
        <w:pPrChange w:id="9102" w:author="Steven" w:date="2022-04-01T17:13:00Z">
          <w:pPr>
            <w:shd w:val="clear" w:color="auto" w:fill="FFFFFF"/>
            <w:jc w:val="left"/>
          </w:pPr>
        </w:pPrChange>
      </w:pPr>
      <w:del w:id="9103" w:author="Steven" w:date="2022-04-01T17:13:00Z">
        <w:r w:rsidRPr="00BE5A55" w:rsidDel="0055143B">
          <w:rPr>
            <w:szCs w:val="20"/>
            <w:rPrChange w:id="9104" w:author="Steven" w:date="2022-04-18T14:11:00Z">
              <w:rPr>
                <w:rFonts w:ascii="Courier New" w:hAnsi="Courier New" w:cs="Courier New"/>
                <w:b/>
                <w:bCs/>
                <w:color w:val="000000"/>
                <w:sz w:val="20"/>
                <w:szCs w:val="20"/>
              </w:rPr>
            </w:rPrChange>
          </w:rPr>
          <w:delText xml:space="preserve">        </w:delText>
        </w:r>
        <w:r w:rsidRPr="00BE5A55" w:rsidDel="0055143B">
          <w:rPr>
            <w:szCs w:val="20"/>
            <w:rPrChange w:id="9105" w:author="Steven" w:date="2022-04-18T14:11:00Z">
              <w:rPr>
                <w:rFonts w:ascii="Courier New" w:hAnsi="Courier New" w:cs="Courier New"/>
                <w:color w:val="0000FF"/>
                <w:sz w:val="20"/>
                <w:szCs w:val="20"/>
              </w:rPr>
            </w:rPrChange>
          </w:rPr>
          <w:delText>&lt;time_clamped&gt;</w:delText>
        </w:r>
        <w:r w:rsidRPr="00BE5A55" w:rsidDel="0055143B">
          <w:rPr>
            <w:szCs w:val="20"/>
            <w:rPrChange w:id="9106" w:author="Steven" w:date="2022-04-18T14:11:00Z">
              <w:rPr>
                <w:rFonts w:ascii="Courier New" w:hAnsi="Courier New" w:cs="Courier New"/>
                <w:b/>
                <w:bCs/>
                <w:color w:val="000000"/>
                <w:sz w:val="20"/>
                <w:szCs w:val="20"/>
              </w:rPr>
            </w:rPrChange>
          </w:rPr>
          <w:delText>0</w:delText>
        </w:r>
        <w:r w:rsidRPr="00BE5A55" w:rsidDel="0055143B">
          <w:rPr>
            <w:szCs w:val="20"/>
            <w:rPrChange w:id="9107" w:author="Steven" w:date="2022-04-18T14:11:00Z">
              <w:rPr>
                <w:rFonts w:ascii="Courier New" w:hAnsi="Courier New" w:cs="Courier New"/>
                <w:color w:val="0000FF"/>
                <w:sz w:val="20"/>
                <w:szCs w:val="20"/>
              </w:rPr>
            </w:rPrChange>
          </w:rPr>
          <w:delText>&lt;/time_clamped&gt;</w:delText>
        </w:r>
      </w:del>
    </w:p>
    <w:p w14:paraId="42BDAD4E" w14:textId="0AE552E5" w:rsidR="00F33D37" w:rsidRPr="00BE5A55" w:rsidDel="007C576C" w:rsidRDefault="00F33D37">
      <w:pPr>
        <w:pStyle w:val="Code0"/>
        <w:rPr>
          <w:del w:id="9108" w:author="Steven" w:date="2022-04-01T17:23:00Z"/>
          <w:szCs w:val="20"/>
          <w:rPrChange w:id="9109" w:author="Steven" w:date="2022-04-18T14:11:00Z">
            <w:rPr>
              <w:del w:id="9110" w:author="Steven" w:date="2022-04-01T17:23:00Z"/>
              <w:rFonts w:ascii="Courier New" w:hAnsi="Courier New" w:cs="Courier New"/>
              <w:b/>
              <w:bCs/>
              <w:color w:val="000000"/>
              <w:sz w:val="20"/>
              <w:szCs w:val="20"/>
            </w:rPr>
          </w:rPrChange>
        </w:rPr>
        <w:pPrChange w:id="9111" w:author="Steven" w:date="2022-04-01T17:13:00Z">
          <w:pPr>
            <w:shd w:val="clear" w:color="auto" w:fill="FFFFFF"/>
            <w:jc w:val="left"/>
          </w:pPr>
        </w:pPrChange>
      </w:pPr>
      <w:del w:id="9112" w:author="Steven" w:date="2022-04-01T17:14:00Z">
        <w:r w:rsidRPr="00BE5A55" w:rsidDel="0055143B">
          <w:rPr>
            <w:szCs w:val="20"/>
            <w:rPrChange w:id="9113" w:author="Steven" w:date="2022-04-18T14:11:00Z">
              <w:rPr>
                <w:rFonts w:ascii="Courier New" w:hAnsi="Courier New" w:cs="Courier New"/>
                <w:b/>
                <w:bCs/>
                <w:color w:val="000000"/>
                <w:sz w:val="20"/>
                <w:szCs w:val="20"/>
              </w:rPr>
            </w:rPrChange>
          </w:rPr>
          <w:delText xml:space="preserve">    </w:delText>
        </w:r>
      </w:del>
      <w:del w:id="9114" w:author="Steven" w:date="2022-04-01T17:23:00Z">
        <w:r w:rsidRPr="00BE5A55" w:rsidDel="007C576C">
          <w:rPr>
            <w:szCs w:val="20"/>
            <w:rPrChange w:id="9115" w:author="Steven" w:date="2022-04-18T14:11:00Z">
              <w:rPr>
                <w:rFonts w:ascii="Courier New" w:hAnsi="Courier New" w:cs="Courier New"/>
                <w:color w:val="0000FF"/>
                <w:sz w:val="20"/>
                <w:szCs w:val="20"/>
              </w:rPr>
            </w:rPrChange>
          </w:rPr>
          <w:delText>&lt;/time_to_emerge&gt;</w:delText>
        </w:r>
      </w:del>
    </w:p>
    <w:p w14:paraId="6D9C2A58" w14:textId="7F8146C1" w:rsidR="00F33D37" w:rsidRPr="00BE5A55" w:rsidDel="007C576C" w:rsidRDefault="00F33D37">
      <w:pPr>
        <w:pStyle w:val="Code0"/>
        <w:rPr>
          <w:del w:id="9116" w:author="Steven" w:date="2022-04-01T17:23:00Z"/>
          <w:szCs w:val="20"/>
          <w:rPrChange w:id="9117" w:author="Steven" w:date="2022-04-18T14:11:00Z">
            <w:rPr>
              <w:del w:id="9118" w:author="Steven" w:date="2022-04-01T17:23:00Z"/>
            </w:rPr>
          </w:rPrChange>
        </w:rPr>
        <w:pPrChange w:id="9119" w:author="Steven" w:date="2022-04-01T17:13:00Z">
          <w:pPr>
            <w:shd w:val="clear" w:color="auto" w:fill="FFFFFF"/>
            <w:jc w:val="left"/>
          </w:pPr>
        </w:pPrChange>
      </w:pPr>
      <w:del w:id="9120" w:author="Steven" w:date="2022-04-01T17:23:00Z">
        <w:r w:rsidRPr="00BE5A55" w:rsidDel="007C576C">
          <w:rPr>
            <w:szCs w:val="20"/>
            <w:rPrChange w:id="9121" w:author="Steven" w:date="2022-04-18T14:11:00Z">
              <w:rPr>
                <w:rFonts w:ascii="Courier New" w:hAnsi="Courier New" w:cs="Courier New"/>
                <w:color w:val="0000FF"/>
                <w:sz w:val="20"/>
                <w:szCs w:val="20"/>
              </w:rPr>
            </w:rPrChange>
          </w:rPr>
          <w:delText>&lt;/branch_policy&gt;</w:delText>
        </w:r>
      </w:del>
    </w:p>
    <w:p w14:paraId="4B3FC72C" w14:textId="7D560B7C" w:rsidR="00E3554F" w:rsidRDefault="00E3554F">
      <w:pPr>
        <w:pStyle w:val="Heading2"/>
      </w:pPr>
      <w:bookmarkStart w:id="9122" w:name="_Ref99722164"/>
      <w:bookmarkStart w:id="9123" w:name="_Ref99725510"/>
      <w:bookmarkStart w:id="9124" w:name="_Toc99726409"/>
      <w:r>
        <w:t>Probability Distributions</w:t>
      </w:r>
      <w:bookmarkEnd w:id="9122"/>
      <w:bookmarkEnd w:id="9123"/>
      <w:bookmarkEnd w:id="9124"/>
    </w:p>
    <w:p w14:paraId="690397C5" w14:textId="5A48324B" w:rsidR="00895A66" w:rsidRPr="00895A66" w:rsidRDefault="00895A66" w:rsidP="00895A66">
      <w:r>
        <w:t xml:space="preserve">The probability distributions are used as parameters for various parts of the branching model. The </w:t>
      </w:r>
      <w:r w:rsidR="00D70493">
        <w:t>parameters</w:t>
      </w:r>
      <w:r>
        <w:t xml:space="preserve"> of these distributions can be changed at any given </w:t>
      </w:r>
      <w:commentRangeStart w:id="9125"/>
      <w:r>
        <w:t>mechanical point</w:t>
      </w:r>
      <w:commentRangeEnd w:id="9125"/>
      <w:r w:rsidR="00F20597">
        <w:rPr>
          <w:rStyle w:val="CommentReference"/>
        </w:rPr>
        <w:commentReference w:id="9125"/>
      </w:r>
      <w:r>
        <w:t xml:space="preserve"> safely. </w:t>
      </w:r>
      <w:r w:rsidR="00BB26D4">
        <w:t xml:space="preserve">The distributions will </w:t>
      </w:r>
      <w:commentRangeStart w:id="9126"/>
      <w:r w:rsidR="00BB26D4">
        <w:t>reroll</w:t>
      </w:r>
      <w:commentRangeEnd w:id="9126"/>
      <w:r w:rsidR="00F20597">
        <w:rPr>
          <w:rStyle w:val="CommentReference"/>
        </w:rPr>
        <w:commentReference w:id="9126"/>
      </w:r>
      <w:r w:rsidR="00BB26D4">
        <w:t xml:space="preserve"> any values that are produced that are below </w:t>
      </w:r>
      <w:r w:rsidR="00F47E93">
        <w:t>zero</w:t>
      </w:r>
      <w:del w:id="9127" w:author="Steven LaBelle" w:date="2018-08-21T12:35:00Z">
        <w:r w:rsidR="00F47E93" w:rsidDel="00F20597">
          <w:delText>.</w:delText>
        </w:r>
      </w:del>
      <w:r w:rsidR="00F47E93">
        <w:t xml:space="preserve"> (</w:t>
      </w:r>
      <w:r w:rsidR="00BB26D4">
        <w:t xml:space="preserve">branches cannot </w:t>
      </w:r>
      <w:ins w:id="9128" w:author="Steven LaBelle" w:date="2018-08-21T12:35:00Z">
        <w:r w:rsidR="00F20597">
          <w:t>be decided retroactively,</w:t>
        </w:r>
      </w:ins>
      <w:del w:id="9129" w:author="Steven LaBelle" w:date="2018-08-21T12:36:00Z">
        <w:r w:rsidR="00BB26D4" w:rsidDel="00F20597">
          <w:delText>happen in the past</w:delText>
        </w:r>
        <w:r w:rsidR="006D096E" w:rsidDel="00F20597">
          <w:delText>, and</w:delText>
        </w:r>
      </w:del>
      <w:r w:rsidR="006D096E">
        <w:t xml:space="preserve"> negative lengths are not allowed</w:t>
      </w:r>
      <w:r w:rsidR="00BB26D4">
        <w:t>)</w:t>
      </w:r>
      <w:ins w:id="9130" w:author="Steven LaBelle" w:date="2018-08-21T12:35:00Z">
        <w:r w:rsidR="00F20597">
          <w:t>.</w:t>
        </w:r>
      </w:ins>
      <w:r w:rsidR="0062693B">
        <w:t xml:space="preserve"> </w:t>
      </w:r>
      <w:commentRangeStart w:id="9131"/>
      <w:r w:rsidR="0062693B">
        <w:t xml:space="preserve">If you want to be able to change the </w:t>
      </w:r>
      <w:proofErr w:type="spellStart"/>
      <w:proofErr w:type="gramStart"/>
      <w:r w:rsidR="0062693B">
        <w:lastRenderedPageBreak/>
        <w:t>timestep</w:t>
      </w:r>
      <w:proofErr w:type="spellEnd"/>
      <w:proofErr w:type="gramEnd"/>
      <w:r w:rsidR="0062693B">
        <w:t xml:space="preserve"> size changes in probability distribution values should only </w:t>
      </w:r>
      <w:proofErr w:type="spellStart"/>
      <w:r w:rsidR="0062693B">
        <w:t>occour</w:t>
      </w:r>
      <w:proofErr w:type="spellEnd"/>
      <w:r w:rsidR="0062693B">
        <w:t xml:space="preserve"> at must points</w:t>
      </w:r>
      <w:commentRangeEnd w:id="9131"/>
      <w:r w:rsidR="00F20597">
        <w:rPr>
          <w:rStyle w:val="CommentReference"/>
        </w:rPr>
        <w:commentReference w:id="9131"/>
      </w:r>
      <w:r w:rsidR="0062693B">
        <w:t xml:space="preserve">. </w:t>
      </w:r>
      <w:r w:rsidR="00693A10">
        <w:t>Additionally,</w:t>
      </w:r>
      <w:r w:rsidR="0062693B">
        <w:t xml:space="preserve"> if </w:t>
      </w:r>
      <w:proofErr w:type="spellStart"/>
      <w:r w:rsidR="0062693B">
        <w:t>timestep</w:t>
      </w:r>
      <w:proofErr w:type="spellEnd"/>
      <w:r w:rsidR="0062693B">
        <w:t xml:space="preserve"> independence is desired the load curve must be set to </w:t>
      </w:r>
      <w:commentRangeStart w:id="9132"/>
      <w:r w:rsidR="0062693B">
        <w:t>use step interpolation</w:t>
      </w:r>
      <w:commentRangeEnd w:id="9132"/>
      <w:r w:rsidR="00F20597">
        <w:rPr>
          <w:rStyle w:val="CommentReference"/>
        </w:rPr>
        <w:commentReference w:id="9132"/>
      </w:r>
      <w:r w:rsidR="0062693B">
        <w:t>.</w:t>
      </w:r>
    </w:p>
    <w:p w14:paraId="17D369EE" w14:textId="5F13CD41" w:rsidR="00895A66" w:rsidRDefault="00E3554F" w:rsidP="00895A66">
      <w:pPr>
        <w:pStyle w:val="Heading3"/>
      </w:pPr>
      <w:bookmarkStart w:id="9133" w:name="_Toc99726410"/>
      <w:r>
        <w:t>Normal Distribution</w:t>
      </w:r>
      <w:bookmarkEnd w:id="9133"/>
    </w:p>
    <w:p w14:paraId="7E47CAAB" w14:textId="77777777" w:rsidR="00737738" w:rsidRDefault="00735D56" w:rsidP="00895A66">
      <w:r>
        <w:t>The Normal D</w:t>
      </w:r>
      <w:r w:rsidR="00895A66">
        <w:t xml:space="preserve">istribution is one of the provided distributions. This distribution has </w:t>
      </w:r>
      <w:proofErr w:type="gramStart"/>
      <w:r w:rsidR="00895A66">
        <w:t>2</w:t>
      </w:r>
      <w:proofErr w:type="gramEnd"/>
      <w:r w:rsidR="00895A66">
        <w:t xml:space="preserve"> parameters: mean, and </w:t>
      </w:r>
      <w:proofErr w:type="spellStart"/>
      <w:r w:rsidR="00895A66">
        <w:t>stddev</w:t>
      </w:r>
      <w:proofErr w:type="spellEnd"/>
      <w:r w:rsidR="00895A66">
        <w:t xml:space="preserve">. The mean </w:t>
      </w:r>
      <w:r w:rsidR="00EB44F0">
        <w:t xml:space="preserve">is the mean of the distribution. The </w:t>
      </w:r>
      <w:proofErr w:type="spellStart"/>
      <w:r w:rsidR="00EB44F0">
        <w:t>stddev</w:t>
      </w:r>
      <w:proofErr w:type="spellEnd"/>
      <w:r w:rsidR="00EB44F0">
        <w:t xml:space="preserve"> is the standard deviation of the distribution.</w:t>
      </w:r>
    </w:p>
    <w:p w14:paraId="2A5932CE" w14:textId="31DC9681" w:rsidR="00895A66" w:rsidRPr="0030237E" w:rsidRDefault="00A7259F" w:rsidP="00895A66">
      <w:pPr>
        <w:rPr>
          <w:ins w:id="9134" w:author="Steven LaBelle" w:date="2018-08-21T12:36:00Z"/>
          <w:rStyle w:val="Hyperlink"/>
          <w:lang w:val="es-MX"/>
          <w:rPrChange w:id="9135" w:author="Steven" w:date="2021-03-08T10:43:00Z">
            <w:rPr>
              <w:ins w:id="9136" w:author="Steven LaBelle" w:date="2018-08-21T12:36:00Z"/>
              <w:rStyle w:val="Hyperlink"/>
            </w:rPr>
          </w:rPrChange>
        </w:rPr>
      </w:pPr>
      <w:r>
        <w:t xml:space="preserve"> </w:t>
      </w:r>
      <w:r w:rsidR="00EF4D6E">
        <w:fldChar w:fldCharType="begin"/>
      </w:r>
      <w:r w:rsidR="00EF4D6E" w:rsidRPr="0030237E">
        <w:rPr>
          <w:lang w:val="es-MX"/>
          <w:rPrChange w:id="9137" w:author="Steven" w:date="2021-03-08T10:43:00Z">
            <w:rPr/>
          </w:rPrChange>
        </w:rPr>
        <w:instrText xml:space="preserve"> HYPERLINK "https://en.wikipedia.org/wiki/Normal_distribution" </w:instrText>
      </w:r>
      <w:r w:rsidR="00EF4D6E">
        <w:fldChar w:fldCharType="separate"/>
      </w:r>
      <w:r w:rsidRPr="0030237E">
        <w:rPr>
          <w:rStyle w:val="Hyperlink"/>
          <w:lang w:val="es-MX"/>
          <w:rPrChange w:id="9138" w:author="Steven" w:date="2021-03-08T10:43:00Z">
            <w:rPr>
              <w:rStyle w:val="Hyperlink"/>
            </w:rPr>
          </w:rPrChange>
        </w:rPr>
        <w:t>Wikipedia Page</w:t>
      </w:r>
      <w:r w:rsidR="00EF4D6E">
        <w:rPr>
          <w:rStyle w:val="Hyperlink"/>
        </w:rPr>
        <w:fldChar w:fldCharType="end"/>
      </w:r>
      <w:r w:rsidRPr="0030237E">
        <w:rPr>
          <w:lang w:val="es-MX"/>
          <w:rPrChange w:id="9139" w:author="Steven" w:date="2021-03-08T10:43:00Z">
            <w:rPr/>
          </w:rPrChange>
        </w:rPr>
        <w:t xml:space="preserve"> </w:t>
      </w:r>
      <w:r w:rsidR="00EF4D6E">
        <w:fldChar w:fldCharType="begin"/>
      </w:r>
      <w:r w:rsidR="00EF4D6E" w:rsidRPr="0030237E">
        <w:rPr>
          <w:lang w:val="es-MX"/>
          <w:rPrChange w:id="9140" w:author="Steven" w:date="2021-03-08T10:43:00Z">
            <w:rPr/>
          </w:rPrChange>
        </w:rPr>
        <w:instrText xml:space="preserve"> HYPERLINK "http://www.cplusplus.com/reference/random/normal_distribution/" </w:instrText>
      </w:r>
      <w:r w:rsidR="00EF4D6E">
        <w:fldChar w:fldCharType="separate"/>
      </w:r>
      <w:r w:rsidRPr="0030237E">
        <w:rPr>
          <w:rStyle w:val="Hyperlink"/>
          <w:lang w:val="es-MX"/>
          <w:rPrChange w:id="9141" w:author="Steven" w:date="2021-03-08T10:43:00Z">
            <w:rPr>
              <w:rStyle w:val="Hyperlink"/>
            </w:rPr>
          </w:rPrChange>
        </w:rPr>
        <w:t xml:space="preserve">C++ </w:t>
      </w:r>
      <w:proofErr w:type="spellStart"/>
      <w:r w:rsidRPr="0030237E">
        <w:rPr>
          <w:rStyle w:val="Hyperlink"/>
          <w:lang w:val="es-MX"/>
          <w:rPrChange w:id="9142" w:author="Steven" w:date="2021-03-08T10:43:00Z">
            <w:rPr>
              <w:rStyle w:val="Hyperlink"/>
            </w:rPr>
          </w:rPrChange>
        </w:rPr>
        <w:t>Documentation</w:t>
      </w:r>
      <w:proofErr w:type="spellEnd"/>
      <w:r w:rsidR="00EF4D6E">
        <w:rPr>
          <w:rStyle w:val="Hyperlink"/>
        </w:rPr>
        <w:fldChar w:fldCharType="end"/>
      </w:r>
    </w:p>
    <w:p w14:paraId="05E1818F" w14:textId="77777777" w:rsidR="00F20597" w:rsidRPr="0030237E" w:rsidRDefault="00F20597" w:rsidP="00895A66">
      <w:pPr>
        <w:rPr>
          <w:lang w:val="es-MX"/>
          <w:rPrChange w:id="9143" w:author="Steven" w:date="2021-03-08T10:43:00Z">
            <w:rPr/>
          </w:rPrChange>
        </w:rPr>
      </w:pPr>
    </w:p>
    <w:p w14:paraId="132B1813" w14:textId="70979C03" w:rsidR="00EB44F0" w:rsidRPr="00BE5A55" w:rsidDel="00261E33" w:rsidRDefault="00EB44F0" w:rsidP="00195D31">
      <w:pPr>
        <w:pStyle w:val="Code0"/>
        <w:rPr>
          <w:del w:id="9144" w:author="Steven" w:date="2022-03-30T13:23:00Z"/>
          <w:szCs w:val="20"/>
          <w:lang w:val="es-MX"/>
          <w:rPrChange w:id="9145" w:author="Steven" w:date="2022-04-18T14:11:00Z">
            <w:rPr>
              <w:del w:id="9146" w:author="Steven" w:date="2022-03-30T13:23:00Z"/>
            </w:rPr>
          </w:rPrChange>
        </w:rPr>
        <w:pPrChange w:id="9147" w:author="Steven" w:date="2022-04-18T14:06:00Z">
          <w:pPr/>
        </w:pPrChange>
      </w:pPr>
      <w:del w:id="9148" w:author="Steven" w:date="2022-03-30T13:23:00Z">
        <w:r w:rsidRPr="00BE5A55" w:rsidDel="00261E33">
          <w:rPr>
            <w:szCs w:val="20"/>
            <w:lang w:val="es-MX"/>
            <w:rPrChange w:id="9149" w:author="Steven" w:date="2022-04-18T14:11:00Z">
              <w:rPr/>
            </w:rPrChange>
          </w:rPr>
          <w:delText xml:space="preserve">e.g. </w:delText>
        </w:r>
      </w:del>
    </w:p>
    <w:p w14:paraId="5F539830" w14:textId="77777777" w:rsidR="00EC4535" w:rsidRPr="00BE5A55" w:rsidRDefault="00EC4535" w:rsidP="00195D31">
      <w:pPr>
        <w:pStyle w:val="Code0"/>
        <w:rPr>
          <w:bCs/>
          <w:szCs w:val="20"/>
          <w:rPrChange w:id="9150" w:author="Steven" w:date="2022-04-18T14:11:00Z">
            <w:rPr>
              <w:rFonts w:cs="Courier New"/>
              <w:b/>
              <w:bCs/>
              <w:color w:val="000000"/>
              <w:szCs w:val="20"/>
            </w:rPr>
          </w:rPrChange>
        </w:rPr>
        <w:pPrChange w:id="9151" w:author="Steven" w:date="2022-04-18T14:06:00Z">
          <w:pPr>
            <w:shd w:val="clear" w:color="auto" w:fill="FFFFFF"/>
            <w:jc w:val="left"/>
          </w:pPr>
        </w:pPrChange>
      </w:pPr>
      <w:r w:rsidRPr="00BE5A55">
        <w:rPr>
          <w:szCs w:val="20"/>
          <w:rPrChange w:id="9152" w:author="Steven" w:date="2022-04-18T14:11:00Z">
            <w:rPr>
              <w:rFonts w:cs="Courier New"/>
              <w:color w:val="0000FF"/>
              <w:szCs w:val="20"/>
            </w:rPr>
          </w:rPrChange>
        </w:rPr>
        <w:t>&lt;</w:t>
      </w:r>
      <w:proofErr w:type="spellStart"/>
      <w:r w:rsidRPr="00BE5A55">
        <w:rPr>
          <w:szCs w:val="20"/>
          <w:rPrChange w:id="9153" w:author="Steven" w:date="2022-04-18T14:11:00Z">
            <w:rPr>
              <w:rFonts w:cs="Courier New"/>
              <w:color w:val="0000FF"/>
              <w:szCs w:val="20"/>
            </w:rPr>
          </w:rPrChange>
        </w:rPr>
        <w:t>length_to_branch</w:t>
      </w:r>
      <w:proofErr w:type="spellEnd"/>
      <w:r w:rsidRPr="00BE5A55">
        <w:rPr>
          <w:szCs w:val="20"/>
          <w:rPrChange w:id="9154" w:author="Steven" w:date="2022-04-18T14:11:00Z">
            <w:rPr>
              <w:rFonts w:cs="Courier New"/>
              <w:color w:val="000000"/>
              <w:szCs w:val="20"/>
            </w:rPr>
          </w:rPrChange>
        </w:rPr>
        <w:t xml:space="preserve"> </w:t>
      </w:r>
      <w:r w:rsidRPr="00BE5A55">
        <w:rPr>
          <w:szCs w:val="20"/>
          <w:rPrChange w:id="9155" w:author="Steven" w:date="2022-04-18T14:11:00Z">
            <w:rPr>
              <w:rFonts w:cs="Courier New"/>
              <w:color w:val="FF0000"/>
              <w:szCs w:val="20"/>
            </w:rPr>
          </w:rPrChange>
        </w:rPr>
        <w:t>type</w:t>
      </w:r>
      <w:r w:rsidRPr="00BE5A55">
        <w:rPr>
          <w:szCs w:val="20"/>
          <w:rPrChange w:id="9156" w:author="Steven" w:date="2022-04-18T14:11:00Z">
            <w:rPr>
              <w:rFonts w:cs="Courier New"/>
              <w:color w:val="000000"/>
              <w:szCs w:val="20"/>
            </w:rPr>
          </w:rPrChange>
        </w:rPr>
        <w:t>=</w:t>
      </w:r>
      <w:r w:rsidRPr="00BE5A55">
        <w:rPr>
          <w:bCs/>
          <w:szCs w:val="20"/>
          <w:rPrChange w:id="9157" w:author="Steven" w:date="2022-04-18T14:11:00Z">
            <w:rPr>
              <w:rFonts w:cs="Courier New"/>
              <w:b/>
              <w:bCs/>
              <w:color w:val="8000FF"/>
              <w:szCs w:val="20"/>
            </w:rPr>
          </w:rPrChange>
        </w:rPr>
        <w:t>"</w:t>
      </w:r>
      <w:proofErr w:type="spellStart"/>
      <w:r w:rsidRPr="00BE5A55">
        <w:rPr>
          <w:bCs/>
          <w:szCs w:val="20"/>
          <w:rPrChange w:id="9158" w:author="Steven" w:date="2022-04-18T14:11:00Z">
            <w:rPr>
              <w:rFonts w:cs="Courier New"/>
              <w:b/>
              <w:bCs/>
              <w:color w:val="8000FF"/>
              <w:szCs w:val="20"/>
            </w:rPr>
          </w:rPrChange>
        </w:rPr>
        <w:t>normal_distribution</w:t>
      </w:r>
      <w:proofErr w:type="spellEnd"/>
      <w:r w:rsidRPr="00BE5A55">
        <w:rPr>
          <w:bCs/>
          <w:szCs w:val="20"/>
          <w:rPrChange w:id="9159" w:author="Steven" w:date="2022-04-18T14:11:00Z">
            <w:rPr>
              <w:rFonts w:cs="Courier New"/>
              <w:b/>
              <w:bCs/>
              <w:color w:val="8000FF"/>
              <w:szCs w:val="20"/>
            </w:rPr>
          </w:rPrChange>
        </w:rPr>
        <w:t>"</w:t>
      </w:r>
      <w:r w:rsidRPr="00BE5A55">
        <w:rPr>
          <w:szCs w:val="20"/>
          <w:rPrChange w:id="9160" w:author="Steven" w:date="2022-04-18T14:11:00Z">
            <w:rPr>
              <w:rFonts w:cs="Courier New"/>
              <w:color w:val="0000FF"/>
              <w:szCs w:val="20"/>
            </w:rPr>
          </w:rPrChange>
        </w:rPr>
        <w:t>&gt;</w:t>
      </w:r>
    </w:p>
    <w:p w14:paraId="2502611A" w14:textId="77777777" w:rsidR="00EC4535" w:rsidRPr="00BE5A55" w:rsidRDefault="00EC4535" w:rsidP="00195D31">
      <w:pPr>
        <w:pStyle w:val="Code0"/>
        <w:rPr>
          <w:bCs/>
          <w:szCs w:val="20"/>
          <w:rPrChange w:id="9161" w:author="Steven" w:date="2022-04-18T14:11:00Z">
            <w:rPr>
              <w:rFonts w:cs="Courier New"/>
              <w:b/>
              <w:bCs/>
              <w:color w:val="000000"/>
              <w:szCs w:val="20"/>
            </w:rPr>
          </w:rPrChange>
        </w:rPr>
        <w:pPrChange w:id="9162" w:author="Steven" w:date="2022-04-18T14:06:00Z">
          <w:pPr>
            <w:shd w:val="clear" w:color="auto" w:fill="FFFFFF"/>
            <w:jc w:val="left"/>
          </w:pPr>
        </w:pPrChange>
      </w:pPr>
      <w:r w:rsidRPr="00BE5A55">
        <w:rPr>
          <w:bCs/>
          <w:szCs w:val="20"/>
          <w:rPrChange w:id="9163" w:author="Steven" w:date="2022-04-18T14:11:00Z">
            <w:rPr>
              <w:rFonts w:cs="Courier New"/>
              <w:b/>
              <w:bCs/>
              <w:color w:val="000000"/>
              <w:szCs w:val="20"/>
            </w:rPr>
          </w:rPrChange>
        </w:rPr>
        <w:t xml:space="preserve">    </w:t>
      </w:r>
      <w:r w:rsidRPr="00BE5A55">
        <w:rPr>
          <w:szCs w:val="20"/>
          <w:rPrChange w:id="9164" w:author="Steven" w:date="2022-04-18T14:11:00Z">
            <w:rPr>
              <w:rFonts w:cs="Courier New"/>
              <w:color w:val="0000FF"/>
              <w:szCs w:val="20"/>
            </w:rPr>
          </w:rPrChange>
        </w:rPr>
        <w:t>&lt;</w:t>
      </w:r>
      <w:proofErr w:type="gramStart"/>
      <w:r w:rsidRPr="00BE5A55">
        <w:rPr>
          <w:szCs w:val="20"/>
          <w:rPrChange w:id="9165" w:author="Steven" w:date="2022-04-18T14:11:00Z">
            <w:rPr>
              <w:rFonts w:cs="Courier New"/>
              <w:color w:val="0000FF"/>
              <w:szCs w:val="20"/>
            </w:rPr>
          </w:rPrChange>
        </w:rPr>
        <w:t>mean&gt;</w:t>
      </w:r>
      <w:proofErr w:type="gramEnd"/>
      <w:r w:rsidRPr="00BE5A55">
        <w:rPr>
          <w:bCs/>
          <w:szCs w:val="20"/>
          <w:rPrChange w:id="9166" w:author="Steven" w:date="2022-04-18T14:11:00Z">
            <w:rPr>
              <w:rFonts w:cs="Courier New"/>
              <w:b/>
              <w:bCs/>
              <w:color w:val="000000"/>
              <w:szCs w:val="20"/>
            </w:rPr>
          </w:rPrChange>
        </w:rPr>
        <w:t>200</w:t>
      </w:r>
      <w:r w:rsidRPr="00BE5A55">
        <w:rPr>
          <w:szCs w:val="20"/>
          <w:rPrChange w:id="9167" w:author="Steven" w:date="2022-04-18T14:11:00Z">
            <w:rPr>
              <w:rFonts w:cs="Courier New"/>
              <w:color w:val="0000FF"/>
              <w:szCs w:val="20"/>
            </w:rPr>
          </w:rPrChange>
        </w:rPr>
        <w:t>&lt;/mean&gt;</w:t>
      </w:r>
    </w:p>
    <w:p w14:paraId="6753D8FE" w14:textId="77777777" w:rsidR="00EC4535" w:rsidRPr="00BE5A55" w:rsidRDefault="00EC4535" w:rsidP="00195D31">
      <w:pPr>
        <w:pStyle w:val="Code0"/>
        <w:rPr>
          <w:bCs/>
          <w:szCs w:val="20"/>
          <w:rPrChange w:id="9168" w:author="Steven" w:date="2022-04-18T14:11:00Z">
            <w:rPr>
              <w:rFonts w:cs="Courier New"/>
              <w:b/>
              <w:bCs/>
              <w:color w:val="000000"/>
              <w:szCs w:val="20"/>
            </w:rPr>
          </w:rPrChange>
        </w:rPr>
        <w:pPrChange w:id="9169" w:author="Steven" w:date="2022-04-18T14:06:00Z">
          <w:pPr>
            <w:shd w:val="clear" w:color="auto" w:fill="FFFFFF"/>
            <w:jc w:val="left"/>
          </w:pPr>
        </w:pPrChange>
      </w:pPr>
      <w:r w:rsidRPr="00BE5A55">
        <w:rPr>
          <w:bCs/>
          <w:szCs w:val="20"/>
          <w:rPrChange w:id="9170" w:author="Steven" w:date="2022-04-18T14:11:00Z">
            <w:rPr>
              <w:rFonts w:cs="Courier New"/>
              <w:b/>
              <w:bCs/>
              <w:color w:val="000000"/>
              <w:szCs w:val="20"/>
            </w:rPr>
          </w:rPrChange>
        </w:rPr>
        <w:t xml:space="preserve">    </w:t>
      </w:r>
      <w:r w:rsidRPr="00BE5A55">
        <w:rPr>
          <w:szCs w:val="20"/>
          <w:rPrChange w:id="9171" w:author="Steven" w:date="2022-04-18T14:11:00Z">
            <w:rPr>
              <w:rFonts w:cs="Courier New"/>
              <w:color w:val="0000FF"/>
              <w:szCs w:val="20"/>
            </w:rPr>
          </w:rPrChange>
        </w:rPr>
        <w:t>&lt;</w:t>
      </w:r>
      <w:proofErr w:type="spellStart"/>
      <w:proofErr w:type="gramStart"/>
      <w:r w:rsidRPr="00BE5A55">
        <w:rPr>
          <w:szCs w:val="20"/>
          <w:rPrChange w:id="9172" w:author="Steven" w:date="2022-04-18T14:11:00Z">
            <w:rPr>
              <w:rFonts w:cs="Courier New"/>
              <w:color w:val="0000FF"/>
              <w:szCs w:val="20"/>
            </w:rPr>
          </w:rPrChange>
        </w:rPr>
        <w:t>stddev</w:t>
      </w:r>
      <w:proofErr w:type="spellEnd"/>
      <w:r w:rsidRPr="00BE5A55">
        <w:rPr>
          <w:szCs w:val="20"/>
          <w:rPrChange w:id="9173" w:author="Steven" w:date="2022-04-18T14:11:00Z">
            <w:rPr>
              <w:rFonts w:cs="Courier New"/>
              <w:color w:val="0000FF"/>
              <w:szCs w:val="20"/>
            </w:rPr>
          </w:rPrChange>
        </w:rPr>
        <w:t>&gt;</w:t>
      </w:r>
      <w:proofErr w:type="gramEnd"/>
      <w:r w:rsidRPr="00BE5A55">
        <w:rPr>
          <w:bCs/>
          <w:szCs w:val="20"/>
          <w:rPrChange w:id="9174" w:author="Steven" w:date="2022-04-18T14:11:00Z">
            <w:rPr>
              <w:rFonts w:cs="Courier New"/>
              <w:b/>
              <w:bCs/>
              <w:color w:val="000000"/>
              <w:szCs w:val="20"/>
            </w:rPr>
          </w:rPrChange>
        </w:rPr>
        <w:t>5</w:t>
      </w:r>
      <w:r w:rsidRPr="00BE5A55">
        <w:rPr>
          <w:szCs w:val="20"/>
          <w:rPrChange w:id="9175" w:author="Steven" w:date="2022-04-18T14:11:00Z">
            <w:rPr>
              <w:rFonts w:cs="Courier New"/>
              <w:color w:val="0000FF"/>
              <w:szCs w:val="20"/>
            </w:rPr>
          </w:rPrChange>
        </w:rPr>
        <w:t>&lt;/</w:t>
      </w:r>
      <w:proofErr w:type="spellStart"/>
      <w:r w:rsidRPr="00BE5A55">
        <w:rPr>
          <w:szCs w:val="20"/>
          <w:rPrChange w:id="9176" w:author="Steven" w:date="2022-04-18T14:11:00Z">
            <w:rPr>
              <w:rFonts w:cs="Courier New"/>
              <w:color w:val="0000FF"/>
              <w:szCs w:val="20"/>
            </w:rPr>
          </w:rPrChange>
        </w:rPr>
        <w:t>stddev</w:t>
      </w:r>
      <w:proofErr w:type="spellEnd"/>
      <w:r w:rsidRPr="00BE5A55">
        <w:rPr>
          <w:szCs w:val="20"/>
          <w:rPrChange w:id="9177" w:author="Steven" w:date="2022-04-18T14:11:00Z">
            <w:rPr>
              <w:rFonts w:cs="Courier New"/>
              <w:color w:val="0000FF"/>
              <w:szCs w:val="20"/>
            </w:rPr>
          </w:rPrChange>
        </w:rPr>
        <w:t>&gt;</w:t>
      </w:r>
    </w:p>
    <w:p w14:paraId="73ECC7DF" w14:textId="20BC268E" w:rsidR="007B0B87" w:rsidRPr="00BE5A55" w:rsidRDefault="00EC4535" w:rsidP="00195D31">
      <w:pPr>
        <w:pStyle w:val="Code0"/>
        <w:rPr>
          <w:szCs w:val="20"/>
          <w:rPrChange w:id="9178" w:author="Steven" w:date="2022-04-18T14:11:00Z">
            <w:rPr/>
          </w:rPrChange>
        </w:rPr>
        <w:pPrChange w:id="9179" w:author="Steven" w:date="2022-04-18T14:06:00Z">
          <w:pPr>
            <w:shd w:val="clear" w:color="auto" w:fill="FFFFFF"/>
            <w:jc w:val="left"/>
          </w:pPr>
        </w:pPrChange>
      </w:pPr>
      <w:r w:rsidRPr="00BE5A55">
        <w:rPr>
          <w:szCs w:val="20"/>
          <w:rPrChange w:id="9180" w:author="Steven" w:date="2022-04-18T14:11:00Z">
            <w:rPr>
              <w:rFonts w:cs="Courier New"/>
              <w:color w:val="0000FF"/>
              <w:szCs w:val="20"/>
            </w:rPr>
          </w:rPrChange>
        </w:rPr>
        <w:t>&lt;/</w:t>
      </w:r>
      <w:proofErr w:type="spellStart"/>
      <w:r w:rsidRPr="00BE5A55">
        <w:rPr>
          <w:szCs w:val="20"/>
          <w:rPrChange w:id="9181" w:author="Steven" w:date="2022-04-18T14:11:00Z">
            <w:rPr>
              <w:rFonts w:cs="Courier New"/>
              <w:color w:val="0000FF"/>
              <w:szCs w:val="20"/>
            </w:rPr>
          </w:rPrChange>
        </w:rPr>
        <w:t>length_to_branch</w:t>
      </w:r>
      <w:proofErr w:type="spellEnd"/>
      <w:r w:rsidRPr="00BE5A55">
        <w:rPr>
          <w:szCs w:val="20"/>
          <w:rPrChange w:id="9182" w:author="Steven" w:date="2022-04-18T14:11:00Z">
            <w:rPr>
              <w:rFonts w:cs="Courier New"/>
              <w:color w:val="0000FF"/>
              <w:szCs w:val="20"/>
            </w:rPr>
          </w:rPrChange>
        </w:rPr>
        <w:t>&gt;</w:t>
      </w:r>
    </w:p>
    <w:p w14:paraId="02EABD04" w14:textId="6130EC36" w:rsidR="007B0B87" w:rsidRDefault="007B0B87" w:rsidP="007B0B87">
      <w:pPr>
        <w:pStyle w:val="Heading3"/>
      </w:pPr>
      <w:bookmarkStart w:id="9183" w:name="_Toc99726411"/>
      <w:r>
        <w:t>Uniform Distribution</w:t>
      </w:r>
      <w:bookmarkEnd w:id="9183"/>
    </w:p>
    <w:p w14:paraId="0261FDE0" w14:textId="14CF7517" w:rsidR="007B0B87" w:rsidRDefault="00EB6090" w:rsidP="007B0B87">
      <w:r>
        <w:t>The Uniform</w:t>
      </w:r>
      <w:r w:rsidR="007B0B87">
        <w:t xml:space="preserve"> Distribution is one of the provided distributions. This dis</w:t>
      </w:r>
      <w:r w:rsidR="00693466">
        <w:t xml:space="preserve">tribution has </w:t>
      </w:r>
      <w:proofErr w:type="gramStart"/>
      <w:r w:rsidR="00693466">
        <w:t>3</w:t>
      </w:r>
      <w:proofErr w:type="gramEnd"/>
      <w:r w:rsidR="00521E23">
        <w:t xml:space="preserve"> parameters: a</w:t>
      </w:r>
      <w:r w:rsidR="007B0B87">
        <w:t>,</w:t>
      </w:r>
      <w:r w:rsidR="00D03C25">
        <w:t xml:space="preserve"> </w:t>
      </w:r>
      <w:r w:rsidR="00521E23">
        <w:t xml:space="preserve">b, and </w:t>
      </w:r>
      <w:proofErr w:type="spellStart"/>
      <w:r w:rsidR="00521E23">
        <w:t>time_clamped</w:t>
      </w:r>
      <w:proofErr w:type="spellEnd"/>
      <w:r w:rsidR="007B0B87">
        <w:t xml:space="preserve">. </w:t>
      </w:r>
      <w:r w:rsidR="00DB0343">
        <w:t xml:space="preserve">If </w:t>
      </w:r>
      <w:proofErr w:type="spellStart"/>
      <w:r w:rsidR="00DB0343">
        <w:t>time_clamped</w:t>
      </w:r>
      <w:proofErr w:type="spellEnd"/>
      <w:r w:rsidR="00DB0343">
        <w:t xml:space="preserve"> is false </w:t>
      </w:r>
      <w:proofErr w:type="gramStart"/>
      <w:r w:rsidR="00DB0343">
        <w:t>a and</w:t>
      </w:r>
      <w:proofErr w:type="gramEnd"/>
      <w:r w:rsidR="00DB0343">
        <w:t xml:space="preserve"> b are the ends of the distribution. </w:t>
      </w:r>
      <w:proofErr w:type="gramStart"/>
      <w:r w:rsidR="00DB0343">
        <w:t>Otherwise</w:t>
      </w:r>
      <w:proofErr w:type="gramEnd"/>
      <w:r w:rsidR="00DB0343">
        <w:t xml:space="preserve"> the ends of the distribution are</w:t>
      </w:r>
      <w:r w:rsidR="004E562C">
        <w:t>:</w:t>
      </w:r>
      <w:r w:rsidR="00DB0343">
        <w:t xml:space="preserve"> a</w:t>
      </w:r>
      <w:r w:rsidR="00261612">
        <w:t>,</w:t>
      </w:r>
      <w:r w:rsidR="00DB0343">
        <w:t xml:space="preserve"> and b-time.</w:t>
      </w:r>
      <w:r w:rsidR="001821DF">
        <w:t xml:space="preserve"> (</w:t>
      </w:r>
      <w:proofErr w:type="gramStart"/>
      <w:r w:rsidR="001821DF">
        <w:t>1</w:t>
      </w:r>
      <w:proofErr w:type="gramEnd"/>
      <w:r w:rsidR="001821DF">
        <w:t xml:space="preserve"> is for </w:t>
      </w:r>
      <w:proofErr w:type="spellStart"/>
      <w:r w:rsidR="001821DF">
        <w:t>time_clamped</w:t>
      </w:r>
      <w:proofErr w:type="spellEnd"/>
      <w:r w:rsidR="001821DF">
        <w:t xml:space="preserve"> true, 0 is for </w:t>
      </w:r>
      <w:proofErr w:type="spellStart"/>
      <w:r w:rsidR="001821DF">
        <w:t>time_clamped</w:t>
      </w:r>
      <w:proofErr w:type="spellEnd"/>
      <w:r w:rsidR="001821DF">
        <w:t xml:space="preserve"> false)</w:t>
      </w:r>
    </w:p>
    <w:p w14:paraId="04552F6E" w14:textId="252103A5" w:rsidR="007B0B87" w:rsidRPr="0030237E" w:rsidRDefault="007B0B87" w:rsidP="007B0B87">
      <w:pPr>
        <w:rPr>
          <w:ins w:id="9184" w:author="Steven LaBelle" w:date="2018-08-21T12:36:00Z"/>
          <w:rStyle w:val="Hyperlink"/>
          <w:lang w:val="es-MX"/>
          <w:rPrChange w:id="9185" w:author="Steven" w:date="2021-03-08T10:43:00Z">
            <w:rPr>
              <w:ins w:id="9186" w:author="Steven LaBelle" w:date="2018-08-21T12:36:00Z"/>
              <w:rStyle w:val="Hyperlink"/>
            </w:rPr>
          </w:rPrChange>
        </w:rPr>
      </w:pPr>
      <w:r>
        <w:t xml:space="preserve"> </w:t>
      </w:r>
      <w:r w:rsidR="00EF4D6E">
        <w:fldChar w:fldCharType="begin"/>
      </w:r>
      <w:r w:rsidR="00EF4D6E" w:rsidRPr="0030237E">
        <w:rPr>
          <w:lang w:val="es-MX"/>
          <w:rPrChange w:id="9187" w:author="Steven" w:date="2021-03-08T10:43:00Z">
            <w:rPr/>
          </w:rPrChange>
        </w:rPr>
        <w:instrText xml:space="preserve"> HYPERLINK "https://en.wikipedia.org/wiki/Uniform_distribution_(continuous)" </w:instrText>
      </w:r>
      <w:r w:rsidR="00EF4D6E">
        <w:fldChar w:fldCharType="separate"/>
      </w:r>
      <w:r w:rsidRPr="0030237E">
        <w:rPr>
          <w:rStyle w:val="Hyperlink"/>
          <w:lang w:val="es-MX"/>
          <w:rPrChange w:id="9188" w:author="Steven" w:date="2021-03-08T10:43:00Z">
            <w:rPr>
              <w:rStyle w:val="Hyperlink"/>
            </w:rPr>
          </w:rPrChange>
        </w:rPr>
        <w:t>Wikipedia Page</w:t>
      </w:r>
      <w:r w:rsidR="00EF4D6E">
        <w:rPr>
          <w:rStyle w:val="Hyperlink"/>
        </w:rPr>
        <w:fldChar w:fldCharType="end"/>
      </w:r>
      <w:r w:rsidRPr="0030237E">
        <w:rPr>
          <w:lang w:val="es-MX"/>
          <w:rPrChange w:id="9189" w:author="Steven" w:date="2021-03-08T10:43:00Z">
            <w:rPr/>
          </w:rPrChange>
        </w:rPr>
        <w:t xml:space="preserve"> </w:t>
      </w:r>
      <w:r w:rsidR="00EF4D6E">
        <w:fldChar w:fldCharType="begin"/>
      </w:r>
      <w:r w:rsidR="00EF4D6E" w:rsidRPr="0030237E">
        <w:rPr>
          <w:lang w:val="es-MX"/>
          <w:rPrChange w:id="9190" w:author="Steven" w:date="2021-03-08T10:43:00Z">
            <w:rPr/>
          </w:rPrChange>
        </w:rPr>
        <w:instrText xml:space="preserve"> HYPERLINK "http://www.cplusplus.com/reference/random/normal_distribution/" </w:instrText>
      </w:r>
      <w:r w:rsidR="00EF4D6E">
        <w:fldChar w:fldCharType="separate"/>
      </w:r>
      <w:r w:rsidRPr="0030237E">
        <w:rPr>
          <w:rStyle w:val="Hyperlink"/>
          <w:lang w:val="es-MX"/>
          <w:rPrChange w:id="9191" w:author="Steven" w:date="2021-03-08T10:43:00Z">
            <w:rPr>
              <w:rStyle w:val="Hyperlink"/>
            </w:rPr>
          </w:rPrChange>
        </w:rPr>
        <w:t xml:space="preserve">C++ </w:t>
      </w:r>
      <w:proofErr w:type="spellStart"/>
      <w:r w:rsidRPr="0030237E">
        <w:rPr>
          <w:rStyle w:val="Hyperlink"/>
          <w:lang w:val="es-MX"/>
          <w:rPrChange w:id="9192" w:author="Steven" w:date="2021-03-08T10:43:00Z">
            <w:rPr>
              <w:rStyle w:val="Hyperlink"/>
            </w:rPr>
          </w:rPrChange>
        </w:rPr>
        <w:t>Documentation</w:t>
      </w:r>
      <w:proofErr w:type="spellEnd"/>
      <w:r w:rsidR="00EF4D6E">
        <w:rPr>
          <w:rStyle w:val="Hyperlink"/>
        </w:rPr>
        <w:fldChar w:fldCharType="end"/>
      </w:r>
    </w:p>
    <w:p w14:paraId="6EF3FF8D" w14:textId="77777777" w:rsidR="00F20597" w:rsidRPr="0030237E" w:rsidRDefault="00F20597" w:rsidP="007B0B87">
      <w:pPr>
        <w:rPr>
          <w:lang w:val="es-MX"/>
          <w:rPrChange w:id="9193" w:author="Steven" w:date="2021-03-08T10:43:00Z">
            <w:rPr/>
          </w:rPrChange>
        </w:rPr>
      </w:pPr>
    </w:p>
    <w:p w14:paraId="53094A26" w14:textId="50E8BD3C" w:rsidR="007B0B87" w:rsidRPr="00BE5A55" w:rsidDel="00261E33" w:rsidRDefault="007B0B87" w:rsidP="00195D31">
      <w:pPr>
        <w:pStyle w:val="Code0"/>
        <w:rPr>
          <w:del w:id="9194" w:author="Steven" w:date="2022-03-30T13:24:00Z"/>
          <w:szCs w:val="20"/>
          <w:lang w:val="es-MX"/>
          <w:rPrChange w:id="9195" w:author="Steven" w:date="2022-04-18T14:11:00Z">
            <w:rPr>
              <w:del w:id="9196" w:author="Steven" w:date="2022-03-30T13:24:00Z"/>
            </w:rPr>
          </w:rPrChange>
        </w:rPr>
        <w:pPrChange w:id="9197" w:author="Steven" w:date="2022-04-18T14:06:00Z">
          <w:pPr/>
        </w:pPrChange>
      </w:pPr>
      <w:del w:id="9198" w:author="Steven" w:date="2022-03-30T13:24:00Z">
        <w:r w:rsidRPr="00BE5A55" w:rsidDel="00261E33">
          <w:rPr>
            <w:szCs w:val="20"/>
            <w:lang w:val="es-MX"/>
            <w:rPrChange w:id="9199" w:author="Steven" w:date="2022-04-18T14:11:00Z">
              <w:rPr/>
            </w:rPrChange>
          </w:rPr>
          <w:delText xml:space="preserve">e.g. </w:delText>
        </w:r>
      </w:del>
    </w:p>
    <w:p w14:paraId="2CEC230D" w14:textId="77777777" w:rsidR="001E0B1D" w:rsidRPr="00BE5A55" w:rsidRDefault="001E0B1D" w:rsidP="00195D31">
      <w:pPr>
        <w:pStyle w:val="Code0"/>
        <w:rPr>
          <w:szCs w:val="20"/>
          <w:rPrChange w:id="9200" w:author="Steven" w:date="2022-04-18T14:11:00Z">
            <w:rPr>
              <w:rFonts w:cs="Courier New"/>
              <w:b/>
              <w:bCs/>
              <w:color w:val="000000"/>
              <w:szCs w:val="20"/>
            </w:rPr>
          </w:rPrChange>
        </w:rPr>
        <w:pPrChange w:id="9201" w:author="Steven" w:date="2022-04-18T14:06:00Z">
          <w:pPr>
            <w:shd w:val="clear" w:color="auto" w:fill="FFFFFF"/>
            <w:jc w:val="left"/>
          </w:pPr>
        </w:pPrChange>
      </w:pPr>
      <w:r w:rsidRPr="00BE5A55">
        <w:rPr>
          <w:szCs w:val="20"/>
          <w:rPrChange w:id="9202" w:author="Steven" w:date="2022-04-18T14:11:00Z">
            <w:rPr>
              <w:rFonts w:cs="Courier New"/>
              <w:color w:val="0000FF"/>
              <w:szCs w:val="20"/>
            </w:rPr>
          </w:rPrChange>
        </w:rPr>
        <w:t>&lt;</w:t>
      </w:r>
      <w:proofErr w:type="spellStart"/>
      <w:r w:rsidRPr="00BE5A55">
        <w:rPr>
          <w:szCs w:val="20"/>
          <w:rPrChange w:id="9203" w:author="Steven" w:date="2022-04-18T14:11:00Z">
            <w:rPr>
              <w:rFonts w:cs="Courier New"/>
              <w:color w:val="0000FF"/>
              <w:szCs w:val="20"/>
            </w:rPr>
          </w:rPrChange>
        </w:rPr>
        <w:t>time_to_emerge</w:t>
      </w:r>
      <w:proofErr w:type="spellEnd"/>
      <w:r w:rsidRPr="00BE5A55">
        <w:rPr>
          <w:szCs w:val="20"/>
          <w:rPrChange w:id="9204" w:author="Steven" w:date="2022-04-18T14:11:00Z">
            <w:rPr>
              <w:rFonts w:cs="Courier New"/>
              <w:color w:val="000000"/>
              <w:szCs w:val="20"/>
            </w:rPr>
          </w:rPrChange>
        </w:rPr>
        <w:t xml:space="preserve"> type="</w:t>
      </w:r>
      <w:proofErr w:type="spellStart"/>
      <w:r w:rsidRPr="00BE5A55">
        <w:rPr>
          <w:szCs w:val="20"/>
          <w:rPrChange w:id="9205" w:author="Steven" w:date="2022-04-18T14:11:00Z">
            <w:rPr>
              <w:rFonts w:cs="Courier New"/>
              <w:b/>
              <w:bCs/>
              <w:color w:val="8000FF"/>
              <w:szCs w:val="20"/>
            </w:rPr>
          </w:rPrChange>
        </w:rPr>
        <w:t>uniform_distribution</w:t>
      </w:r>
      <w:proofErr w:type="spellEnd"/>
      <w:r w:rsidRPr="00BE5A55">
        <w:rPr>
          <w:szCs w:val="20"/>
          <w:rPrChange w:id="9206" w:author="Steven" w:date="2022-04-18T14:11:00Z">
            <w:rPr>
              <w:rFonts w:cs="Courier New"/>
              <w:b/>
              <w:bCs/>
              <w:color w:val="8000FF"/>
              <w:szCs w:val="20"/>
            </w:rPr>
          </w:rPrChange>
        </w:rPr>
        <w:t>"</w:t>
      </w:r>
      <w:r w:rsidRPr="00BE5A55">
        <w:rPr>
          <w:szCs w:val="20"/>
          <w:rPrChange w:id="9207" w:author="Steven" w:date="2022-04-18T14:11:00Z">
            <w:rPr>
              <w:rFonts w:cs="Courier New"/>
              <w:color w:val="0000FF"/>
              <w:szCs w:val="20"/>
            </w:rPr>
          </w:rPrChange>
        </w:rPr>
        <w:t>&gt;</w:t>
      </w:r>
    </w:p>
    <w:p w14:paraId="7A097E50" w14:textId="77777777" w:rsidR="001E0B1D" w:rsidRPr="00BE5A55" w:rsidRDefault="001E0B1D" w:rsidP="00195D31">
      <w:pPr>
        <w:pStyle w:val="Code0"/>
        <w:rPr>
          <w:bCs/>
          <w:szCs w:val="20"/>
          <w:rPrChange w:id="9208" w:author="Steven" w:date="2022-04-18T14:11:00Z">
            <w:rPr>
              <w:rFonts w:cs="Courier New"/>
              <w:b/>
              <w:bCs/>
              <w:color w:val="000000"/>
              <w:szCs w:val="20"/>
            </w:rPr>
          </w:rPrChange>
        </w:rPr>
        <w:pPrChange w:id="9209" w:author="Steven" w:date="2022-04-18T14:06:00Z">
          <w:pPr>
            <w:shd w:val="clear" w:color="auto" w:fill="FFFFFF"/>
            <w:jc w:val="left"/>
          </w:pPr>
        </w:pPrChange>
      </w:pPr>
      <w:r w:rsidRPr="00BE5A55">
        <w:rPr>
          <w:bCs/>
          <w:szCs w:val="20"/>
          <w:rPrChange w:id="9210" w:author="Steven" w:date="2022-04-18T14:11:00Z">
            <w:rPr>
              <w:rFonts w:cs="Courier New"/>
              <w:b/>
              <w:bCs/>
              <w:color w:val="000000"/>
              <w:szCs w:val="20"/>
            </w:rPr>
          </w:rPrChange>
        </w:rPr>
        <w:t xml:space="preserve">    </w:t>
      </w:r>
      <w:r w:rsidRPr="00BE5A55">
        <w:rPr>
          <w:szCs w:val="20"/>
          <w:rPrChange w:id="9211" w:author="Steven" w:date="2022-04-18T14:11:00Z">
            <w:rPr>
              <w:rFonts w:cs="Courier New"/>
              <w:color w:val="0000FF"/>
              <w:szCs w:val="20"/>
            </w:rPr>
          </w:rPrChange>
        </w:rPr>
        <w:t>&lt;a&gt;</w:t>
      </w:r>
      <w:r w:rsidRPr="00BE5A55">
        <w:rPr>
          <w:bCs/>
          <w:szCs w:val="20"/>
          <w:rPrChange w:id="9212" w:author="Steven" w:date="2022-04-18T14:11:00Z">
            <w:rPr>
              <w:rFonts w:cs="Courier New"/>
              <w:b/>
              <w:bCs/>
              <w:color w:val="000000"/>
              <w:szCs w:val="20"/>
            </w:rPr>
          </w:rPrChange>
        </w:rPr>
        <w:t>0</w:t>
      </w:r>
      <w:r w:rsidRPr="00BE5A55">
        <w:rPr>
          <w:szCs w:val="20"/>
          <w:rPrChange w:id="9213" w:author="Steven" w:date="2022-04-18T14:11:00Z">
            <w:rPr>
              <w:rFonts w:cs="Courier New"/>
              <w:color w:val="0000FF"/>
              <w:szCs w:val="20"/>
            </w:rPr>
          </w:rPrChange>
        </w:rPr>
        <w:t>&lt;/a&gt;</w:t>
      </w:r>
    </w:p>
    <w:p w14:paraId="593FC609" w14:textId="77777777" w:rsidR="001E0B1D" w:rsidRPr="00BE5A55" w:rsidRDefault="001E0B1D" w:rsidP="00195D31">
      <w:pPr>
        <w:pStyle w:val="Code0"/>
        <w:rPr>
          <w:szCs w:val="20"/>
          <w:rPrChange w:id="9214" w:author="Steven" w:date="2022-04-18T14:11:00Z">
            <w:rPr>
              <w:rFonts w:cs="Courier New"/>
              <w:b/>
              <w:bCs/>
              <w:color w:val="000000"/>
              <w:szCs w:val="20"/>
            </w:rPr>
          </w:rPrChange>
        </w:rPr>
        <w:pPrChange w:id="9215" w:author="Steven" w:date="2022-04-18T14:06:00Z">
          <w:pPr>
            <w:shd w:val="clear" w:color="auto" w:fill="FFFFFF"/>
            <w:jc w:val="left"/>
          </w:pPr>
        </w:pPrChange>
      </w:pPr>
      <w:r w:rsidRPr="00BE5A55">
        <w:rPr>
          <w:szCs w:val="20"/>
          <w:rPrChange w:id="9216" w:author="Steven" w:date="2022-04-18T14:11:00Z">
            <w:rPr>
              <w:rFonts w:cs="Courier New"/>
              <w:b/>
              <w:bCs/>
              <w:color w:val="000000"/>
              <w:szCs w:val="20"/>
            </w:rPr>
          </w:rPrChange>
        </w:rPr>
        <w:t xml:space="preserve">    </w:t>
      </w:r>
      <w:r w:rsidRPr="00BE5A55">
        <w:rPr>
          <w:szCs w:val="20"/>
          <w:rPrChange w:id="9217" w:author="Steven" w:date="2022-04-18T14:11:00Z">
            <w:rPr>
              <w:rFonts w:cs="Courier New"/>
              <w:color w:val="0000FF"/>
              <w:szCs w:val="20"/>
            </w:rPr>
          </w:rPrChange>
        </w:rPr>
        <w:t>&lt;b&gt;</w:t>
      </w:r>
      <w:r w:rsidRPr="00BE5A55">
        <w:rPr>
          <w:szCs w:val="20"/>
          <w:rPrChange w:id="9218" w:author="Steven" w:date="2022-04-18T14:11:00Z">
            <w:rPr>
              <w:rFonts w:cs="Courier New"/>
              <w:b/>
              <w:bCs/>
              <w:color w:val="000000"/>
              <w:szCs w:val="20"/>
            </w:rPr>
          </w:rPrChange>
        </w:rPr>
        <w:t>10</w:t>
      </w:r>
      <w:r w:rsidRPr="00BE5A55">
        <w:rPr>
          <w:szCs w:val="20"/>
          <w:rPrChange w:id="9219" w:author="Steven" w:date="2022-04-18T14:11:00Z">
            <w:rPr>
              <w:rFonts w:cs="Courier New"/>
              <w:color w:val="0000FF"/>
              <w:szCs w:val="20"/>
            </w:rPr>
          </w:rPrChange>
        </w:rPr>
        <w:t>&lt;/b&gt;</w:t>
      </w:r>
    </w:p>
    <w:p w14:paraId="7E9D3496" w14:textId="77777777" w:rsidR="001E0B1D" w:rsidRPr="00BE5A55" w:rsidRDefault="001E0B1D" w:rsidP="00195D31">
      <w:pPr>
        <w:pStyle w:val="Code0"/>
        <w:rPr>
          <w:bCs/>
          <w:szCs w:val="20"/>
          <w:rPrChange w:id="9220" w:author="Steven" w:date="2022-04-18T14:11:00Z">
            <w:rPr>
              <w:rFonts w:cs="Courier New"/>
              <w:b/>
              <w:bCs/>
              <w:color w:val="000000"/>
              <w:szCs w:val="20"/>
            </w:rPr>
          </w:rPrChange>
        </w:rPr>
        <w:pPrChange w:id="9221" w:author="Steven" w:date="2022-04-18T14:06:00Z">
          <w:pPr>
            <w:shd w:val="clear" w:color="auto" w:fill="FFFFFF"/>
            <w:jc w:val="left"/>
          </w:pPr>
        </w:pPrChange>
      </w:pPr>
      <w:r w:rsidRPr="00BE5A55">
        <w:rPr>
          <w:bCs/>
          <w:szCs w:val="20"/>
          <w:rPrChange w:id="9222" w:author="Steven" w:date="2022-04-18T14:11:00Z">
            <w:rPr>
              <w:rFonts w:cs="Courier New"/>
              <w:b/>
              <w:bCs/>
              <w:color w:val="000000"/>
              <w:szCs w:val="20"/>
            </w:rPr>
          </w:rPrChange>
        </w:rPr>
        <w:t xml:space="preserve">    </w:t>
      </w:r>
      <w:r w:rsidRPr="00BE5A55">
        <w:rPr>
          <w:szCs w:val="20"/>
          <w:rPrChange w:id="9223" w:author="Steven" w:date="2022-04-18T14:11:00Z">
            <w:rPr>
              <w:rFonts w:cs="Courier New"/>
              <w:color w:val="0000FF"/>
              <w:szCs w:val="20"/>
            </w:rPr>
          </w:rPrChange>
        </w:rPr>
        <w:t>&lt;</w:t>
      </w:r>
      <w:proofErr w:type="spellStart"/>
      <w:r w:rsidRPr="00BE5A55">
        <w:rPr>
          <w:szCs w:val="20"/>
          <w:rPrChange w:id="9224" w:author="Steven" w:date="2022-04-18T14:11:00Z">
            <w:rPr>
              <w:rFonts w:cs="Courier New"/>
              <w:color w:val="0000FF"/>
              <w:szCs w:val="20"/>
            </w:rPr>
          </w:rPrChange>
        </w:rPr>
        <w:t>time_clamped</w:t>
      </w:r>
      <w:proofErr w:type="spellEnd"/>
      <w:r w:rsidRPr="00BE5A55">
        <w:rPr>
          <w:szCs w:val="20"/>
          <w:rPrChange w:id="9225" w:author="Steven" w:date="2022-04-18T14:11:00Z">
            <w:rPr>
              <w:rFonts w:cs="Courier New"/>
              <w:color w:val="0000FF"/>
              <w:szCs w:val="20"/>
            </w:rPr>
          </w:rPrChange>
        </w:rPr>
        <w:t>&gt;</w:t>
      </w:r>
      <w:r w:rsidRPr="00BE5A55">
        <w:rPr>
          <w:bCs/>
          <w:szCs w:val="20"/>
          <w:rPrChange w:id="9226" w:author="Steven" w:date="2022-04-18T14:11:00Z">
            <w:rPr>
              <w:rFonts w:cs="Courier New"/>
              <w:b/>
              <w:bCs/>
              <w:color w:val="000000"/>
              <w:szCs w:val="20"/>
            </w:rPr>
          </w:rPrChange>
        </w:rPr>
        <w:t>1</w:t>
      </w:r>
      <w:r w:rsidRPr="00BE5A55">
        <w:rPr>
          <w:szCs w:val="20"/>
          <w:rPrChange w:id="9227" w:author="Steven" w:date="2022-04-18T14:11:00Z">
            <w:rPr>
              <w:rFonts w:cs="Courier New"/>
              <w:color w:val="0000FF"/>
              <w:szCs w:val="20"/>
            </w:rPr>
          </w:rPrChange>
        </w:rPr>
        <w:t>&lt;/</w:t>
      </w:r>
      <w:proofErr w:type="spellStart"/>
      <w:r w:rsidRPr="00BE5A55">
        <w:rPr>
          <w:szCs w:val="20"/>
          <w:rPrChange w:id="9228" w:author="Steven" w:date="2022-04-18T14:11:00Z">
            <w:rPr>
              <w:rFonts w:cs="Courier New"/>
              <w:color w:val="0000FF"/>
              <w:szCs w:val="20"/>
            </w:rPr>
          </w:rPrChange>
        </w:rPr>
        <w:t>time_clamped</w:t>
      </w:r>
      <w:proofErr w:type="spellEnd"/>
      <w:r w:rsidRPr="00BE5A55">
        <w:rPr>
          <w:szCs w:val="20"/>
          <w:rPrChange w:id="9229" w:author="Steven" w:date="2022-04-18T14:11:00Z">
            <w:rPr>
              <w:rFonts w:cs="Courier New"/>
              <w:color w:val="0000FF"/>
              <w:szCs w:val="20"/>
            </w:rPr>
          </w:rPrChange>
        </w:rPr>
        <w:t>&gt;</w:t>
      </w:r>
    </w:p>
    <w:p w14:paraId="6B729BD4" w14:textId="537C4337" w:rsidR="001E0B1D" w:rsidRPr="00BE5A55" w:rsidRDefault="001E0B1D" w:rsidP="00195D31">
      <w:pPr>
        <w:pStyle w:val="Code0"/>
        <w:rPr>
          <w:szCs w:val="20"/>
          <w:rPrChange w:id="9230" w:author="Steven" w:date="2022-04-18T14:11:00Z">
            <w:rPr/>
          </w:rPrChange>
        </w:rPr>
        <w:pPrChange w:id="9231" w:author="Steven" w:date="2022-04-18T14:06:00Z">
          <w:pPr>
            <w:shd w:val="clear" w:color="auto" w:fill="FFFFFF"/>
            <w:jc w:val="left"/>
          </w:pPr>
        </w:pPrChange>
      </w:pPr>
      <w:r w:rsidRPr="00BE5A55">
        <w:rPr>
          <w:szCs w:val="20"/>
          <w:rPrChange w:id="9232" w:author="Steven" w:date="2022-04-18T14:11:00Z">
            <w:rPr>
              <w:rFonts w:cs="Courier New"/>
              <w:color w:val="0000FF"/>
              <w:szCs w:val="20"/>
            </w:rPr>
          </w:rPrChange>
        </w:rPr>
        <w:t>&lt;/</w:t>
      </w:r>
      <w:proofErr w:type="spellStart"/>
      <w:r w:rsidRPr="00BE5A55">
        <w:rPr>
          <w:szCs w:val="20"/>
          <w:rPrChange w:id="9233" w:author="Steven" w:date="2022-04-18T14:11:00Z">
            <w:rPr>
              <w:rFonts w:cs="Courier New"/>
              <w:color w:val="0000FF"/>
              <w:szCs w:val="20"/>
            </w:rPr>
          </w:rPrChange>
        </w:rPr>
        <w:t>time_to_emerge</w:t>
      </w:r>
      <w:proofErr w:type="spellEnd"/>
      <w:r w:rsidRPr="00BE5A55">
        <w:rPr>
          <w:szCs w:val="20"/>
          <w:rPrChange w:id="9234" w:author="Steven" w:date="2022-04-18T14:11:00Z">
            <w:rPr>
              <w:rFonts w:cs="Courier New"/>
              <w:color w:val="0000FF"/>
              <w:szCs w:val="20"/>
            </w:rPr>
          </w:rPrChange>
        </w:rPr>
        <w:t>&gt;</w:t>
      </w:r>
    </w:p>
    <w:p w14:paraId="3CD9870A" w14:textId="1B1B2458" w:rsidR="006D096E" w:rsidRDefault="006D096E" w:rsidP="006D096E">
      <w:pPr>
        <w:pStyle w:val="Heading3"/>
      </w:pPr>
      <w:bookmarkStart w:id="9235" w:name="_Toc99726412"/>
      <w:r>
        <w:t>Exponential Distribution</w:t>
      </w:r>
      <w:bookmarkEnd w:id="9235"/>
    </w:p>
    <w:p w14:paraId="2FA53DE2" w14:textId="3C3F344B" w:rsidR="006D096E" w:rsidRDefault="006D096E" w:rsidP="006D096E">
      <w:r>
        <w:t xml:space="preserve">The </w:t>
      </w:r>
      <w:r w:rsidR="00735D56">
        <w:t>E</w:t>
      </w:r>
      <w:r>
        <w:t>xponential</w:t>
      </w:r>
      <w:r w:rsidR="00735D56">
        <w:t xml:space="preserve"> D</w:t>
      </w:r>
      <w:r>
        <w:t xml:space="preserve">istribution is another provided </w:t>
      </w:r>
      <w:proofErr w:type="spellStart"/>
      <w:r>
        <w:t>distrution</w:t>
      </w:r>
      <w:proofErr w:type="spellEnd"/>
      <w:r>
        <w:t xml:space="preserve">. It has </w:t>
      </w:r>
      <w:proofErr w:type="gramStart"/>
      <w:r>
        <w:t>2</w:t>
      </w:r>
      <w:proofErr w:type="gramEnd"/>
      <w:r>
        <w:t xml:space="preserve"> parameters</w:t>
      </w:r>
      <w:r w:rsidR="00A7259F">
        <w:t>:</w:t>
      </w:r>
      <w:r>
        <w:t xml:space="preserve"> </w:t>
      </w:r>
      <w:proofErr w:type="spellStart"/>
      <w:r>
        <w:t>mult</w:t>
      </w:r>
      <w:proofErr w:type="spellEnd"/>
      <w:r>
        <w:t xml:space="preserve"> and lambda</w:t>
      </w:r>
      <w:r w:rsidR="00A7259F">
        <w:t>.</w:t>
      </w:r>
    </w:p>
    <w:p w14:paraId="58AB5B03" w14:textId="77777777" w:rsidR="00737738" w:rsidRDefault="00A7259F" w:rsidP="006D096E">
      <w:r>
        <w:t xml:space="preserve">Lambda is the rate of this distribution. </w:t>
      </w:r>
      <w:proofErr w:type="spellStart"/>
      <w:r>
        <w:t>Mult</w:t>
      </w:r>
      <w:proofErr w:type="spellEnd"/>
      <w:r>
        <w:t xml:space="preserve"> is a scale parameter that scales the result of the distribution. </w:t>
      </w:r>
    </w:p>
    <w:p w14:paraId="42FDAA67" w14:textId="4D38DE2D" w:rsidR="00A7259F" w:rsidRPr="0030237E" w:rsidRDefault="00EF4D6E" w:rsidP="006D096E">
      <w:pPr>
        <w:rPr>
          <w:ins w:id="9236" w:author="Steven LaBelle" w:date="2018-08-21T12:37:00Z"/>
          <w:rStyle w:val="Hyperlink"/>
          <w:lang w:val="es-MX"/>
          <w:rPrChange w:id="9237" w:author="Steven" w:date="2021-03-08T10:43:00Z">
            <w:rPr>
              <w:ins w:id="9238" w:author="Steven LaBelle" w:date="2018-08-21T12:37:00Z"/>
              <w:rStyle w:val="Hyperlink"/>
            </w:rPr>
          </w:rPrChange>
        </w:rPr>
      </w:pPr>
      <w:r>
        <w:fldChar w:fldCharType="begin"/>
      </w:r>
      <w:r w:rsidRPr="0030237E">
        <w:rPr>
          <w:lang w:val="es-MX"/>
          <w:rPrChange w:id="9239" w:author="Steven" w:date="2021-03-08T10:43:00Z">
            <w:rPr/>
          </w:rPrChange>
        </w:rPr>
        <w:instrText xml:space="preserve"> HYPERLINK "https://en.wikipedia.org/wiki/Exponential_distribution" </w:instrText>
      </w:r>
      <w:r>
        <w:fldChar w:fldCharType="separate"/>
      </w:r>
      <w:r w:rsidR="00A7259F" w:rsidRPr="0030237E">
        <w:rPr>
          <w:rStyle w:val="Hyperlink"/>
          <w:lang w:val="es-MX"/>
          <w:rPrChange w:id="9240" w:author="Steven" w:date="2021-03-08T10:43:00Z">
            <w:rPr>
              <w:rStyle w:val="Hyperlink"/>
            </w:rPr>
          </w:rPrChange>
        </w:rPr>
        <w:t>Wikipedia Page</w:t>
      </w:r>
      <w:r>
        <w:rPr>
          <w:rStyle w:val="Hyperlink"/>
        </w:rPr>
        <w:fldChar w:fldCharType="end"/>
      </w:r>
      <w:r w:rsidR="00A7259F" w:rsidRPr="0030237E">
        <w:rPr>
          <w:lang w:val="es-MX"/>
          <w:rPrChange w:id="9241" w:author="Steven" w:date="2021-03-08T10:43:00Z">
            <w:rPr/>
          </w:rPrChange>
        </w:rPr>
        <w:t xml:space="preserve"> </w:t>
      </w:r>
      <w:r>
        <w:fldChar w:fldCharType="begin"/>
      </w:r>
      <w:r w:rsidRPr="0030237E">
        <w:rPr>
          <w:lang w:val="es-MX"/>
          <w:rPrChange w:id="9242" w:author="Steven" w:date="2021-03-08T10:43:00Z">
            <w:rPr/>
          </w:rPrChange>
        </w:rPr>
        <w:instrText xml:space="preserve"> HYPERLINK "http://www.cplusplus.com/reference/random/exponential_distribution/" </w:instrText>
      </w:r>
      <w:r>
        <w:fldChar w:fldCharType="separate"/>
      </w:r>
      <w:r w:rsidR="00A7259F" w:rsidRPr="0030237E">
        <w:rPr>
          <w:rStyle w:val="Hyperlink"/>
          <w:lang w:val="es-MX"/>
          <w:rPrChange w:id="9243" w:author="Steven" w:date="2021-03-08T10:43:00Z">
            <w:rPr>
              <w:rStyle w:val="Hyperlink"/>
            </w:rPr>
          </w:rPrChange>
        </w:rPr>
        <w:t xml:space="preserve">C++ </w:t>
      </w:r>
      <w:proofErr w:type="spellStart"/>
      <w:r w:rsidR="00A7259F" w:rsidRPr="0030237E">
        <w:rPr>
          <w:rStyle w:val="Hyperlink"/>
          <w:lang w:val="es-MX"/>
          <w:rPrChange w:id="9244" w:author="Steven" w:date="2021-03-08T10:43:00Z">
            <w:rPr>
              <w:rStyle w:val="Hyperlink"/>
            </w:rPr>
          </w:rPrChange>
        </w:rPr>
        <w:t>Documentation</w:t>
      </w:r>
      <w:proofErr w:type="spellEnd"/>
      <w:r>
        <w:rPr>
          <w:rStyle w:val="Hyperlink"/>
        </w:rPr>
        <w:fldChar w:fldCharType="end"/>
      </w:r>
    </w:p>
    <w:p w14:paraId="30DCB68F" w14:textId="77777777" w:rsidR="00F20597" w:rsidRPr="0030237E" w:rsidRDefault="00F20597" w:rsidP="006D096E">
      <w:pPr>
        <w:rPr>
          <w:lang w:val="es-MX"/>
          <w:rPrChange w:id="9245" w:author="Steven" w:date="2021-03-08T10:43:00Z">
            <w:rPr/>
          </w:rPrChange>
        </w:rPr>
      </w:pPr>
    </w:p>
    <w:p w14:paraId="1B504D3C" w14:textId="15EBFDA4" w:rsidR="006D096E" w:rsidRPr="00BE5A55" w:rsidDel="00261E33" w:rsidRDefault="006D096E" w:rsidP="00195D31">
      <w:pPr>
        <w:pStyle w:val="Code0"/>
        <w:rPr>
          <w:del w:id="9246" w:author="Steven" w:date="2022-03-30T13:24:00Z"/>
          <w:szCs w:val="20"/>
          <w:lang w:val="es-MX"/>
          <w:rPrChange w:id="9247" w:author="Steven" w:date="2022-04-18T14:11:00Z">
            <w:rPr>
              <w:del w:id="9248" w:author="Steven" w:date="2022-03-30T13:24:00Z"/>
            </w:rPr>
          </w:rPrChange>
        </w:rPr>
        <w:pPrChange w:id="9249" w:author="Steven" w:date="2022-04-18T14:06:00Z">
          <w:pPr/>
        </w:pPrChange>
      </w:pPr>
      <w:del w:id="9250" w:author="Steven" w:date="2022-03-30T13:24:00Z">
        <w:r w:rsidRPr="00BE5A55" w:rsidDel="00261E33">
          <w:rPr>
            <w:szCs w:val="20"/>
            <w:lang w:val="es-MX"/>
            <w:rPrChange w:id="9251" w:author="Steven" w:date="2022-04-18T14:11:00Z">
              <w:rPr/>
            </w:rPrChange>
          </w:rPr>
          <w:delText>e.g.</w:delText>
        </w:r>
      </w:del>
    </w:p>
    <w:p w14:paraId="681146BD" w14:textId="77777777" w:rsidR="001E0B1D" w:rsidRPr="00BE5A55" w:rsidRDefault="001E0B1D" w:rsidP="00195D31">
      <w:pPr>
        <w:pStyle w:val="Code0"/>
        <w:rPr>
          <w:szCs w:val="20"/>
          <w:rPrChange w:id="9252" w:author="Steven" w:date="2022-04-18T14:11:00Z">
            <w:rPr>
              <w:rFonts w:cs="Courier New"/>
              <w:b/>
              <w:bCs/>
              <w:color w:val="000000"/>
              <w:szCs w:val="20"/>
            </w:rPr>
          </w:rPrChange>
        </w:rPr>
        <w:pPrChange w:id="9253" w:author="Steven" w:date="2022-04-18T14:06:00Z">
          <w:pPr>
            <w:shd w:val="clear" w:color="auto" w:fill="FFFFFF"/>
            <w:jc w:val="left"/>
          </w:pPr>
        </w:pPrChange>
      </w:pPr>
      <w:r w:rsidRPr="00BE5A55">
        <w:rPr>
          <w:szCs w:val="20"/>
          <w:rPrChange w:id="9254" w:author="Steven" w:date="2022-04-18T14:11:00Z">
            <w:rPr>
              <w:rFonts w:cs="Courier New"/>
              <w:color w:val="0000FF"/>
              <w:szCs w:val="20"/>
            </w:rPr>
          </w:rPrChange>
        </w:rPr>
        <w:t>&lt;</w:t>
      </w:r>
      <w:proofErr w:type="spellStart"/>
      <w:r w:rsidRPr="00BE5A55">
        <w:rPr>
          <w:szCs w:val="20"/>
          <w:rPrChange w:id="9255" w:author="Steven" w:date="2022-04-18T14:11:00Z">
            <w:rPr>
              <w:rFonts w:cs="Courier New"/>
              <w:color w:val="0000FF"/>
              <w:szCs w:val="20"/>
            </w:rPr>
          </w:rPrChange>
        </w:rPr>
        <w:t>time_to_emerge</w:t>
      </w:r>
      <w:proofErr w:type="spellEnd"/>
      <w:r w:rsidRPr="00BE5A55">
        <w:rPr>
          <w:szCs w:val="20"/>
          <w:rPrChange w:id="9256" w:author="Steven" w:date="2022-04-18T14:11:00Z">
            <w:rPr>
              <w:rFonts w:cs="Courier New"/>
              <w:color w:val="000000"/>
              <w:szCs w:val="20"/>
            </w:rPr>
          </w:rPrChange>
        </w:rPr>
        <w:t xml:space="preserve"> type="</w:t>
      </w:r>
      <w:proofErr w:type="spellStart"/>
      <w:r w:rsidRPr="00BE5A55">
        <w:rPr>
          <w:szCs w:val="20"/>
          <w:rPrChange w:id="9257" w:author="Steven" w:date="2022-04-18T14:11:00Z">
            <w:rPr>
              <w:rFonts w:cs="Courier New"/>
              <w:b/>
              <w:bCs/>
              <w:color w:val="8000FF"/>
              <w:szCs w:val="20"/>
            </w:rPr>
          </w:rPrChange>
        </w:rPr>
        <w:t>exponential_distribution</w:t>
      </w:r>
      <w:proofErr w:type="spellEnd"/>
      <w:r w:rsidRPr="00BE5A55">
        <w:rPr>
          <w:szCs w:val="20"/>
          <w:rPrChange w:id="9258" w:author="Steven" w:date="2022-04-18T14:11:00Z">
            <w:rPr>
              <w:rFonts w:cs="Courier New"/>
              <w:b/>
              <w:bCs/>
              <w:color w:val="8000FF"/>
              <w:szCs w:val="20"/>
            </w:rPr>
          </w:rPrChange>
        </w:rPr>
        <w:t>"</w:t>
      </w:r>
      <w:r w:rsidRPr="00BE5A55">
        <w:rPr>
          <w:szCs w:val="20"/>
          <w:rPrChange w:id="9259" w:author="Steven" w:date="2022-04-18T14:11:00Z">
            <w:rPr>
              <w:rFonts w:cs="Courier New"/>
              <w:color w:val="0000FF"/>
              <w:szCs w:val="20"/>
            </w:rPr>
          </w:rPrChange>
        </w:rPr>
        <w:t>&gt;</w:t>
      </w:r>
    </w:p>
    <w:p w14:paraId="79D3B432" w14:textId="77777777" w:rsidR="001E0B1D" w:rsidRPr="00BE5A55" w:rsidRDefault="001E0B1D" w:rsidP="00195D31">
      <w:pPr>
        <w:pStyle w:val="Code0"/>
        <w:rPr>
          <w:bCs/>
          <w:szCs w:val="20"/>
          <w:rPrChange w:id="9260" w:author="Steven" w:date="2022-04-18T14:11:00Z">
            <w:rPr>
              <w:rFonts w:cs="Courier New"/>
              <w:b/>
              <w:bCs/>
              <w:color w:val="000000"/>
              <w:szCs w:val="20"/>
            </w:rPr>
          </w:rPrChange>
        </w:rPr>
        <w:pPrChange w:id="9261" w:author="Steven" w:date="2022-04-18T14:06:00Z">
          <w:pPr>
            <w:shd w:val="clear" w:color="auto" w:fill="FFFFFF"/>
            <w:jc w:val="left"/>
          </w:pPr>
        </w:pPrChange>
      </w:pPr>
      <w:r w:rsidRPr="00BE5A55">
        <w:rPr>
          <w:bCs/>
          <w:szCs w:val="20"/>
          <w:rPrChange w:id="9262" w:author="Steven" w:date="2022-04-18T14:11:00Z">
            <w:rPr>
              <w:rFonts w:cs="Courier New"/>
              <w:b/>
              <w:bCs/>
              <w:color w:val="000000"/>
              <w:szCs w:val="20"/>
            </w:rPr>
          </w:rPrChange>
        </w:rPr>
        <w:t xml:space="preserve">    </w:t>
      </w:r>
      <w:r w:rsidRPr="00BE5A55">
        <w:rPr>
          <w:szCs w:val="20"/>
          <w:rPrChange w:id="9263" w:author="Steven" w:date="2022-04-18T14:11:00Z">
            <w:rPr>
              <w:rFonts w:cs="Courier New"/>
              <w:color w:val="0000FF"/>
              <w:szCs w:val="20"/>
            </w:rPr>
          </w:rPrChange>
        </w:rPr>
        <w:t>&lt;</w:t>
      </w:r>
      <w:proofErr w:type="gramStart"/>
      <w:r w:rsidRPr="00BE5A55">
        <w:rPr>
          <w:szCs w:val="20"/>
          <w:rPrChange w:id="9264" w:author="Steven" w:date="2022-04-18T14:11:00Z">
            <w:rPr>
              <w:rFonts w:cs="Courier New"/>
              <w:color w:val="0000FF"/>
              <w:szCs w:val="20"/>
            </w:rPr>
          </w:rPrChange>
        </w:rPr>
        <w:t>lambda&gt;</w:t>
      </w:r>
      <w:proofErr w:type="gramEnd"/>
      <w:r w:rsidRPr="00BE5A55">
        <w:rPr>
          <w:bCs/>
          <w:szCs w:val="20"/>
          <w:rPrChange w:id="9265" w:author="Steven" w:date="2022-04-18T14:11:00Z">
            <w:rPr>
              <w:rFonts w:cs="Courier New"/>
              <w:b/>
              <w:bCs/>
              <w:color w:val="000000"/>
              <w:szCs w:val="20"/>
            </w:rPr>
          </w:rPrChange>
        </w:rPr>
        <w:t>0.5</w:t>
      </w:r>
      <w:r w:rsidRPr="00BE5A55">
        <w:rPr>
          <w:szCs w:val="20"/>
          <w:rPrChange w:id="9266" w:author="Steven" w:date="2022-04-18T14:11:00Z">
            <w:rPr>
              <w:rFonts w:cs="Courier New"/>
              <w:color w:val="0000FF"/>
              <w:szCs w:val="20"/>
            </w:rPr>
          </w:rPrChange>
        </w:rPr>
        <w:t>&lt;/lambda&gt;</w:t>
      </w:r>
    </w:p>
    <w:p w14:paraId="49B4E5D0" w14:textId="77777777" w:rsidR="001E0B1D" w:rsidRPr="00BE5A55" w:rsidRDefault="001E0B1D" w:rsidP="00195D31">
      <w:pPr>
        <w:pStyle w:val="Code0"/>
        <w:rPr>
          <w:bCs/>
          <w:szCs w:val="20"/>
          <w:rPrChange w:id="9267" w:author="Steven" w:date="2022-04-18T14:11:00Z">
            <w:rPr>
              <w:rFonts w:cs="Courier New"/>
              <w:b/>
              <w:bCs/>
              <w:color w:val="000000"/>
              <w:szCs w:val="20"/>
            </w:rPr>
          </w:rPrChange>
        </w:rPr>
        <w:pPrChange w:id="9268" w:author="Steven" w:date="2022-04-18T14:06:00Z">
          <w:pPr>
            <w:shd w:val="clear" w:color="auto" w:fill="FFFFFF"/>
            <w:jc w:val="left"/>
          </w:pPr>
        </w:pPrChange>
      </w:pPr>
      <w:r w:rsidRPr="00BE5A55">
        <w:rPr>
          <w:bCs/>
          <w:szCs w:val="20"/>
          <w:rPrChange w:id="9269" w:author="Steven" w:date="2022-04-18T14:11:00Z">
            <w:rPr>
              <w:rFonts w:cs="Courier New"/>
              <w:b/>
              <w:bCs/>
              <w:color w:val="000000"/>
              <w:szCs w:val="20"/>
            </w:rPr>
          </w:rPrChange>
        </w:rPr>
        <w:t xml:space="preserve">    </w:t>
      </w:r>
      <w:r w:rsidRPr="00BE5A55">
        <w:rPr>
          <w:szCs w:val="20"/>
          <w:rPrChange w:id="9270" w:author="Steven" w:date="2022-04-18T14:11:00Z">
            <w:rPr>
              <w:rFonts w:cs="Courier New"/>
              <w:color w:val="0000FF"/>
              <w:szCs w:val="20"/>
            </w:rPr>
          </w:rPrChange>
        </w:rPr>
        <w:t>&lt;</w:t>
      </w:r>
      <w:proofErr w:type="spellStart"/>
      <w:proofErr w:type="gramStart"/>
      <w:r w:rsidRPr="00BE5A55">
        <w:rPr>
          <w:szCs w:val="20"/>
          <w:rPrChange w:id="9271" w:author="Steven" w:date="2022-04-18T14:11:00Z">
            <w:rPr>
              <w:rFonts w:cs="Courier New"/>
              <w:color w:val="0000FF"/>
              <w:szCs w:val="20"/>
            </w:rPr>
          </w:rPrChange>
        </w:rPr>
        <w:t>mult</w:t>
      </w:r>
      <w:proofErr w:type="spellEnd"/>
      <w:r w:rsidRPr="00BE5A55">
        <w:rPr>
          <w:szCs w:val="20"/>
          <w:rPrChange w:id="9272" w:author="Steven" w:date="2022-04-18T14:11:00Z">
            <w:rPr>
              <w:rFonts w:cs="Courier New"/>
              <w:color w:val="0000FF"/>
              <w:szCs w:val="20"/>
            </w:rPr>
          </w:rPrChange>
        </w:rPr>
        <w:t>&gt;</w:t>
      </w:r>
      <w:proofErr w:type="gramEnd"/>
      <w:r w:rsidRPr="00BE5A55">
        <w:rPr>
          <w:bCs/>
          <w:szCs w:val="20"/>
          <w:rPrChange w:id="9273" w:author="Steven" w:date="2022-04-18T14:11:00Z">
            <w:rPr>
              <w:rFonts w:cs="Courier New"/>
              <w:b/>
              <w:bCs/>
              <w:color w:val="000000"/>
              <w:szCs w:val="20"/>
            </w:rPr>
          </w:rPrChange>
        </w:rPr>
        <w:t>1</w:t>
      </w:r>
      <w:r w:rsidRPr="00BE5A55">
        <w:rPr>
          <w:szCs w:val="20"/>
          <w:rPrChange w:id="9274" w:author="Steven" w:date="2022-04-18T14:11:00Z">
            <w:rPr>
              <w:rFonts w:cs="Courier New"/>
              <w:color w:val="0000FF"/>
              <w:szCs w:val="20"/>
            </w:rPr>
          </w:rPrChange>
        </w:rPr>
        <w:t>&lt;/</w:t>
      </w:r>
      <w:proofErr w:type="spellStart"/>
      <w:r w:rsidRPr="00BE5A55">
        <w:rPr>
          <w:szCs w:val="20"/>
          <w:rPrChange w:id="9275" w:author="Steven" w:date="2022-04-18T14:11:00Z">
            <w:rPr>
              <w:rFonts w:cs="Courier New"/>
              <w:color w:val="0000FF"/>
              <w:szCs w:val="20"/>
            </w:rPr>
          </w:rPrChange>
        </w:rPr>
        <w:t>mult</w:t>
      </w:r>
      <w:proofErr w:type="spellEnd"/>
      <w:r w:rsidRPr="00BE5A55">
        <w:rPr>
          <w:szCs w:val="20"/>
          <w:rPrChange w:id="9276" w:author="Steven" w:date="2022-04-18T14:11:00Z">
            <w:rPr>
              <w:rFonts w:cs="Courier New"/>
              <w:color w:val="0000FF"/>
              <w:szCs w:val="20"/>
            </w:rPr>
          </w:rPrChange>
        </w:rPr>
        <w:t>&gt;</w:t>
      </w:r>
    </w:p>
    <w:p w14:paraId="68CAC1EB" w14:textId="16E57754" w:rsidR="006D096E" w:rsidRPr="00BE5A55" w:rsidRDefault="001E0B1D" w:rsidP="00195D31">
      <w:pPr>
        <w:pStyle w:val="Code0"/>
        <w:rPr>
          <w:szCs w:val="20"/>
          <w:rPrChange w:id="9277" w:author="Steven" w:date="2022-04-18T14:11:00Z">
            <w:rPr/>
          </w:rPrChange>
        </w:rPr>
        <w:pPrChange w:id="9278" w:author="Steven" w:date="2022-04-18T14:06:00Z">
          <w:pPr>
            <w:shd w:val="clear" w:color="auto" w:fill="FFFFFF"/>
            <w:jc w:val="left"/>
          </w:pPr>
        </w:pPrChange>
      </w:pPr>
      <w:r w:rsidRPr="00BE5A55">
        <w:rPr>
          <w:szCs w:val="20"/>
          <w:rPrChange w:id="9279" w:author="Steven" w:date="2022-04-18T14:11:00Z">
            <w:rPr>
              <w:rFonts w:cs="Courier New"/>
              <w:color w:val="0000FF"/>
              <w:szCs w:val="20"/>
            </w:rPr>
          </w:rPrChange>
        </w:rPr>
        <w:t>&lt;/</w:t>
      </w:r>
      <w:proofErr w:type="spellStart"/>
      <w:r w:rsidRPr="00BE5A55">
        <w:rPr>
          <w:szCs w:val="20"/>
          <w:rPrChange w:id="9280" w:author="Steven" w:date="2022-04-18T14:11:00Z">
            <w:rPr>
              <w:rFonts w:cs="Courier New"/>
              <w:color w:val="0000FF"/>
              <w:szCs w:val="20"/>
            </w:rPr>
          </w:rPrChange>
        </w:rPr>
        <w:t>time_to_emerge</w:t>
      </w:r>
      <w:proofErr w:type="spellEnd"/>
      <w:r w:rsidRPr="00BE5A55">
        <w:rPr>
          <w:szCs w:val="20"/>
          <w:rPrChange w:id="9281" w:author="Steven" w:date="2022-04-18T14:11:00Z">
            <w:rPr>
              <w:rFonts w:cs="Courier New"/>
              <w:color w:val="0000FF"/>
              <w:szCs w:val="20"/>
            </w:rPr>
          </w:rPrChange>
        </w:rPr>
        <w:t>&gt;</w:t>
      </w:r>
    </w:p>
    <w:p w14:paraId="0941DAE7" w14:textId="2EDB14D4" w:rsidR="006D096E" w:rsidRDefault="006D096E" w:rsidP="006D096E">
      <w:pPr>
        <w:pStyle w:val="Heading3"/>
      </w:pPr>
      <w:bookmarkStart w:id="9282" w:name="_Toc99726413"/>
      <w:r>
        <w:t>Cauchy Distribution</w:t>
      </w:r>
      <w:bookmarkEnd w:id="9282"/>
    </w:p>
    <w:p w14:paraId="4102E374" w14:textId="77777777" w:rsidR="00737738" w:rsidRDefault="00A7259F" w:rsidP="00A7259F">
      <w:r>
        <w:t xml:space="preserve">The Cauchy </w:t>
      </w:r>
      <w:r w:rsidR="00735D56">
        <w:t>D</w:t>
      </w:r>
      <w:r>
        <w:t xml:space="preserve">istribution is another provided distribution. It has </w:t>
      </w:r>
      <w:proofErr w:type="gramStart"/>
      <w:r>
        <w:t>2</w:t>
      </w:r>
      <w:proofErr w:type="gramEnd"/>
      <w:r>
        <w:t xml:space="preserve"> parameters: a, and b. A is location. B is scale which must be greater than </w:t>
      </w:r>
      <w:proofErr w:type="gramStart"/>
      <w:r>
        <w:t>0</w:t>
      </w:r>
      <w:proofErr w:type="gramEnd"/>
      <w:r>
        <w:t>.</w:t>
      </w:r>
    </w:p>
    <w:p w14:paraId="58DE8A5D" w14:textId="183A9587" w:rsidR="00A7259F" w:rsidRDefault="00A7259F" w:rsidP="00A7259F">
      <w:pPr>
        <w:rPr>
          <w:ins w:id="9283" w:author="Steven LaBelle" w:date="2018-08-21T12:37:00Z"/>
          <w:rStyle w:val="Hyperlink"/>
        </w:rPr>
      </w:pPr>
      <w:r>
        <w:lastRenderedPageBreak/>
        <w:t xml:space="preserve"> </w:t>
      </w:r>
      <w:hyperlink r:id="rId70" w:history="1">
        <w:r w:rsidRPr="00A7259F">
          <w:rPr>
            <w:rStyle w:val="Hyperlink"/>
          </w:rPr>
          <w:t>Wikipedia Page</w:t>
        </w:r>
      </w:hyperlink>
      <w:r>
        <w:t xml:space="preserve"> </w:t>
      </w:r>
      <w:hyperlink r:id="rId71" w:history="1">
        <w:r w:rsidRPr="00A7259F">
          <w:rPr>
            <w:rStyle w:val="Hyperlink"/>
          </w:rPr>
          <w:t>C++ Documentation</w:t>
        </w:r>
      </w:hyperlink>
    </w:p>
    <w:p w14:paraId="43157C91" w14:textId="77777777" w:rsidR="00F20597" w:rsidRDefault="00F20597" w:rsidP="00A7259F"/>
    <w:p w14:paraId="4C464F4D" w14:textId="76DB78C6" w:rsidR="00A7259F" w:rsidRPr="00BE5A55" w:rsidDel="00261E33" w:rsidRDefault="00A7259F" w:rsidP="00195D31">
      <w:pPr>
        <w:pStyle w:val="Code0"/>
        <w:rPr>
          <w:del w:id="9284" w:author="Steven" w:date="2022-03-30T13:24:00Z"/>
          <w:szCs w:val="20"/>
          <w:rPrChange w:id="9285" w:author="Steven" w:date="2022-04-18T14:11:00Z">
            <w:rPr>
              <w:del w:id="9286" w:author="Steven" w:date="2022-03-30T13:24:00Z"/>
            </w:rPr>
          </w:rPrChange>
        </w:rPr>
        <w:pPrChange w:id="9287" w:author="Steven" w:date="2022-04-18T14:06:00Z">
          <w:pPr/>
        </w:pPrChange>
      </w:pPr>
      <w:del w:id="9288" w:author="Steven" w:date="2022-03-30T13:24:00Z">
        <w:r w:rsidRPr="00BE5A55" w:rsidDel="00261E33">
          <w:rPr>
            <w:szCs w:val="20"/>
            <w:rPrChange w:id="9289" w:author="Steven" w:date="2022-04-18T14:11:00Z">
              <w:rPr/>
            </w:rPrChange>
          </w:rPr>
          <w:delText>e.g.</w:delText>
        </w:r>
      </w:del>
    </w:p>
    <w:p w14:paraId="14F9C899" w14:textId="77777777" w:rsidR="001E0B1D" w:rsidRPr="00BE5A55" w:rsidRDefault="001E0B1D" w:rsidP="00195D31">
      <w:pPr>
        <w:pStyle w:val="Code0"/>
        <w:rPr>
          <w:szCs w:val="20"/>
          <w:rPrChange w:id="9290" w:author="Steven" w:date="2022-04-18T14:11:00Z">
            <w:rPr>
              <w:rFonts w:ascii="Courier New" w:hAnsi="Courier New" w:cs="Courier New"/>
              <w:b/>
              <w:bCs/>
              <w:color w:val="000000"/>
              <w:sz w:val="20"/>
              <w:szCs w:val="20"/>
            </w:rPr>
          </w:rPrChange>
        </w:rPr>
        <w:pPrChange w:id="9291" w:author="Steven" w:date="2022-04-18T14:06:00Z">
          <w:pPr>
            <w:shd w:val="clear" w:color="auto" w:fill="FFFFFF"/>
            <w:jc w:val="left"/>
          </w:pPr>
        </w:pPrChange>
      </w:pPr>
      <w:r w:rsidRPr="00BE5A55">
        <w:rPr>
          <w:szCs w:val="20"/>
          <w:rPrChange w:id="9292" w:author="Steven" w:date="2022-04-18T14:11:00Z">
            <w:rPr>
              <w:rFonts w:cs="Courier New"/>
              <w:color w:val="0000FF"/>
              <w:szCs w:val="20"/>
            </w:rPr>
          </w:rPrChange>
        </w:rPr>
        <w:t>&lt;</w:t>
      </w:r>
      <w:proofErr w:type="spellStart"/>
      <w:r w:rsidRPr="00BE5A55">
        <w:rPr>
          <w:szCs w:val="20"/>
          <w:rPrChange w:id="9293" w:author="Steven" w:date="2022-04-18T14:11:00Z">
            <w:rPr>
              <w:rFonts w:cs="Courier New"/>
              <w:color w:val="0000FF"/>
              <w:szCs w:val="20"/>
            </w:rPr>
          </w:rPrChange>
        </w:rPr>
        <w:t>time_to_emerge</w:t>
      </w:r>
      <w:proofErr w:type="spellEnd"/>
      <w:r w:rsidRPr="00BE5A55">
        <w:rPr>
          <w:szCs w:val="20"/>
          <w:rPrChange w:id="9294" w:author="Steven" w:date="2022-04-18T14:11:00Z">
            <w:rPr>
              <w:rFonts w:cs="Courier New"/>
              <w:color w:val="000000"/>
              <w:szCs w:val="20"/>
            </w:rPr>
          </w:rPrChange>
        </w:rPr>
        <w:t xml:space="preserve"> type="</w:t>
      </w:r>
      <w:proofErr w:type="spellStart"/>
      <w:r w:rsidRPr="00BE5A55">
        <w:rPr>
          <w:szCs w:val="20"/>
          <w:rPrChange w:id="9295" w:author="Steven" w:date="2022-04-18T14:11:00Z">
            <w:rPr>
              <w:rFonts w:cs="Courier New"/>
              <w:b/>
              <w:bCs/>
              <w:color w:val="8000FF"/>
              <w:szCs w:val="20"/>
            </w:rPr>
          </w:rPrChange>
        </w:rPr>
        <w:t>cauchy_distribution</w:t>
      </w:r>
      <w:proofErr w:type="spellEnd"/>
      <w:r w:rsidRPr="00BE5A55">
        <w:rPr>
          <w:szCs w:val="20"/>
          <w:rPrChange w:id="9296" w:author="Steven" w:date="2022-04-18T14:11:00Z">
            <w:rPr>
              <w:rFonts w:cs="Courier New"/>
              <w:b/>
              <w:bCs/>
              <w:color w:val="8000FF"/>
              <w:szCs w:val="20"/>
            </w:rPr>
          </w:rPrChange>
        </w:rPr>
        <w:t>"</w:t>
      </w:r>
      <w:r w:rsidRPr="00BE5A55">
        <w:rPr>
          <w:szCs w:val="20"/>
          <w:rPrChange w:id="9297" w:author="Steven" w:date="2022-04-18T14:11:00Z">
            <w:rPr>
              <w:rFonts w:cs="Courier New"/>
              <w:color w:val="0000FF"/>
              <w:szCs w:val="20"/>
            </w:rPr>
          </w:rPrChange>
        </w:rPr>
        <w:t>&gt;</w:t>
      </w:r>
    </w:p>
    <w:p w14:paraId="4D91538C" w14:textId="77777777" w:rsidR="001E0B1D" w:rsidRPr="00BE5A55" w:rsidRDefault="001E0B1D" w:rsidP="00195D31">
      <w:pPr>
        <w:pStyle w:val="Code0"/>
        <w:rPr>
          <w:szCs w:val="20"/>
          <w:rPrChange w:id="9298" w:author="Steven" w:date="2022-04-18T14:11:00Z">
            <w:rPr>
              <w:rFonts w:ascii="Courier New" w:hAnsi="Courier New" w:cs="Courier New"/>
              <w:b/>
              <w:bCs/>
              <w:color w:val="000000"/>
              <w:sz w:val="20"/>
              <w:szCs w:val="20"/>
            </w:rPr>
          </w:rPrChange>
        </w:rPr>
        <w:pPrChange w:id="9299" w:author="Steven" w:date="2022-04-18T14:06:00Z">
          <w:pPr>
            <w:shd w:val="clear" w:color="auto" w:fill="FFFFFF"/>
            <w:jc w:val="left"/>
          </w:pPr>
        </w:pPrChange>
      </w:pPr>
      <w:r w:rsidRPr="00BE5A55">
        <w:rPr>
          <w:szCs w:val="20"/>
          <w:rPrChange w:id="9300" w:author="Steven" w:date="2022-04-18T14:11:00Z">
            <w:rPr>
              <w:rFonts w:cs="Courier New"/>
              <w:b/>
              <w:bCs/>
              <w:color w:val="000000"/>
              <w:szCs w:val="20"/>
            </w:rPr>
          </w:rPrChange>
        </w:rPr>
        <w:t xml:space="preserve">    </w:t>
      </w:r>
      <w:r w:rsidRPr="00BE5A55">
        <w:rPr>
          <w:szCs w:val="20"/>
          <w:rPrChange w:id="9301" w:author="Steven" w:date="2022-04-18T14:11:00Z">
            <w:rPr>
              <w:rFonts w:cs="Courier New"/>
              <w:color w:val="0000FF"/>
              <w:szCs w:val="20"/>
            </w:rPr>
          </w:rPrChange>
        </w:rPr>
        <w:t>&lt;a&gt;</w:t>
      </w:r>
      <w:r w:rsidRPr="00BE5A55">
        <w:rPr>
          <w:szCs w:val="20"/>
          <w:rPrChange w:id="9302" w:author="Steven" w:date="2022-04-18T14:11:00Z">
            <w:rPr>
              <w:rFonts w:cs="Courier New"/>
              <w:b/>
              <w:bCs/>
              <w:color w:val="000000"/>
              <w:szCs w:val="20"/>
            </w:rPr>
          </w:rPrChange>
        </w:rPr>
        <w:t>0.5</w:t>
      </w:r>
      <w:r w:rsidRPr="00BE5A55">
        <w:rPr>
          <w:szCs w:val="20"/>
          <w:rPrChange w:id="9303" w:author="Steven" w:date="2022-04-18T14:11:00Z">
            <w:rPr>
              <w:rFonts w:cs="Courier New"/>
              <w:color w:val="0000FF"/>
              <w:szCs w:val="20"/>
            </w:rPr>
          </w:rPrChange>
        </w:rPr>
        <w:t>&lt;/a&gt;</w:t>
      </w:r>
    </w:p>
    <w:p w14:paraId="5B3F0404" w14:textId="77777777" w:rsidR="001E0B1D" w:rsidRPr="00BE5A55" w:rsidRDefault="001E0B1D" w:rsidP="00195D31">
      <w:pPr>
        <w:pStyle w:val="Code0"/>
        <w:rPr>
          <w:szCs w:val="20"/>
          <w:rPrChange w:id="9304" w:author="Steven" w:date="2022-04-18T14:11:00Z">
            <w:rPr>
              <w:rFonts w:ascii="Courier New" w:hAnsi="Courier New" w:cs="Courier New"/>
              <w:b/>
              <w:bCs/>
              <w:color w:val="000000"/>
              <w:sz w:val="20"/>
              <w:szCs w:val="20"/>
            </w:rPr>
          </w:rPrChange>
        </w:rPr>
        <w:pPrChange w:id="9305" w:author="Steven" w:date="2022-04-18T14:06:00Z">
          <w:pPr>
            <w:shd w:val="clear" w:color="auto" w:fill="FFFFFF"/>
            <w:jc w:val="left"/>
          </w:pPr>
        </w:pPrChange>
      </w:pPr>
      <w:r w:rsidRPr="00BE5A55">
        <w:rPr>
          <w:szCs w:val="20"/>
          <w:rPrChange w:id="9306" w:author="Steven" w:date="2022-04-18T14:11:00Z">
            <w:rPr>
              <w:rFonts w:cs="Courier New"/>
              <w:b/>
              <w:bCs/>
              <w:color w:val="000000"/>
              <w:szCs w:val="20"/>
            </w:rPr>
          </w:rPrChange>
        </w:rPr>
        <w:t xml:space="preserve">    </w:t>
      </w:r>
      <w:r w:rsidRPr="00BE5A55">
        <w:rPr>
          <w:szCs w:val="20"/>
          <w:rPrChange w:id="9307" w:author="Steven" w:date="2022-04-18T14:11:00Z">
            <w:rPr>
              <w:rFonts w:cs="Courier New"/>
              <w:color w:val="0000FF"/>
              <w:szCs w:val="20"/>
            </w:rPr>
          </w:rPrChange>
        </w:rPr>
        <w:t>&lt;b&gt;</w:t>
      </w:r>
      <w:r w:rsidRPr="00BE5A55">
        <w:rPr>
          <w:szCs w:val="20"/>
          <w:rPrChange w:id="9308" w:author="Steven" w:date="2022-04-18T14:11:00Z">
            <w:rPr>
              <w:rFonts w:cs="Courier New"/>
              <w:b/>
              <w:bCs/>
              <w:color w:val="000000"/>
              <w:szCs w:val="20"/>
            </w:rPr>
          </w:rPrChange>
        </w:rPr>
        <w:t>0.5</w:t>
      </w:r>
      <w:r w:rsidRPr="00BE5A55">
        <w:rPr>
          <w:szCs w:val="20"/>
          <w:rPrChange w:id="9309" w:author="Steven" w:date="2022-04-18T14:11:00Z">
            <w:rPr>
              <w:rFonts w:cs="Courier New"/>
              <w:color w:val="0000FF"/>
              <w:szCs w:val="20"/>
            </w:rPr>
          </w:rPrChange>
        </w:rPr>
        <w:t>&lt;/b&gt;</w:t>
      </w:r>
    </w:p>
    <w:p w14:paraId="045B8A3F" w14:textId="35847BC0" w:rsidR="001E0B1D" w:rsidRPr="00BE5A55" w:rsidRDefault="001E0B1D" w:rsidP="00195D31">
      <w:pPr>
        <w:pStyle w:val="Code0"/>
        <w:rPr>
          <w:szCs w:val="20"/>
          <w:rPrChange w:id="9310" w:author="Steven" w:date="2022-04-18T14:11:00Z">
            <w:rPr/>
          </w:rPrChange>
        </w:rPr>
        <w:pPrChange w:id="9311" w:author="Steven" w:date="2022-04-18T14:06:00Z">
          <w:pPr>
            <w:shd w:val="clear" w:color="auto" w:fill="FFFFFF"/>
            <w:jc w:val="left"/>
          </w:pPr>
        </w:pPrChange>
      </w:pPr>
      <w:r w:rsidRPr="00BE5A55">
        <w:rPr>
          <w:szCs w:val="20"/>
          <w:rPrChange w:id="9312" w:author="Steven" w:date="2022-04-18T14:11:00Z">
            <w:rPr>
              <w:rFonts w:cs="Courier New"/>
              <w:color w:val="0000FF"/>
              <w:szCs w:val="20"/>
            </w:rPr>
          </w:rPrChange>
        </w:rPr>
        <w:t>&lt;/</w:t>
      </w:r>
      <w:proofErr w:type="spellStart"/>
      <w:r w:rsidRPr="00BE5A55">
        <w:rPr>
          <w:szCs w:val="20"/>
          <w:rPrChange w:id="9313" w:author="Steven" w:date="2022-04-18T14:11:00Z">
            <w:rPr>
              <w:rFonts w:cs="Courier New"/>
              <w:color w:val="0000FF"/>
              <w:szCs w:val="20"/>
            </w:rPr>
          </w:rPrChange>
        </w:rPr>
        <w:t>time_to_emerge</w:t>
      </w:r>
      <w:proofErr w:type="spellEnd"/>
      <w:r w:rsidRPr="00BE5A55">
        <w:rPr>
          <w:szCs w:val="20"/>
          <w:rPrChange w:id="9314" w:author="Steven" w:date="2022-04-18T14:11:00Z">
            <w:rPr>
              <w:rFonts w:cs="Courier New"/>
              <w:color w:val="0000FF"/>
              <w:szCs w:val="20"/>
            </w:rPr>
          </w:rPrChange>
        </w:rPr>
        <w:t>&gt;</w:t>
      </w:r>
    </w:p>
    <w:p w14:paraId="60FBE2BA" w14:textId="7DC01AA1" w:rsidR="006D096E" w:rsidRDefault="006D096E" w:rsidP="006D096E">
      <w:pPr>
        <w:pStyle w:val="Heading3"/>
      </w:pPr>
      <w:bookmarkStart w:id="9315" w:name="_Toc99726414"/>
      <w:r>
        <w:t>Chi Squared Distribution</w:t>
      </w:r>
      <w:bookmarkEnd w:id="9315"/>
    </w:p>
    <w:p w14:paraId="6E6E73CB" w14:textId="62AB5F76" w:rsidR="00735D56" w:rsidRPr="00735D56" w:rsidRDefault="00735D56" w:rsidP="00735D56">
      <w:r>
        <w:t xml:space="preserve">The Chi Squared Distribution is another provided </w:t>
      </w:r>
      <w:proofErr w:type="spellStart"/>
      <w:r>
        <w:t>distrution</w:t>
      </w:r>
      <w:proofErr w:type="spellEnd"/>
      <w:r>
        <w:t xml:space="preserve">. It has </w:t>
      </w:r>
      <w:proofErr w:type="gramStart"/>
      <w:r>
        <w:t>2</w:t>
      </w:r>
      <w:proofErr w:type="gramEnd"/>
      <w:r>
        <w:t xml:space="preserve"> parameters: </w:t>
      </w:r>
      <w:proofErr w:type="spellStart"/>
      <w:r>
        <w:t>dof</w:t>
      </w:r>
      <w:proofErr w:type="spellEnd"/>
      <w:r>
        <w:t xml:space="preserve">, and </w:t>
      </w:r>
      <w:proofErr w:type="spellStart"/>
      <w:r>
        <w:t>mult</w:t>
      </w:r>
      <w:proofErr w:type="spellEnd"/>
      <w:r>
        <w:t xml:space="preserve">. </w:t>
      </w:r>
      <w:proofErr w:type="spellStart"/>
      <w:proofErr w:type="gramStart"/>
      <w:r>
        <w:t>dof</w:t>
      </w:r>
      <w:proofErr w:type="spellEnd"/>
      <w:proofErr w:type="gramEnd"/>
      <w:r>
        <w:t xml:space="preserve"> is degrees of freedom</w:t>
      </w:r>
      <w:r w:rsidR="00737738">
        <w:t xml:space="preserve">. </w:t>
      </w:r>
      <w:proofErr w:type="spellStart"/>
      <w:r w:rsidR="00737738">
        <w:t>Mult</w:t>
      </w:r>
      <w:proofErr w:type="spellEnd"/>
      <w:r>
        <w:t xml:space="preserve"> is scale.</w:t>
      </w:r>
    </w:p>
    <w:p w14:paraId="3CFD25D5" w14:textId="4C25DF12" w:rsidR="00A7259F" w:rsidRDefault="001D516D" w:rsidP="00A7259F">
      <w:pPr>
        <w:rPr>
          <w:ins w:id="9316" w:author="Steven LaBelle" w:date="2018-08-21T12:37:00Z"/>
          <w:rStyle w:val="Hyperlink"/>
        </w:rPr>
      </w:pPr>
      <w:hyperlink r:id="rId72" w:history="1">
        <w:r w:rsidR="00A7259F" w:rsidRPr="00737738">
          <w:rPr>
            <w:rStyle w:val="Hyperlink"/>
          </w:rPr>
          <w:t>Wikipedia Page</w:t>
        </w:r>
      </w:hyperlink>
      <w:r w:rsidR="00A7259F">
        <w:t xml:space="preserve"> </w:t>
      </w:r>
      <w:hyperlink r:id="rId73" w:history="1">
        <w:r w:rsidR="00A7259F" w:rsidRPr="00B87C84">
          <w:rPr>
            <w:rStyle w:val="Hyperlink"/>
          </w:rPr>
          <w:t>C++ Documentation</w:t>
        </w:r>
      </w:hyperlink>
    </w:p>
    <w:p w14:paraId="5E8CD437" w14:textId="77777777" w:rsidR="00F20597" w:rsidRDefault="00F20597" w:rsidP="00A7259F"/>
    <w:p w14:paraId="20905E86" w14:textId="13657A8F" w:rsidR="00A7259F" w:rsidRPr="00261E33" w:rsidDel="00261E33" w:rsidRDefault="00B87C84" w:rsidP="00A7259F">
      <w:pPr>
        <w:rPr>
          <w:del w:id="9317" w:author="Steven" w:date="2022-03-30T13:24:00Z"/>
        </w:rPr>
      </w:pPr>
      <w:del w:id="9318" w:author="Steven" w:date="2022-03-30T13:24:00Z">
        <w:r w:rsidRPr="00261E33" w:rsidDel="00261E33">
          <w:delText>e.g.</w:delText>
        </w:r>
      </w:del>
    </w:p>
    <w:p w14:paraId="6B22BE46" w14:textId="77777777" w:rsidR="001E0B1D" w:rsidRPr="00261E33" w:rsidRDefault="001E0B1D" w:rsidP="001E0B1D">
      <w:pPr>
        <w:shd w:val="clear" w:color="auto" w:fill="FFFFFF"/>
        <w:jc w:val="left"/>
        <w:rPr>
          <w:rFonts w:ascii="Courier New" w:hAnsi="Courier New" w:cs="Courier New"/>
          <w:bCs/>
          <w:sz w:val="20"/>
          <w:szCs w:val="20"/>
          <w:rPrChange w:id="9319" w:author="Steven" w:date="2022-03-30T13:24:00Z">
            <w:rPr>
              <w:rFonts w:ascii="Courier New" w:hAnsi="Courier New" w:cs="Courier New"/>
              <w:b/>
              <w:bCs/>
              <w:color w:val="000000"/>
              <w:sz w:val="20"/>
              <w:szCs w:val="20"/>
            </w:rPr>
          </w:rPrChange>
        </w:rPr>
      </w:pPr>
      <w:r w:rsidRPr="00261E33">
        <w:rPr>
          <w:rFonts w:ascii="Courier New" w:hAnsi="Courier New" w:cs="Courier New"/>
          <w:sz w:val="20"/>
          <w:szCs w:val="20"/>
          <w:rPrChange w:id="9320"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21"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9322" w:author="Steven" w:date="2022-03-30T13:24:00Z">
            <w:rPr>
              <w:rFonts w:ascii="Courier New" w:hAnsi="Courier New" w:cs="Courier New"/>
              <w:color w:val="000000"/>
              <w:sz w:val="20"/>
              <w:szCs w:val="20"/>
            </w:rPr>
          </w:rPrChange>
        </w:rPr>
        <w:t xml:space="preserve"> </w:t>
      </w:r>
      <w:r w:rsidRPr="00261E33">
        <w:rPr>
          <w:rFonts w:ascii="Courier New" w:hAnsi="Courier New" w:cs="Courier New"/>
          <w:sz w:val="20"/>
          <w:szCs w:val="20"/>
          <w:rPrChange w:id="9323" w:author="Steven" w:date="2022-03-30T13:24:00Z">
            <w:rPr>
              <w:rFonts w:ascii="Courier New" w:hAnsi="Courier New" w:cs="Courier New"/>
              <w:color w:val="FF0000"/>
              <w:sz w:val="20"/>
              <w:szCs w:val="20"/>
            </w:rPr>
          </w:rPrChange>
        </w:rPr>
        <w:t>type</w:t>
      </w:r>
      <w:r w:rsidRPr="00261E33">
        <w:rPr>
          <w:rFonts w:ascii="Courier New" w:hAnsi="Courier New" w:cs="Courier New"/>
          <w:sz w:val="20"/>
          <w:szCs w:val="20"/>
          <w:rPrChange w:id="9324" w:author="Steven" w:date="2022-03-30T13:24:00Z">
            <w:rPr>
              <w:rFonts w:ascii="Courier New" w:hAnsi="Courier New" w:cs="Courier New"/>
              <w:color w:val="000000"/>
              <w:sz w:val="20"/>
              <w:szCs w:val="20"/>
            </w:rPr>
          </w:rPrChange>
        </w:rPr>
        <w:t>=</w:t>
      </w:r>
      <w:r w:rsidRPr="00261E33">
        <w:rPr>
          <w:rFonts w:ascii="Courier New" w:hAnsi="Courier New" w:cs="Courier New"/>
          <w:bCs/>
          <w:sz w:val="20"/>
          <w:szCs w:val="20"/>
          <w:rPrChange w:id="9325" w:author="Steven" w:date="2022-03-30T13:24:00Z">
            <w:rPr>
              <w:rFonts w:ascii="Courier New" w:hAnsi="Courier New" w:cs="Courier New"/>
              <w:b/>
              <w:bCs/>
              <w:color w:val="8000FF"/>
              <w:sz w:val="20"/>
              <w:szCs w:val="20"/>
            </w:rPr>
          </w:rPrChange>
        </w:rPr>
        <w:t>"</w:t>
      </w:r>
      <w:proofErr w:type="spellStart"/>
      <w:r w:rsidRPr="00261E33">
        <w:rPr>
          <w:rFonts w:ascii="Courier New" w:hAnsi="Courier New" w:cs="Courier New"/>
          <w:bCs/>
          <w:sz w:val="20"/>
          <w:szCs w:val="20"/>
          <w:rPrChange w:id="9326" w:author="Steven" w:date="2022-03-30T13:24:00Z">
            <w:rPr>
              <w:rFonts w:ascii="Courier New" w:hAnsi="Courier New" w:cs="Courier New"/>
              <w:b/>
              <w:bCs/>
              <w:color w:val="8000FF"/>
              <w:sz w:val="20"/>
              <w:szCs w:val="20"/>
            </w:rPr>
          </w:rPrChange>
        </w:rPr>
        <w:t>chi_squared_distribution</w:t>
      </w:r>
      <w:proofErr w:type="spellEnd"/>
      <w:r w:rsidRPr="00261E33">
        <w:rPr>
          <w:rFonts w:ascii="Courier New" w:hAnsi="Courier New" w:cs="Courier New"/>
          <w:bCs/>
          <w:sz w:val="20"/>
          <w:szCs w:val="20"/>
          <w:rPrChange w:id="9327" w:author="Steven" w:date="2022-03-30T13:24:00Z">
            <w:rPr>
              <w:rFonts w:ascii="Courier New" w:hAnsi="Courier New" w:cs="Courier New"/>
              <w:b/>
              <w:bCs/>
              <w:color w:val="8000FF"/>
              <w:sz w:val="20"/>
              <w:szCs w:val="20"/>
            </w:rPr>
          </w:rPrChange>
        </w:rPr>
        <w:t>"</w:t>
      </w:r>
      <w:r w:rsidRPr="00261E33">
        <w:rPr>
          <w:rFonts w:ascii="Courier New" w:hAnsi="Courier New" w:cs="Courier New"/>
          <w:sz w:val="20"/>
          <w:szCs w:val="20"/>
          <w:rPrChange w:id="9328" w:author="Steven" w:date="2022-03-30T13:24:00Z">
            <w:rPr>
              <w:rFonts w:ascii="Courier New" w:hAnsi="Courier New" w:cs="Courier New"/>
              <w:color w:val="0000FF"/>
              <w:sz w:val="20"/>
              <w:szCs w:val="20"/>
            </w:rPr>
          </w:rPrChange>
        </w:rPr>
        <w:t>&gt;</w:t>
      </w:r>
    </w:p>
    <w:p w14:paraId="2EEA70D4" w14:textId="77777777" w:rsidR="001E0B1D" w:rsidRPr="00261E33" w:rsidRDefault="001E0B1D" w:rsidP="001E0B1D">
      <w:pPr>
        <w:shd w:val="clear" w:color="auto" w:fill="FFFFFF"/>
        <w:jc w:val="left"/>
        <w:rPr>
          <w:rFonts w:ascii="Courier New" w:hAnsi="Courier New" w:cs="Courier New"/>
          <w:bCs/>
          <w:sz w:val="20"/>
          <w:szCs w:val="20"/>
          <w:rPrChange w:id="9329"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9330"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9331" w:author="Steven" w:date="2022-03-30T13:24:00Z">
            <w:rPr>
              <w:rFonts w:ascii="Courier New" w:hAnsi="Courier New" w:cs="Courier New"/>
              <w:color w:val="0000FF"/>
              <w:sz w:val="20"/>
              <w:szCs w:val="20"/>
            </w:rPr>
          </w:rPrChange>
        </w:rPr>
        <w:t>&lt;</w:t>
      </w:r>
      <w:proofErr w:type="spellStart"/>
      <w:proofErr w:type="gramStart"/>
      <w:r w:rsidRPr="00261E33">
        <w:rPr>
          <w:rFonts w:ascii="Courier New" w:hAnsi="Courier New" w:cs="Courier New"/>
          <w:sz w:val="20"/>
          <w:szCs w:val="20"/>
          <w:rPrChange w:id="9332" w:author="Steven" w:date="2022-03-30T13:24:00Z">
            <w:rPr>
              <w:rFonts w:ascii="Courier New" w:hAnsi="Courier New" w:cs="Courier New"/>
              <w:color w:val="0000FF"/>
              <w:sz w:val="20"/>
              <w:szCs w:val="20"/>
            </w:rPr>
          </w:rPrChange>
        </w:rPr>
        <w:t>dof</w:t>
      </w:r>
      <w:proofErr w:type="spellEnd"/>
      <w:r w:rsidRPr="00261E33">
        <w:rPr>
          <w:rFonts w:ascii="Courier New" w:hAnsi="Courier New" w:cs="Courier New"/>
          <w:sz w:val="20"/>
          <w:szCs w:val="20"/>
          <w:rPrChange w:id="9333" w:author="Steven" w:date="2022-03-30T13:24:00Z">
            <w:rPr>
              <w:rFonts w:ascii="Courier New" w:hAnsi="Courier New" w:cs="Courier New"/>
              <w:color w:val="0000FF"/>
              <w:sz w:val="20"/>
              <w:szCs w:val="20"/>
            </w:rPr>
          </w:rPrChange>
        </w:rPr>
        <w:t>&gt;</w:t>
      </w:r>
      <w:proofErr w:type="gramEnd"/>
      <w:r w:rsidRPr="00261E33">
        <w:rPr>
          <w:rFonts w:ascii="Courier New" w:hAnsi="Courier New" w:cs="Courier New"/>
          <w:bCs/>
          <w:sz w:val="20"/>
          <w:szCs w:val="20"/>
          <w:rPrChange w:id="9334" w:author="Steven" w:date="2022-03-30T13:24:00Z">
            <w:rPr>
              <w:rFonts w:ascii="Courier New" w:hAnsi="Courier New" w:cs="Courier New"/>
              <w:b/>
              <w:bCs/>
              <w:color w:val="000000"/>
              <w:sz w:val="20"/>
              <w:szCs w:val="20"/>
            </w:rPr>
          </w:rPrChange>
        </w:rPr>
        <w:t>3.0</w:t>
      </w:r>
      <w:r w:rsidRPr="00261E33">
        <w:rPr>
          <w:rFonts w:ascii="Courier New" w:hAnsi="Courier New" w:cs="Courier New"/>
          <w:sz w:val="20"/>
          <w:szCs w:val="20"/>
          <w:rPrChange w:id="9335"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36" w:author="Steven" w:date="2022-03-30T13:24:00Z">
            <w:rPr>
              <w:rFonts w:ascii="Courier New" w:hAnsi="Courier New" w:cs="Courier New"/>
              <w:color w:val="0000FF"/>
              <w:sz w:val="20"/>
              <w:szCs w:val="20"/>
            </w:rPr>
          </w:rPrChange>
        </w:rPr>
        <w:t>dof</w:t>
      </w:r>
      <w:proofErr w:type="spellEnd"/>
      <w:r w:rsidRPr="00261E33">
        <w:rPr>
          <w:rFonts w:ascii="Courier New" w:hAnsi="Courier New" w:cs="Courier New"/>
          <w:sz w:val="20"/>
          <w:szCs w:val="20"/>
          <w:rPrChange w:id="9337" w:author="Steven" w:date="2022-03-30T13:24:00Z">
            <w:rPr>
              <w:rFonts w:ascii="Courier New" w:hAnsi="Courier New" w:cs="Courier New"/>
              <w:color w:val="0000FF"/>
              <w:sz w:val="20"/>
              <w:szCs w:val="20"/>
            </w:rPr>
          </w:rPrChange>
        </w:rPr>
        <w:t>&gt;</w:t>
      </w:r>
    </w:p>
    <w:p w14:paraId="72F72FFB" w14:textId="77777777" w:rsidR="001E0B1D" w:rsidRPr="00261E33" w:rsidRDefault="001E0B1D" w:rsidP="001E0B1D">
      <w:pPr>
        <w:shd w:val="clear" w:color="auto" w:fill="FFFFFF"/>
        <w:jc w:val="left"/>
        <w:rPr>
          <w:rFonts w:ascii="Courier New" w:hAnsi="Courier New" w:cs="Courier New"/>
          <w:bCs/>
          <w:sz w:val="20"/>
          <w:szCs w:val="20"/>
          <w:rPrChange w:id="9338"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9339"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9340" w:author="Steven" w:date="2022-03-30T13:24:00Z">
            <w:rPr>
              <w:rFonts w:ascii="Courier New" w:hAnsi="Courier New" w:cs="Courier New"/>
              <w:color w:val="0000FF"/>
              <w:sz w:val="20"/>
              <w:szCs w:val="20"/>
            </w:rPr>
          </w:rPrChange>
        </w:rPr>
        <w:t>&lt;</w:t>
      </w:r>
      <w:proofErr w:type="spellStart"/>
      <w:proofErr w:type="gramStart"/>
      <w:r w:rsidRPr="00261E33">
        <w:rPr>
          <w:rFonts w:ascii="Courier New" w:hAnsi="Courier New" w:cs="Courier New"/>
          <w:sz w:val="20"/>
          <w:szCs w:val="20"/>
          <w:rPrChange w:id="9341" w:author="Steven" w:date="2022-03-30T13:24:00Z">
            <w:rPr>
              <w:rFonts w:ascii="Courier New" w:hAnsi="Courier New" w:cs="Courier New"/>
              <w:color w:val="0000FF"/>
              <w:sz w:val="20"/>
              <w:szCs w:val="20"/>
            </w:rPr>
          </w:rPrChange>
        </w:rPr>
        <w:t>mult</w:t>
      </w:r>
      <w:proofErr w:type="spellEnd"/>
      <w:r w:rsidRPr="00261E33">
        <w:rPr>
          <w:rFonts w:ascii="Courier New" w:hAnsi="Courier New" w:cs="Courier New"/>
          <w:sz w:val="20"/>
          <w:szCs w:val="20"/>
          <w:rPrChange w:id="9342" w:author="Steven" w:date="2022-03-30T13:24:00Z">
            <w:rPr>
              <w:rFonts w:ascii="Courier New" w:hAnsi="Courier New" w:cs="Courier New"/>
              <w:color w:val="0000FF"/>
              <w:sz w:val="20"/>
              <w:szCs w:val="20"/>
            </w:rPr>
          </w:rPrChange>
        </w:rPr>
        <w:t>&gt;</w:t>
      </w:r>
      <w:proofErr w:type="gramEnd"/>
      <w:r w:rsidRPr="00261E33">
        <w:rPr>
          <w:rFonts w:ascii="Courier New" w:hAnsi="Courier New" w:cs="Courier New"/>
          <w:bCs/>
          <w:sz w:val="20"/>
          <w:szCs w:val="20"/>
          <w:rPrChange w:id="9343" w:author="Steven" w:date="2022-03-30T13:24:00Z">
            <w:rPr>
              <w:rFonts w:ascii="Courier New" w:hAnsi="Courier New" w:cs="Courier New"/>
              <w:b/>
              <w:bCs/>
              <w:color w:val="000000"/>
              <w:sz w:val="20"/>
              <w:szCs w:val="20"/>
            </w:rPr>
          </w:rPrChange>
        </w:rPr>
        <w:t>0.5</w:t>
      </w:r>
      <w:r w:rsidRPr="00261E33">
        <w:rPr>
          <w:rFonts w:ascii="Courier New" w:hAnsi="Courier New" w:cs="Courier New"/>
          <w:sz w:val="20"/>
          <w:szCs w:val="20"/>
          <w:rPrChange w:id="9344"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45" w:author="Steven" w:date="2022-03-30T13:24:00Z">
            <w:rPr>
              <w:rFonts w:ascii="Courier New" w:hAnsi="Courier New" w:cs="Courier New"/>
              <w:color w:val="0000FF"/>
              <w:sz w:val="20"/>
              <w:szCs w:val="20"/>
            </w:rPr>
          </w:rPrChange>
        </w:rPr>
        <w:t>mult</w:t>
      </w:r>
      <w:proofErr w:type="spellEnd"/>
      <w:r w:rsidRPr="00261E33">
        <w:rPr>
          <w:rFonts w:ascii="Courier New" w:hAnsi="Courier New" w:cs="Courier New"/>
          <w:sz w:val="20"/>
          <w:szCs w:val="20"/>
          <w:rPrChange w:id="9346" w:author="Steven" w:date="2022-03-30T13:24:00Z">
            <w:rPr>
              <w:rFonts w:ascii="Courier New" w:hAnsi="Courier New" w:cs="Courier New"/>
              <w:color w:val="0000FF"/>
              <w:sz w:val="20"/>
              <w:szCs w:val="20"/>
            </w:rPr>
          </w:rPrChange>
        </w:rPr>
        <w:t>&gt;</w:t>
      </w:r>
    </w:p>
    <w:p w14:paraId="5108EEFB" w14:textId="589E4A3C" w:rsidR="001E0B1D" w:rsidRDefault="001E0B1D" w:rsidP="001E0B1D">
      <w:pPr>
        <w:shd w:val="clear" w:color="auto" w:fill="FFFFFF"/>
        <w:jc w:val="left"/>
      </w:pPr>
      <w:r w:rsidRPr="00261E33">
        <w:rPr>
          <w:rFonts w:ascii="Courier New" w:hAnsi="Courier New" w:cs="Courier New"/>
          <w:sz w:val="20"/>
          <w:szCs w:val="20"/>
          <w:rPrChange w:id="9347"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48"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9349" w:author="Steven" w:date="2022-03-30T13:24:00Z">
            <w:rPr>
              <w:rFonts w:ascii="Courier New" w:hAnsi="Courier New" w:cs="Courier New"/>
              <w:color w:val="0000FF"/>
              <w:sz w:val="20"/>
              <w:szCs w:val="20"/>
            </w:rPr>
          </w:rPrChange>
        </w:rPr>
        <w:t>&gt;</w:t>
      </w:r>
    </w:p>
    <w:p w14:paraId="6EBCEFF4" w14:textId="255FBF70" w:rsidR="006D096E" w:rsidRDefault="006D096E" w:rsidP="006D096E">
      <w:pPr>
        <w:pStyle w:val="Heading3"/>
      </w:pPr>
      <w:bookmarkStart w:id="9350" w:name="_Toc99726415"/>
      <w:r>
        <w:t>Weibull Distribution</w:t>
      </w:r>
      <w:bookmarkEnd w:id="9350"/>
    </w:p>
    <w:p w14:paraId="653FE47B" w14:textId="069D7749" w:rsidR="00B87C84" w:rsidRDefault="00737738" w:rsidP="00B87C84">
      <w:r>
        <w:t xml:space="preserve">The Weibull Distribution is another provided distribution. It has </w:t>
      </w:r>
      <w:proofErr w:type="gramStart"/>
      <w:r>
        <w:t>2</w:t>
      </w:r>
      <w:proofErr w:type="gramEnd"/>
      <w:r>
        <w:t xml:space="preserve"> parameters: a, and b. A is shape. B is scale.</w:t>
      </w:r>
    </w:p>
    <w:p w14:paraId="17F15EA2" w14:textId="6177B06C" w:rsidR="00B87C84" w:rsidRDefault="001D516D" w:rsidP="00B87C84">
      <w:pPr>
        <w:rPr>
          <w:ins w:id="9351" w:author="Steven LaBelle" w:date="2018-08-21T12:37:00Z"/>
          <w:rStyle w:val="Hyperlink"/>
        </w:rPr>
      </w:pPr>
      <w:hyperlink r:id="rId74" w:history="1">
        <w:r w:rsidR="00B87C84" w:rsidRPr="00737738">
          <w:rPr>
            <w:rStyle w:val="Hyperlink"/>
          </w:rPr>
          <w:t>Wikipedia Page</w:t>
        </w:r>
      </w:hyperlink>
      <w:r w:rsidR="00B87C84">
        <w:t xml:space="preserve"> </w:t>
      </w:r>
      <w:hyperlink r:id="rId75" w:history="1">
        <w:r w:rsidR="00B87C84" w:rsidRPr="00B87C84">
          <w:rPr>
            <w:rStyle w:val="Hyperlink"/>
          </w:rPr>
          <w:t>C++ Documentation</w:t>
        </w:r>
      </w:hyperlink>
    </w:p>
    <w:p w14:paraId="1C04C4CE" w14:textId="77777777" w:rsidR="00F20597" w:rsidRDefault="00F20597" w:rsidP="00B87C84"/>
    <w:p w14:paraId="21C8348F" w14:textId="7B011101" w:rsidR="00B87C84" w:rsidRPr="00261E33" w:rsidDel="00261E33" w:rsidRDefault="00B87C84" w:rsidP="00B87C84">
      <w:pPr>
        <w:rPr>
          <w:del w:id="9352" w:author="Steven" w:date="2022-03-30T13:24:00Z"/>
        </w:rPr>
      </w:pPr>
      <w:del w:id="9353" w:author="Steven" w:date="2022-03-30T13:24:00Z">
        <w:r w:rsidRPr="00261E33" w:rsidDel="00261E33">
          <w:delText>e.g.</w:delText>
        </w:r>
      </w:del>
    </w:p>
    <w:p w14:paraId="5D4BA6D6" w14:textId="77777777" w:rsidR="001E0B1D" w:rsidRPr="00261E33" w:rsidRDefault="001E0B1D" w:rsidP="001E0B1D">
      <w:pPr>
        <w:shd w:val="clear" w:color="auto" w:fill="FFFFFF"/>
        <w:jc w:val="left"/>
        <w:rPr>
          <w:rFonts w:ascii="Courier New" w:hAnsi="Courier New" w:cs="Courier New"/>
          <w:bCs/>
          <w:sz w:val="20"/>
          <w:szCs w:val="20"/>
          <w:rPrChange w:id="9354" w:author="Steven" w:date="2022-03-30T13:24:00Z">
            <w:rPr>
              <w:rFonts w:ascii="Courier New" w:hAnsi="Courier New" w:cs="Courier New"/>
              <w:b/>
              <w:bCs/>
              <w:color w:val="000000"/>
              <w:sz w:val="20"/>
              <w:szCs w:val="20"/>
            </w:rPr>
          </w:rPrChange>
        </w:rPr>
      </w:pPr>
      <w:r w:rsidRPr="00261E33">
        <w:rPr>
          <w:rFonts w:ascii="Courier New" w:hAnsi="Courier New" w:cs="Courier New"/>
          <w:sz w:val="20"/>
          <w:szCs w:val="20"/>
          <w:rPrChange w:id="9355"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56"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9357" w:author="Steven" w:date="2022-03-30T13:24:00Z">
            <w:rPr>
              <w:rFonts w:ascii="Courier New" w:hAnsi="Courier New" w:cs="Courier New"/>
              <w:color w:val="000000"/>
              <w:sz w:val="20"/>
              <w:szCs w:val="20"/>
            </w:rPr>
          </w:rPrChange>
        </w:rPr>
        <w:t xml:space="preserve"> </w:t>
      </w:r>
      <w:r w:rsidRPr="00261E33">
        <w:rPr>
          <w:rFonts w:ascii="Courier New" w:hAnsi="Courier New" w:cs="Courier New"/>
          <w:sz w:val="20"/>
          <w:szCs w:val="20"/>
          <w:rPrChange w:id="9358" w:author="Steven" w:date="2022-03-30T13:24:00Z">
            <w:rPr>
              <w:rFonts w:ascii="Courier New" w:hAnsi="Courier New" w:cs="Courier New"/>
              <w:color w:val="FF0000"/>
              <w:sz w:val="20"/>
              <w:szCs w:val="20"/>
            </w:rPr>
          </w:rPrChange>
        </w:rPr>
        <w:t>type</w:t>
      </w:r>
      <w:r w:rsidRPr="00261E33">
        <w:rPr>
          <w:rFonts w:ascii="Courier New" w:hAnsi="Courier New" w:cs="Courier New"/>
          <w:sz w:val="20"/>
          <w:szCs w:val="20"/>
          <w:rPrChange w:id="9359" w:author="Steven" w:date="2022-03-30T13:24:00Z">
            <w:rPr>
              <w:rFonts w:ascii="Courier New" w:hAnsi="Courier New" w:cs="Courier New"/>
              <w:color w:val="000000"/>
              <w:sz w:val="20"/>
              <w:szCs w:val="20"/>
            </w:rPr>
          </w:rPrChange>
        </w:rPr>
        <w:t>=</w:t>
      </w:r>
      <w:r w:rsidRPr="00261E33">
        <w:rPr>
          <w:rFonts w:ascii="Courier New" w:hAnsi="Courier New" w:cs="Courier New"/>
          <w:bCs/>
          <w:sz w:val="20"/>
          <w:szCs w:val="20"/>
          <w:rPrChange w:id="9360" w:author="Steven" w:date="2022-03-30T13:24:00Z">
            <w:rPr>
              <w:rFonts w:ascii="Courier New" w:hAnsi="Courier New" w:cs="Courier New"/>
              <w:b/>
              <w:bCs/>
              <w:color w:val="8000FF"/>
              <w:sz w:val="20"/>
              <w:szCs w:val="20"/>
            </w:rPr>
          </w:rPrChange>
        </w:rPr>
        <w:t>"</w:t>
      </w:r>
      <w:proofErr w:type="spellStart"/>
      <w:r w:rsidRPr="00261E33">
        <w:rPr>
          <w:rFonts w:ascii="Courier New" w:hAnsi="Courier New" w:cs="Courier New"/>
          <w:bCs/>
          <w:sz w:val="20"/>
          <w:szCs w:val="20"/>
          <w:rPrChange w:id="9361" w:author="Steven" w:date="2022-03-30T13:24:00Z">
            <w:rPr>
              <w:rFonts w:ascii="Courier New" w:hAnsi="Courier New" w:cs="Courier New"/>
              <w:b/>
              <w:bCs/>
              <w:color w:val="8000FF"/>
              <w:sz w:val="20"/>
              <w:szCs w:val="20"/>
            </w:rPr>
          </w:rPrChange>
        </w:rPr>
        <w:t>weibull_distribution</w:t>
      </w:r>
      <w:proofErr w:type="spellEnd"/>
      <w:r w:rsidRPr="00261E33">
        <w:rPr>
          <w:rFonts w:ascii="Courier New" w:hAnsi="Courier New" w:cs="Courier New"/>
          <w:bCs/>
          <w:sz w:val="20"/>
          <w:szCs w:val="20"/>
          <w:rPrChange w:id="9362" w:author="Steven" w:date="2022-03-30T13:24:00Z">
            <w:rPr>
              <w:rFonts w:ascii="Courier New" w:hAnsi="Courier New" w:cs="Courier New"/>
              <w:b/>
              <w:bCs/>
              <w:color w:val="8000FF"/>
              <w:sz w:val="20"/>
              <w:szCs w:val="20"/>
            </w:rPr>
          </w:rPrChange>
        </w:rPr>
        <w:t>"</w:t>
      </w:r>
      <w:r w:rsidRPr="00261E33">
        <w:rPr>
          <w:rFonts w:ascii="Courier New" w:hAnsi="Courier New" w:cs="Courier New"/>
          <w:sz w:val="20"/>
          <w:szCs w:val="20"/>
          <w:rPrChange w:id="9363" w:author="Steven" w:date="2022-03-30T13:24:00Z">
            <w:rPr>
              <w:rFonts w:ascii="Courier New" w:hAnsi="Courier New" w:cs="Courier New"/>
              <w:color w:val="0000FF"/>
              <w:sz w:val="20"/>
              <w:szCs w:val="20"/>
            </w:rPr>
          </w:rPrChange>
        </w:rPr>
        <w:t>&gt;</w:t>
      </w:r>
    </w:p>
    <w:p w14:paraId="3A4C3F6D" w14:textId="77777777" w:rsidR="001E0B1D" w:rsidRPr="00261E33" w:rsidRDefault="001E0B1D" w:rsidP="001E0B1D">
      <w:pPr>
        <w:shd w:val="clear" w:color="auto" w:fill="FFFFFF"/>
        <w:jc w:val="left"/>
        <w:rPr>
          <w:rFonts w:ascii="Courier New" w:hAnsi="Courier New" w:cs="Courier New"/>
          <w:bCs/>
          <w:sz w:val="20"/>
          <w:szCs w:val="20"/>
          <w:rPrChange w:id="9364"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9365"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9366" w:author="Steven" w:date="2022-03-30T13:24:00Z">
            <w:rPr>
              <w:rFonts w:ascii="Courier New" w:hAnsi="Courier New" w:cs="Courier New"/>
              <w:color w:val="0000FF"/>
              <w:sz w:val="20"/>
              <w:szCs w:val="20"/>
            </w:rPr>
          </w:rPrChange>
        </w:rPr>
        <w:t>&lt;a&gt;</w:t>
      </w:r>
      <w:r w:rsidRPr="00261E33">
        <w:rPr>
          <w:rFonts w:ascii="Courier New" w:hAnsi="Courier New" w:cs="Courier New"/>
          <w:bCs/>
          <w:sz w:val="20"/>
          <w:szCs w:val="20"/>
          <w:rPrChange w:id="9367" w:author="Steven" w:date="2022-03-30T13:24:00Z">
            <w:rPr>
              <w:rFonts w:ascii="Courier New" w:hAnsi="Courier New" w:cs="Courier New"/>
              <w:b/>
              <w:bCs/>
              <w:color w:val="000000"/>
              <w:sz w:val="20"/>
              <w:szCs w:val="20"/>
            </w:rPr>
          </w:rPrChange>
        </w:rPr>
        <w:t>2.0</w:t>
      </w:r>
      <w:r w:rsidRPr="00261E33">
        <w:rPr>
          <w:rFonts w:ascii="Courier New" w:hAnsi="Courier New" w:cs="Courier New"/>
          <w:sz w:val="20"/>
          <w:szCs w:val="20"/>
          <w:rPrChange w:id="9368" w:author="Steven" w:date="2022-03-30T13:24:00Z">
            <w:rPr>
              <w:rFonts w:ascii="Courier New" w:hAnsi="Courier New" w:cs="Courier New"/>
              <w:color w:val="0000FF"/>
              <w:sz w:val="20"/>
              <w:szCs w:val="20"/>
            </w:rPr>
          </w:rPrChange>
        </w:rPr>
        <w:t>&lt;/a&gt;</w:t>
      </w:r>
    </w:p>
    <w:p w14:paraId="1A2A10B7" w14:textId="77777777" w:rsidR="001E0B1D" w:rsidRPr="00261E33" w:rsidRDefault="001E0B1D" w:rsidP="001E0B1D">
      <w:pPr>
        <w:shd w:val="clear" w:color="auto" w:fill="FFFFFF"/>
        <w:jc w:val="left"/>
        <w:rPr>
          <w:rFonts w:ascii="Courier New" w:hAnsi="Courier New" w:cs="Courier New"/>
          <w:bCs/>
          <w:sz w:val="20"/>
          <w:szCs w:val="20"/>
          <w:rPrChange w:id="9369" w:author="Steven" w:date="2022-03-30T13:24:00Z">
            <w:rPr>
              <w:rFonts w:ascii="Courier New" w:hAnsi="Courier New" w:cs="Courier New"/>
              <w:b/>
              <w:bCs/>
              <w:color w:val="000000"/>
              <w:sz w:val="20"/>
              <w:szCs w:val="20"/>
            </w:rPr>
          </w:rPrChange>
        </w:rPr>
      </w:pPr>
      <w:r w:rsidRPr="00261E33">
        <w:rPr>
          <w:rFonts w:ascii="Courier New" w:hAnsi="Courier New" w:cs="Courier New"/>
          <w:bCs/>
          <w:sz w:val="20"/>
          <w:szCs w:val="20"/>
          <w:rPrChange w:id="9370" w:author="Steven" w:date="2022-03-30T13:24: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9371" w:author="Steven" w:date="2022-03-30T13:24:00Z">
            <w:rPr>
              <w:rFonts w:ascii="Courier New" w:hAnsi="Courier New" w:cs="Courier New"/>
              <w:color w:val="0000FF"/>
              <w:sz w:val="20"/>
              <w:szCs w:val="20"/>
            </w:rPr>
          </w:rPrChange>
        </w:rPr>
        <w:t>&lt;b&gt;</w:t>
      </w:r>
      <w:r w:rsidRPr="00261E33">
        <w:rPr>
          <w:rFonts w:ascii="Courier New" w:hAnsi="Courier New" w:cs="Courier New"/>
          <w:bCs/>
          <w:sz w:val="20"/>
          <w:szCs w:val="20"/>
          <w:rPrChange w:id="9372" w:author="Steven" w:date="2022-03-30T13:24:00Z">
            <w:rPr>
              <w:rFonts w:ascii="Courier New" w:hAnsi="Courier New" w:cs="Courier New"/>
              <w:b/>
              <w:bCs/>
              <w:color w:val="000000"/>
              <w:sz w:val="20"/>
              <w:szCs w:val="20"/>
            </w:rPr>
          </w:rPrChange>
        </w:rPr>
        <w:t>0.5</w:t>
      </w:r>
      <w:r w:rsidRPr="00261E33">
        <w:rPr>
          <w:rFonts w:ascii="Courier New" w:hAnsi="Courier New" w:cs="Courier New"/>
          <w:sz w:val="20"/>
          <w:szCs w:val="20"/>
          <w:rPrChange w:id="9373" w:author="Steven" w:date="2022-03-30T13:24:00Z">
            <w:rPr>
              <w:rFonts w:ascii="Courier New" w:hAnsi="Courier New" w:cs="Courier New"/>
              <w:color w:val="0000FF"/>
              <w:sz w:val="20"/>
              <w:szCs w:val="20"/>
            </w:rPr>
          </w:rPrChange>
        </w:rPr>
        <w:t>&lt;/b&gt;</w:t>
      </w:r>
    </w:p>
    <w:p w14:paraId="1CDE80CD" w14:textId="7895A4A4" w:rsidR="001E0B1D" w:rsidRPr="00261E33" w:rsidRDefault="001E0B1D" w:rsidP="001E0B1D">
      <w:pPr>
        <w:shd w:val="clear" w:color="auto" w:fill="FFFFFF"/>
        <w:jc w:val="left"/>
      </w:pPr>
      <w:r w:rsidRPr="00261E33">
        <w:rPr>
          <w:rFonts w:ascii="Courier New" w:hAnsi="Courier New" w:cs="Courier New"/>
          <w:sz w:val="20"/>
          <w:szCs w:val="20"/>
          <w:rPrChange w:id="9374" w:author="Steven" w:date="2022-03-30T13:24: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75" w:author="Steven" w:date="2022-03-30T13:24: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9376" w:author="Steven" w:date="2022-03-30T13:24:00Z">
            <w:rPr>
              <w:rFonts w:ascii="Courier New" w:hAnsi="Courier New" w:cs="Courier New"/>
              <w:color w:val="0000FF"/>
              <w:sz w:val="20"/>
              <w:szCs w:val="20"/>
            </w:rPr>
          </w:rPrChange>
        </w:rPr>
        <w:t>&gt;</w:t>
      </w:r>
    </w:p>
    <w:p w14:paraId="033BC053" w14:textId="0FB6F83F" w:rsidR="006D096E" w:rsidRDefault="006D096E" w:rsidP="006D096E">
      <w:pPr>
        <w:pStyle w:val="Heading3"/>
      </w:pPr>
      <w:bookmarkStart w:id="9377" w:name="_Toc99726416"/>
      <w:r>
        <w:t>Gamma Distribution</w:t>
      </w:r>
      <w:bookmarkEnd w:id="9377"/>
    </w:p>
    <w:p w14:paraId="795E42F4" w14:textId="2B764494" w:rsidR="00B87C84" w:rsidRDefault="00737738" w:rsidP="00B87C84">
      <w:r>
        <w:t xml:space="preserve">The Gamma Distribution is another provided distribution. It has </w:t>
      </w:r>
      <w:proofErr w:type="gramStart"/>
      <w:r>
        <w:t>2</w:t>
      </w:r>
      <w:proofErr w:type="gramEnd"/>
      <w:r>
        <w:t xml:space="preserve"> parameters: alpha, and beta. Alpha is shape. Beta is rate.</w:t>
      </w:r>
    </w:p>
    <w:p w14:paraId="655B6049" w14:textId="7AB53EB9" w:rsidR="00B87C84" w:rsidRDefault="001D516D" w:rsidP="00B87C84">
      <w:pPr>
        <w:rPr>
          <w:ins w:id="9378" w:author="Steven LaBelle" w:date="2018-08-21T12:37:00Z"/>
          <w:rStyle w:val="Hyperlink"/>
        </w:rPr>
      </w:pPr>
      <w:hyperlink r:id="rId76" w:history="1">
        <w:r w:rsidR="00B87C84" w:rsidRPr="00737738">
          <w:rPr>
            <w:rStyle w:val="Hyperlink"/>
          </w:rPr>
          <w:t>Wikipedia Page</w:t>
        </w:r>
      </w:hyperlink>
      <w:r w:rsidR="00B87C84">
        <w:t xml:space="preserve"> </w:t>
      </w:r>
      <w:hyperlink r:id="rId77" w:history="1">
        <w:r w:rsidR="00B87C84" w:rsidRPr="00B87C84">
          <w:rPr>
            <w:rStyle w:val="Hyperlink"/>
          </w:rPr>
          <w:t>C++ Documentation</w:t>
        </w:r>
      </w:hyperlink>
    </w:p>
    <w:p w14:paraId="33D3B152" w14:textId="77777777" w:rsidR="00F20597" w:rsidRDefault="00F20597" w:rsidP="00B87C84"/>
    <w:p w14:paraId="7D89B00D" w14:textId="112A6CC9" w:rsidR="00B87C84" w:rsidRPr="00261E33" w:rsidDel="00261E33" w:rsidRDefault="00B87C84" w:rsidP="00B87C84">
      <w:pPr>
        <w:rPr>
          <w:del w:id="9379" w:author="Steven" w:date="2022-03-30T13:27:00Z"/>
        </w:rPr>
      </w:pPr>
      <w:del w:id="9380" w:author="Steven" w:date="2022-03-30T13:27:00Z">
        <w:r w:rsidRPr="00261E33" w:rsidDel="00261E33">
          <w:delText>e.g.</w:delText>
        </w:r>
      </w:del>
    </w:p>
    <w:p w14:paraId="11D3EE1C" w14:textId="77777777" w:rsidR="00CF3801" w:rsidRPr="00261E33" w:rsidRDefault="00CF3801" w:rsidP="00CF3801">
      <w:pPr>
        <w:shd w:val="clear" w:color="auto" w:fill="FFFFFF"/>
        <w:jc w:val="left"/>
        <w:rPr>
          <w:rFonts w:ascii="Courier New" w:hAnsi="Courier New" w:cs="Courier New"/>
          <w:bCs/>
          <w:sz w:val="20"/>
          <w:szCs w:val="20"/>
          <w:rPrChange w:id="9381" w:author="Steven" w:date="2022-03-30T13:27:00Z">
            <w:rPr>
              <w:rFonts w:ascii="Courier New" w:hAnsi="Courier New" w:cs="Courier New"/>
              <w:b/>
              <w:bCs/>
              <w:color w:val="000000"/>
              <w:sz w:val="20"/>
              <w:szCs w:val="20"/>
            </w:rPr>
          </w:rPrChange>
        </w:rPr>
      </w:pPr>
      <w:r w:rsidRPr="00261E33">
        <w:rPr>
          <w:rFonts w:ascii="Courier New" w:hAnsi="Courier New" w:cs="Courier New"/>
          <w:sz w:val="20"/>
          <w:szCs w:val="20"/>
          <w:rPrChange w:id="9382" w:author="Steven" w:date="2022-03-30T13:27: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383" w:author="Steven" w:date="2022-03-30T13:27: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9384" w:author="Steven" w:date="2022-03-30T13:27:00Z">
            <w:rPr>
              <w:rFonts w:ascii="Courier New" w:hAnsi="Courier New" w:cs="Courier New"/>
              <w:color w:val="000000"/>
              <w:sz w:val="20"/>
              <w:szCs w:val="20"/>
            </w:rPr>
          </w:rPrChange>
        </w:rPr>
        <w:t xml:space="preserve"> </w:t>
      </w:r>
      <w:r w:rsidRPr="00261E33">
        <w:rPr>
          <w:rFonts w:ascii="Courier New" w:hAnsi="Courier New" w:cs="Courier New"/>
          <w:sz w:val="20"/>
          <w:szCs w:val="20"/>
          <w:rPrChange w:id="9385" w:author="Steven" w:date="2022-03-30T13:27:00Z">
            <w:rPr>
              <w:rFonts w:ascii="Courier New" w:hAnsi="Courier New" w:cs="Courier New"/>
              <w:color w:val="FF0000"/>
              <w:sz w:val="20"/>
              <w:szCs w:val="20"/>
            </w:rPr>
          </w:rPrChange>
        </w:rPr>
        <w:t>type</w:t>
      </w:r>
      <w:r w:rsidRPr="00261E33">
        <w:rPr>
          <w:rFonts w:ascii="Courier New" w:hAnsi="Courier New" w:cs="Courier New"/>
          <w:sz w:val="20"/>
          <w:szCs w:val="20"/>
          <w:rPrChange w:id="9386" w:author="Steven" w:date="2022-03-30T13:27:00Z">
            <w:rPr>
              <w:rFonts w:ascii="Courier New" w:hAnsi="Courier New" w:cs="Courier New"/>
              <w:color w:val="000000"/>
              <w:sz w:val="20"/>
              <w:szCs w:val="20"/>
            </w:rPr>
          </w:rPrChange>
        </w:rPr>
        <w:t>=</w:t>
      </w:r>
      <w:r w:rsidRPr="00261E33">
        <w:rPr>
          <w:rFonts w:ascii="Courier New" w:hAnsi="Courier New" w:cs="Courier New"/>
          <w:bCs/>
          <w:sz w:val="20"/>
          <w:szCs w:val="20"/>
          <w:rPrChange w:id="9387" w:author="Steven" w:date="2022-03-30T13:27:00Z">
            <w:rPr>
              <w:rFonts w:ascii="Courier New" w:hAnsi="Courier New" w:cs="Courier New"/>
              <w:b/>
              <w:bCs/>
              <w:color w:val="8000FF"/>
              <w:sz w:val="20"/>
              <w:szCs w:val="20"/>
            </w:rPr>
          </w:rPrChange>
        </w:rPr>
        <w:t>"</w:t>
      </w:r>
      <w:proofErr w:type="spellStart"/>
      <w:r w:rsidRPr="00261E33">
        <w:rPr>
          <w:rFonts w:ascii="Courier New" w:hAnsi="Courier New" w:cs="Courier New"/>
          <w:bCs/>
          <w:sz w:val="20"/>
          <w:szCs w:val="20"/>
          <w:rPrChange w:id="9388" w:author="Steven" w:date="2022-03-30T13:27:00Z">
            <w:rPr>
              <w:rFonts w:ascii="Courier New" w:hAnsi="Courier New" w:cs="Courier New"/>
              <w:b/>
              <w:bCs/>
              <w:color w:val="8000FF"/>
              <w:sz w:val="20"/>
              <w:szCs w:val="20"/>
            </w:rPr>
          </w:rPrChange>
        </w:rPr>
        <w:t>gamma_distribution</w:t>
      </w:r>
      <w:proofErr w:type="spellEnd"/>
      <w:r w:rsidRPr="00261E33">
        <w:rPr>
          <w:rFonts w:ascii="Courier New" w:hAnsi="Courier New" w:cs="Courier New"/>
          <w:bCs/>
          <w:sz w:val="20"/>
          <w:szCs w:val="20"/>
          <w:rPrChange w:id="9389" w:author="Steven" w:date="2022-03-30T13:27:00Z">
            <w:rPr>
              <w:rFonts w:ascii="Courier New" w:hAnsi="Courier New" w:cs="Courier New"/>
              <w:b/>
              <w:bCs/>
              <w:color w:val="8000FF"/>
              <w:sz w:val="20"/>
              <w:szCs w:val="20"/>
            </w:rPr>
          </w:rPrChange>
        </w:rPr>
        <w:t>"</w:t>
      </w:r>
      <w:r w:rsidRPr="00261E33">
        <w:rPr>
          <w:rFonts w:ascii="Courier New" w:hAnsi="Courier New" w:cs="Courier New"/>
          <w:sz w:val="20"/>
          <w:szCs w:val="20"/>
          <w:rPrChange w:id="9390" w:author="Steven" w:date="2022-03-30T13:27:00Z">
            <w:rPr>
              <w:rFonts w:ascii="Courier New" w:hAnsi="Courier New" w:cs="Courier New"/>
              <w:color w:val="0000FF"/>
              <w:sz w:val="20"/>
              <w:szCs w:val="20"/>
            </w:rPr>
          </w:rPrChange>
        </w:rPr>
        <w:t>&gt;</w:t>
      </w:r>
    </w:p>
    <w:p w14:paraId="0A62695D" w14:textId="77777777" w:rsidR="00CF3801" w:rsidRPr="00261E33" w:rsidRDefault="00CF3801" w:rsidP="00CF3801">
      <w:pPr>
        <w:shd w:val="clear" w:color="auto" w:fill="FFFFFF"/>
        <w:jc w:val="left"/>
        <w:rPr>
          <w:rFonts w:ascii="Courier New" w:hAnsi="Courier New" w:cs="Courier New"/>
          <w:bCs/>
          <w:sz w:val="20"/>
          <w:szCs w:val="20"/>
          <w:rPrChange w:id="9391" w:author="Steven" w:date="2022-03-30T13:27:00Z">
            <w:rPr>
              <w:rFonts w:ascii="Courier New" w:hAnsi="Courier New" w:cs="Courier New"/>
              <w:b/>
              <w:bCs/>
              <w:color w:val="000000"/>
              <w:sz w:val="20"/>
              <w:szCs w:val="20"/>
            </w:rPr>
          </w:rPrChange>
        </w:rPr>
      </w:pPr>
      <w:r w:rsidRPr="00261E33">
        <w:rPr>
          <w:rFonts w:ascii="Courier New" w:hAnsi="Courier New" w:cs="Courier New"/>
          <w:bCs/>
          <w:sz w:val="20"/>
          <w:szCs w:val="20"/>
          <w:rPrChange w:id="9392" w:author="Steven" w:date="2022-03-30T13:27: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9393" w:author="Steven" w:date="2022-03-30T13:27:00Z">
            <w:rPr>
              <w:rFonts w:ascii="Courier New" w:hAnsi="Courier New" w:cs="Courier New"/>
              <w:color w:val="0000FF"/>
              <w:sz w:val="20"/>
              <w:szCs w:val="20"/>
            </w:rPr>
          </w:rPrChange>
        </w:rPr>
        <w:t>&lt;</w:t>
      </w:r>
      <w:proofErr w:type="gramStart"/>
      <w:r w:rsidRPr="00261E33">
        <w:rPr>
          <w:rFonts w:ascii="Courier New" w:hAnsi="Courier New" w:cs="Courier New"/>
          <w:sz w:val="20"/>
          <w:szCs w:val="20"/>
          <w:rPrChange w:id="9394" w:author="Steven" w:date="2022-03-30T13:27:00Z">
            <w:rPr>
              <w:rFonts w:ascii="Courier New" w:hAnsi="Courier New" w:cs="Courier New"/>
              <w:color w:val="0000FF"/>
              <w:sz w:val="20"/>
              <w:szCs w:val="20"/>
            </w:rPr>
          </w:rPrChange>
        </w:rPr>
        <w:t>alpha&gt;</w:t>
      </w:r>
      <w:proofErr w:type="gramEnd"/>
      <w:r w:rsidRPr="00261E33">
        <w:rPr>
          <w:rFonts w:ascii="Courier New" w:hAnsi="Courier New" w:cs="Courier New"/>
          <w:bCs/>
          <w:sz w:val="20"/>
          <w:szCs w:val="20"/>
          <w:rPrChange w:id="9395" w:author="Steven" w:date="2022-03-30T13:27:00Z">
            <w:rPr>
              <w:rFonts w:ascii="Courier New" w:hAnsi="Courier New" w:cs="Courier New"/>
              <w:b/>
              <w:bCs/>
              <w:color w:val="000000"/>
              <w:sz w:val="20"/>
              <w:szCs w:val="20"/>
            </w:rPr>
          </w:rPrChange>
        </w:rPr>
        <w:t>2.0</w:t>
      </w:r>
      <w:r w:rsidRPr="00261E33">
        <w:rPr>
          <w:rFonts w:ascii="Courier New" w:hAnsi="Courier New" w:cs="Courier New"/>
          <w:sz w:val="20"/>
          <w:szCs w:val="20"/>
          <w:rPrChange w:id="9396" w:author="Steven" w:date="2022-03-30T13:27:00Z">
            <w:rPr>
              <w:rFonts w:ascii="Courier New" w:hAnsi="Courier New" w:cs="Courier New"/>
              <w:color w:val="0000FF"/>
              <w:sz w:val="20"/>
              <w:szCs w:val="20"/>
            </w:rPr>
          </w:rPrChange>
        </w:rPr>
        <w:t>&lt;/alpha&gt;</w:t>
      </w:r>
    </w:p>
    <w:p w14:paraId="7C70D4CF" w14:textId="77777777" w:rsidR="00CF3801" w:rsidRPr="00261E33" w:rsidRDefault="00CF3801" w:rsidP="00CF3801">
      <w:pPr>
        <w:shd w:val="clear" w:color="auto" w:fill="FFFFFF"/>
        <w:jc w:val="left"/>
        <w:rPr>
          <w:rFonts w:ascii="Courier New" w:hAnsi="Courier New" w:cs="Courier New"/>
          <w:bCs/>
          <w:sz w:val="20"/>
          <w:szCs w:val="20"/>
          <w:rPrChange w:id="9397" w:author="Steven" w:date="2022-03-30T13:27:00Z">
            <w:rPr>
              <w:rFonts w:ascii="Courier New" w:hAnsi="Courier New" w:cs="Courier New"/>
              <w:b/>
              <w:bCs/>
              <w:color w:val="000000"/>
              <w:sz w:val="20"/>
              <w:szCs w:val="20"/>
            </w:rPr>
          </w:rPrChange>
        </w:rPr>
      </w:pPr>
      <w:r w:rsidRPr="00261E33">
        <w:rPr>
          <w:rFonts w:ascii="Courier New" w:hAnsi="Courier New" w:cs="Courier New"/>
          <w:bCs/>
          <w:sz w:val="20"/>
          <w:szCs w:val="20"/>
          <w:rPrChange w:id="9398" w:author="Steven" w:date="2022-03-30T13:27:00Z">
            <w:rPr>
              <w:rFonts w:ascii="Courier New" w:hAnsi="Courier New" w:cs="Courier New"/>
              <w:b/>
              <w:bCs/>
              <w:color w:val="000000"/>
              <w:sz w:val="20"/>
              <w:szCs w:val="20"/>
            </w:rPr>
          </w:rPrChange>
        </w:rPr>
        <w:t xml:space="preserve">    </w:t>
      </w:r>
      <w:r w:rsidRPr="00261E33">
        <w:rPr>
          <w:rFonts w:ascii="Courier New" w:hAnsi="Courier New" w:cs="Courier New"/>
          <w:sz w:val="20"/>
          <w:szCs w:val="20"/>
          <w:rPrChange w:id="9399" w:author="Steven" w:date="2022-03-30T13:27:00Z">
            <w:rPr>
              <w:rFonts w:ascii="Courier New" w:hAnsi="Courier New" w:cs="Courier New"/>
              <w:color w:val="0000FF"/>
              <w:sz w:val="20"/>
              <w:szCs w:val="20"/>
            </w:rPr>
          </w:rPrChange>
        </w:rPr>
        <w:t>&lt;</w:t>
      </w:r>
      <w:proofErr w:type="gramStart"/>
      <w:r w:rsidRPr="00261E33">
        <w:rPr>
          <w:rFonts w:ascii="Courier New" w:hAnsi="Courier New" w:cs="Courier New"/>
          <w:sz w:val="20"/>
          <w:szCs w:val="20"/>
          <w:rPrChange w:id="9400" w:author="Steven" w:date="2022-03-30T13:27:00Z">
            <w:rPr>
              <w:rFonts w:ascii="Courier New" w:hAnsi="Courier New" w:cs="Courier New"/>
              <w:color w:val="0000FF"/>
              <w:sz w:val="20"/>
              <w:szCs w:val="20"/>
            </w:rPr>
          </w:rPrChange>
        </w:rPr>
        <w:t>beta&gt;</w:t>
      </w:r>
      <w:proofErr w:type="gramEnd"/>
      <w:r w:rsidRPr="00261E33">
        <w:rPr>
          <w:rFonts w:ascii="Courier New" w:hAnsi="Courier New" w:cs="Courier New"/>
          <w:bCs/>
          <w:sz w:val="20"/>
          <w:szCs w:val="20"/>
          <w:rPrChange w:id="9401" w:author="Steven" w:date="2022-03-30T13:27:00Z">
            <w:rPr>
              <w:rFonts w:ascii="Courier New" w:hAnsi="Courier New" w:cs="Courier New"/>
              <w:b/>
              <w:bCs/>
              <w:color w:val="000000"/>
              <w:sz w:val="20"/>
              <w:szCs w:val="20"/>
            </w:rPr>
          </w:rPrChange>
        </w:rPr>
        <w:t>0.5</w:t>
      </w:r>
      <w:r w:rsidRPr="00261E33">
        <w:rPr>
          <w:rFonts w:ascii="Courier New" w:hAnsi="Courier New" w:cs="Courier New"/>
          <w:sz w:val="20"/>
          <w:szCs w:val="20"/>
          <w:rPrChange w:id="9402" w:author="Steven" w:date="2022-03-30T13:27:00Z">
            <w:rPr>
              <w:rFonts w:ascii="Courier New" w:hAnsi="Courier New" w:cs="Courier New"/>
              <w:color w:val="0000FF"/>
              <w:sz w:val="20"/>
              <w:szCs w:val="20"/>
            </w:rPr>
          </w:rPrChange>
        </w:rPr>
        <w:t>&lt;/beta&gt;</w:t>
      </w:r>
    </w:p>
    <w:p w14:paraId="0FA0FE5A" w14:textId="77777777" w:rsidR="00CF3801" w:rsidRPr="00CF3801" w:rsidRDefault="00CF3801" w:rsidP="00CF3801">
      <w:pPr>
        <w:shd w:val="clear" w:color="auto" w:fill="FFFFFF"/>
        <w:jc w:val="left"/>
      </w:pPr>
      <w:r w:rsidRPr="00261E33">
        <w:rPr>
          <w:rFonts w:ascii="Courier New" w:hAnsi="Courier New" w:cs="Courier New"/>
          <w:sz w:val="20"/>
          <w:szCs w:val="20"/>
          <w:rPrChange w:id="9403" w:author="Steven" w:date="2022-03-30T13:27:00Z">
            <w:rPr>
              <w:rFonts w:ascii="Courier New" w:hAnsi="Courier New" w:cs="Courier New"/>
              <w:color w:val="0000FF"/>
              <w:sz w:val="20"/>
              <w:szCs w:val="20"/>
            </w:rPr>
          </w:rPrChange>
        </w:rPr>
        <w:t>&lt;/</w:t>
      </w:r>
      <w:proofErr w:type="spellStart"/>
      <w:r w:rsidRPr="00261E33">
        <w:rPr>
          <w:rFonts w:ascii="Courier New" w:hAnsi="Courier New" w:cs="Courier New"/>
          <w:sz w:val="20"/>
          <w:szCs w:val="20"/>
          <w:rPrChange w:id="9404" w:author="Steven" w:date="2022-03-30T13:27:00Z">
            <w:rPr>
              <w:rFonts w:ascii="Courier New" w:hAnsi="Courier New" w:cs="Courier New"/>
              <w:color w:val="0000FF"/>
              <w:sz w:val="20"/>
              <w:szCs w:val="20"/>
            </w:rPr>
          </w:rPrChange>
        </w:rPr>
        <w:t>time_to_emerge</w:t>
      </w:r>
      <w:proofErr w:type="spellEnd"/>
      <w:r w:rsidRPr="00261E33">
        <w:rPr>
          <w:rFonts w:ascii="Courier New" w:hAnsi="Courier New" w:cs="Courier New"/>
          <w:sz w:val="20"/>
          <w:szCs w:val="20"/>
          <w:rPrChange w:id="9405" w:author="Steven" w:date="2022-03-30T13:27:00Z">
            <w:rPr>
              <w:rFonts w:ascii="Courier New" w:hAnsi="Courier New" w:cs="Courier New"/>
              <w:color w:val="0000FF"/>
              <w:sz w:val="20"/>
              <w:szCs w:val="20"/>
            </w:rPr>
          </w:rPrChange>
        </w:rPr>
        <w:t>&gt;</w:t>
      </w:r>
    </w:p>
    <w:p w14:paraId="23606BBC" w14:textId="1D19CE95" w:rsidR="00F36010" w:rsidRDefault="00F36010">
      <w:pPr>
        <w:pStyle w:val="Heading3"/>
        <w:rPr>
          <w:ins w:id="9406" w:author="Steven" w:date="2022-04-01T17:16:00Z"/>
        </w:rPr>
        <w:pPrChange w:id="9407" w:author="Steven" w:date="2022-04-01T16:45:00Z">
          <w:pPr/>
        </w:pPrChange>
      </w:pPr>
      <w:bookmarkStart w:id="9408" w:name="_Toc99726417"/>
      <w:ins w:id="9409" w:author="Steven" w:date="2022-04-01T17:16:00Z">
        <w:r>
          <w:t>Fixed Distribution</w:t>
        </w:r>
        <w:bookmarkEnd w:id="9408"/>
      </w:ins>
    </w:p>
    <w:p w14:paraId="0216E181" w14:textId="1D98A613" w:rsidR="00F36010" w:rsidRDefault="00F36010">
      <w:pPr>
        <w:rPr>
          <w:ins w:id="9410" w:author="Steven" w:date="2022-04-01T17:16:00Z"/>
        </w:rPr>
      </w:pPr>
      <w:ins w:id="9411" w:author="Steven" w:date="2022-04-01T17:16:00Z">
        <w:r>
          <w:t>The fixed distribution only returns one value. This is used when a constant value is desired.</w:t>
        </w:r>
      </w:ins>
    </w:p>
    <w:p w14:paraId="0427DA62" w14:textId="76328353" w:rsidR="00F36010" w:rsidRPr="00BE5A55" w:rsidRDefault="00F36010" w:rsidP="00195D31">
      <w:pPr>
        <w:pStyle w:val="Code0"/>
        <w:rPr>
          <w:ins w:id="9412" w:author="Steven" w:date="2022-04-01T17:17:00Z"/>
          <w:szCs w:val="20"/>
          <w:rPrChange w:id="9413" w:author="Steven" w:date="2022-04-18T14:11:00Z">
            <w:rPr>
              <w:ins w:id="9414" w:author="Steven" w:date="2022-04-01T17:17:00Z"/>
            </w:rPr>
          </w:rPrChange>
        </w:rPr>
        <w:pPrChange w:id="9415" w:author="Steven" w:date="2022-04-18T14:06:00Z">
          <w:pPr/>
        </w:pPrChange>
      </w:pPr>
      <w:ins w:id="9416" w:author="Steven" w:date="2022-04-01T17:16:00Z">
        <w:r w:rsidRPr="00BE5A55">
          <w:rPr>
            <w:szCs w:val="20"/>
            <w:rPrChange w:id="9417" w:author="Steven" w:date="2022-04-18T14:11:00Z">
              <w:rPr/>
            </w:rPrChange>
          </w:rPr>
          <w:t>&lt;</w:t>
        </w:r>
        <w:proofErr w:type="spellStart"/>
        <w:r w:rsidRPr="00BE5A55">
          <w:rPr>
            <w:szCs w:val="20"/>
            <w:rPrChange w:id="9418" w:author="Steven" w:date="2022-04-18T14:11:00Z">
              <w:rPr/>
            </w:rPrChange>
          </w:rPr>
          <w:t>initial_segment_length</w:t>
        </w:r>
        <w:proofErr w:type="spellEnd"/>
        <w:r w:rsidRPr="00BE5A55">
          <w:rPr>
            <w:szCs w:val="20"/>
            <w:rPrChange w:id="9419" w:author="Steven" w:date="2022-04-18T14:11:00Z">
              <w:rPr/>
            </w:rPrChange>
          </w:rPr>
          <w:t xml:space="preserve"> type=</w:t>
        </w:r>
      </w:ins>
      <w:ins w:id="9420" w:author="Steven" w:date="2022-04-01T17:17:00Z">
        <w:r w:rsidRPr="00BE5A55">
          <w:rPr>
            <w:szCs w:val="20"/>
            <w:rPrChange w:id="9421" w:author="Steven" w:date="2022-04-18T14:11:00Z">
              <w:rPr/>
            </w:rPrChange>
          </w:rPr>
          <w:t>”</w:t>
        </w:r>
        <w:proofErr w:type="spellStart"/>
        <w:r w:rsidRPr="00BE5A55">
          <w:rPr>
            <w:szCs w:val="20"/>
            <w:rPrChange w:id="9422" w:author="Steven" w:date="2022-04-18T14:11:00Z">
              <w:rPr/>
            </w:rPrChange>
          </w:rPr>
          <w:t>fixed_distribution</w:t>
        </w:r>
        <w:proofErr w:type="spellEnd"/>
        <w:r w:rsidRPr="00BE5A55">
          <w:rPr>
            <w:szCs w:val="20"/>
            <w:rPrChange w:id="9423" w:author="Steven" w:date="2022-04-18T14:11:00Z">
              <w:rPr/>
            </w:rPrChange>
          </w:rPr>
          <w:t>”&gt;</w:t>
        </w:r>
      </w:ins>
    </w:p>
    <w:p w14:paraId="0AE50BA1" w14:textId="4E9A7647" w:rsidR="00F36010" w:rsidRPr="00BE5A55" w:rsidRDefault="00F36010" w:rsidP="00195D31">
      <w:pPr>
        <w:pStyle w:val="Code0"/>
        <w:rPr>
          <w:ins w:id="9424" w:author="Steven" w:date="2022-04-01T17:17:00Z"/>
          <w:szCs w:val="20"/>
          <w:rPrChange w:id="9425" w:author="Steven" w:date="2022-04-18T14:11:00Z">
            <w:rPr>
              <w:ins w:id="9426" w:author="Steven" w:date="2022-04-01T17:17:00Z"/>
            </w:rPr>
          </w:rPrChange>
        </w:rPr>
        <w:pPrChange w:id="9427" w:author="Steven" w:date="2022-04-18T14:06:00Z">
          <w:pPr/>
        </w:pPrChange>
      </w:pPr>
      <w:ins w:id="9428" w:author="Steven" w:date="2022-04-01T17:17:00Z">
        <w:r w:rsidRPr="00BE5A55">
          <w:rPr>
            <w:szCs w:val="20"/>
            <w:rPrChange w:id="9429" w:author="Steven" w:date="2022-04-18T14:11:00Z">
              <w:rPr/>
            </w:rPrChange>
          </w:rPr>
          <w:tab/>
          <w:t>&lt;</w:t>
        </w:r>
        <w:proofErr w:type="gramStart"/>
        <w:r w:rsidRPr="00BE5A55">
          <w:rPr>
            <w:szCs w:val="20"/>
            <w:rPrChange w:id="9430" w:author="Steven" w:date="2022-04-18T14:11:00Z">
              <w:rPr/>
            </w:rPrChange>
          </w:rPr>
          <w:t>value&gt;</w:t>
        </w:r>
        <w:proofErr w:type="gramEnd"/>
        <w:r w:rsidRPr="00BE5A55">
          <w:rPr>
            <w:szCs w:val="20"/>
            <w:rPrChange w:id="9431" w:author="Steven" w:date="2022-04-18T14:11:00Z">
              <w:rPr/>
            </w:rPrChange>
          </w:rPr>
          <w:t>100&lt;/value&gt;</w:t>
        </w:r>
      </w:ins>
    </w:p>
    <w:p w14:paraId="16B87230" w14:textId="04043F2E" w:rsidR="00F36010" w:rsidRPr="00BE5A55" w:rsidRDefault="00F36010" w:rsidP="00195D31">
      <w:pPr>
        <w:pStyle w:val="Code0"/>
        <w:rPr>
          <w:ins w:id="9432" w:author="Steven" w:date="2022-04-01T17:16:00Z"/>
          <w:szCs w:val="20"/>
          <w:rPrChange w:id="9433" w:author="Steven" w:date="2022-04-18T14:11:00Z">
            <w:rPr>
              <w:ins w:id="9434" w:author="Steven" w:date="2022-04-01T17:16:00Z"/>
            </w:rPr>
          </w:rPrChange>
        </w:rPr>
        <w:pPrChange w:id="9435" w:author="Steven" w:date="2022-04-18T14:06:00Z">
          <w:pPr/>
        </w:pPrChange>
      </w:pPr>
      <w:ins w:id="9436" w:author="Steven" w:date="2022-04-01T17:17:00Z">
        <w:r w:rsidRPr="00BE5A55">
          <w:rPr>
            <w:szCs w:val="20"/>
            <w:rPrChange w:id="9437" w:author="Steven" w:date="2022-04-18T14:11:00Z">
              <w:rPr/>
            </w:rPrChange>
          </w:rPr>
          <w:t>&lt;/</w:t>
        </w:r>
        <w:proofErr w:type="spellStart"/>
        <w:r w:rsidRPr="00BE5A55">
          <w:rPr>
            <w:szCs w:val="20"/>
            <w:rPrChange w:id="9438" w:author="Steven" w:date="2022-04-18T14:11:00Z">
              <w:rPr/>
            </w:rPrChange>
          </w:rPr>
          <w:t>initial_segment_length</w:t>
        </w:r>
        <w:proofErr w:type="spellEnd"/>
        <w:r w:rsidRPr="00BE5A55">
          <w:rPr>
            <w:szCs w:val="20"/>
            <w:rPrChange w:id="9439" w:author="Steven" w:date="2022-04-18T14:11:00Z">
              <w:rPr/>
            </w:rPrChange>
          </w:rPr>
          <w:t>&gt;</w:t>
        </w:r>
      </w:ins>
    </w:p>
    <w:p w14:paraId="53CB0B94" w14:textId="25DC6E48" w:rsidR="000A70D2" w:rsidRDefault="00AC413C">
      <w:pPr>
        <w:pStyle w:val="Heading3"/>
        <w:rPr>
          <w:ins w:id="9440" w:author="Steven" w:date="2022-04-01T16:46:00Z"/>
        </w:rPr>
        <w:pPrChange w:id="9441" w:author="Steven" w:date="2022-04-01T16:45:00Z">
          <w:pPr/>
        </w:pPrChange>
      </w:pPr>
      <w:bookmarkStart w:id="9442" w:name="_Toc99726418"/>
      <w:ins w:id="9443" w:author="Steven" w:date="2022-04-01T16:46:00Z">
        <w:r>
          <w:lastRenderedPageBreak/>
          <w:t>Prescribed Distribution</w:t>
        </w:r>
        <w:bookmarkEnd w:id="9442"/>
      </w:ins>
    </w:p>
    <w:p w14:paraId="0BBC5DEE" w14:textId="699228A3" w:rsidR="00AC413C" w:rsidRDefault="00AC413C">
      <w:pPr>
        <w:rPr>
          <w:ins w:id="9444" w:author="Steven" w:date="2022-04-01T16:48:00Z"/>
        </w:rPr>
      </w:pPr>
      <w:ins w:id="9445" w:author="Steven" w:date="2022-04-01T16:46:00Z">
        <w:r>
          <w:t xml:space="preserve">The prescribed distribution allows users to define a probability distribution using a </w:t>
        </w:r>
        <w:proofErr w:type="spellStart"/>
        <w:r>
          <w:t>loadcurve</w:t>
        </w:r>
        <w:proofErr w:type="spellEnd"/>
        <w:r>
          <w:t xml:space="preserve">. The </w:t>
        </w:r>
        <w:proofErr w:type="spellStart"/>
        <w:r>
          <w:t>loadcurve</w:t>
        </w:r>
        <w:proofErr w:type="spellEnd"/>
        <w:r>
          <w:t xml:space="preserve"> points are formatted so that the first </w:t>
        </w:r>
      </w:ins>
      <w:ins w:id="9446" w:author="Steven" w:date="2022-04-01T16:47:00Z">
        <w:r>
          <w:t xml:space="preserve">component </w:t>
        </w:r>
      </w:ins>
      <w:ins w:id="9447" w:author="Steven" w:date="2022-04-01T16:46:00Z">
        <w:r>
          <w:t xml:space="preserve">is the value and the second </w:t>
        </w:r>
      </w:ins>
      <w:ins w:id="9448" w:author="Steven" w:date="2022-04-01T16:47:00Z">
        <w:r>
          <w:t>component is the probability associated with that value.</w:t>
        </w:r>
      </w:ins>
    </w:p>
    <w:p w14:paraId="272DD49A" w14:textId="4D807E07" w:rsidR="007F2D7C" w:rsidRPr="00BE5A55" w:rsidRDefault="007F2D7C" w:rsidP="00195D31">
      <w:pPr>
        <w:pStyle w:val="Code0"/>
        <w:rPr>
          <w:ins w:id="9449" w:author="Steven" w:date="2022-04-01T16:48:00Z"/>
          <w:szCs w:val="20"/>
          <w:rPrChange w:id="9450" w:author="Steven" w:date="2022-04-18T14:11:00Z">
            <w:rPr>
              <w:ins w:id="9451" w:author="Steven" w:date="2022-04-01T16:48:00Z"/>
            </w:rPr>
          </w:rPrChange>
        </w:rPr>
        <w:pPrChange w:id="9452" w:author="Steven" w:date="2022-04-18T14:06:00Z">
          <w:pPr/>
        </w:pPrChange>
      </w:pPr>
      <w:ins w:id="9453" w:author="Steven" w:date="2022-04-01T16:48:00Z">
        <w:r w:rsidRPr="00BE5A55">
          <w:rPr>
            <w:szCs w:val="20"/>
            <w:rPrChange w:id="9454" w:author="Steven" w:date="2022-04-18T14:11:00Z">
              <w:rPr/>
            </w:rPrChange>
          </w:rPr>
          <w:t>&lt;</w:t>
        </w:r>
        <w:proofErr w:type="spellStart"/>
        <w:r w:rsidRPr="00BE5A55">
          <w:rPr>
            <w:szCs w:val="20"/>
            <w:rPrChange w:id="9455" w:author="Steven" w:date="2022-04-18T14:11:00Z">
              <w:rPr/>
            </w:rPrChange>
          </w:rPr>
          <w:t>initial_segment_length</w:t>
        </w:r>
        <w:proofErr w:type="spellEnd"/>
        <w:r w:rsidRPr="00BE5A55">
          <w:rPr>
            <w:szCs w:val="20"/>
            <w:rPrChange w:id="9456" w:author="Steven" w:date="2022-04-18T14:11:00Z">
              <w:rPr/>
            </w:rPrChange>
          </w:rPr>
          <w:t xml:space="preserve"> type=”</w:t>
        </w:r>
        <w:proofErr w:type="spellStart"/>
        <w:r w:rsidRPr="00BE5A55">
          <w:rPr>
            <w:szCs w:val="20"/>
            <w:rPrChange w:id="9457" w:author="Steven" w:date="2022-04-18T14:11:00Z">
              <w:rPr/>
            </w:rPrChange>
          </w:rPr>
          <w:t>prescribed_distribution</w:t>
        </w:r>
        <w:proofErr w:type="spellEnd"/>
        <w:r w:rsidRPr="00BE5A55">
          <w:rPr>
            <w:szCs w:val="20"/>
            <w:rPrChange w:id="9458" w:author="Steven" w:date="2022-04-18T14:11:00Z">
              <w:rPr/>
            </w:rPrChange>
          </w:rPr>
          <w:t>”&gt;</w:t>
        </w:r>
      </w:ins>
    </w:p>
    <w:p w14:paraId="556FB61F" w14:textId="044A6209" w:rsidR="007F2D7C" w:rsidRPr="00BE5A55" w:rsidRDefault="007F2D7C" w:rsidP="00195D31">
      <w:pPr>
        <w:pStyle w:val="Code0"/>
        <w:rPr>
          <w:ins w:id="9459" w:author="Steven" w:date="2022-04-01T16:48:00Z"/>
          <w:szCs w:val="20"/>
          <w:rPrChange w:id="9460" w:author="Steven" w:date="2022-04-18T14:11:00Z">
            <w:rPr>
              <w:ins w:id="9461" w:author="Steven" w:date="2022-04-01T16:48:00Z"/>
            </w:rPr>
          </w:rPrChange>
        </w:rPr>
        <w:pPrChange w:id="9462" w:author="Steven" w:date="2022-04-18T14:06:00Z">
          <w:pPr/>
        </w:pPrChange>
      </w:pPr>
      <w:ins w:id="9463" w:author="Steven" w:date="2022-04-01T16:48:00Z">
        <w:r w:rsidRPr="00BE5A55">
          <w:rPr>
            <w:szCs w:val="20"/>
            <w:rPrChange w:id="9464" w:author="Steven" w:date="2022-04-18T14:11:00Z">
              <w:rPr/>
            </w:rPrChange>
          </w:rPr>
          <w:tab/>
          <w:t xml:space="preserve">&lt;distribution </w:t>
        </w:r>
        <w:proofErr w:type="spellStart"/>
        <w:r w:rsidRPr="00BE5A55">
          <w:rPr>
            <w:szCs w:val="20"/>
            <w:rPrChange w:id="9465" w:author="Steven" w:date="2022-04-18T14:11:00Z">
              <w:rPr/>
            </w:rPrChange>
          </w:rPr>
          <w:t>lc</w:t>
        </w:r>
        <w:proofErr w:type="spellEnd"/>
        <w:r w:rsidRPr="00BE5A55">
          <w:rPr>
            <w:szCs w:val="20"/>
            <w:rPrChange w:id="9466" w:author="Steven" w:date="2022-04-18T14:11:00Z">
              <w:rPr/>
            </w:rPrChange>
          </w:rPr>
          <w:t>=”1”/&gt;</w:t>
        </w:r>
      </w:ins>
    </w:p>
    <w:p w14:paraId="349F9BBB" w14:textId="700B2AB6" w:rsidR="007F2D7C" w:rsidRPr="00BE5A55" w:rsidRDefault="007F2D7C" w:rsidP="00195D31">
      <w:pPr>
        <w:pStyle w:val="Code0"/>
        <w:rPr>
          <w:szCs w:val="20"/>
          <w:rPrChange w:id="9467" w:author="Steven" w:date="2022-04-18T14:11:00Z">
            <w:rPr/>
          </w:rPrChange>
        </w:rPr>
        <w:pPrChange w:id="9468" w:author="Steven" w:date="2022-04-18T14:06:00Z">
          <w:pPr/>
        </w:pPrChange>
      </w:pPr>
      <w:ins w:id="9469" w:author="Steven" w:date="2022-04-01T16:48:00Z">
        <w:r w:rsidRPr="00BE5A55">
          <w:rPr>
            <w:szCs w:val="20"/>
            <w:rPrChange w:id="9470" w:author="Steven" w:date="2022-04-18T14:11:00Z">
              <w:rPr/>
            </w:rPrChange>
          </w:rPr>
          <w:t>&lt;/</w:t>
        </w:r>
        <w:proofErr w:type="spellStart"/>
        <w:r w:rsidRPr="00BE5A55">
          <w:rPr>
            <w:szCs w:val="20"/>
            <w:rPrChange w:id="9471" w:author="Steven" w:date="2022-04-18T14:11:00Z">
              <w:rPr/>
            </w:rPrChange>
          </w:rPr>
          <w:t>initial_segment_length</w:t>
        </w:r>
        <w:proofErr w:type="spellEnd"/>
        <w:r w:rsidRPr="00BE5A55">
          <w:rPr>
            <w:szCs w:val="20"/>
            <w:rPrChange w:id="9472" w:author="Steven" w:date="2022-04-18T14:11:00Z">
              <w:rPr/>
            </w:rPrChange>
          </w:rPr>
          <w:t>&gt;</w:t>
        </w:r>
      </w:ins>
    </w:p>
    <w:p w14:paraId="52E0B70E" w14:textId="0FD45761" w:rsidR="000927DF" w:rsidDel="005C4E4E" w:rsidRDefault="000927DF">
      <w:pPr>
        <w:pStyle w:val="Heading2"/>
        <w:rPr>
          <w:del w:id="9473" w:author="Steven" w:date="2022-04-01T16:23:00Z"/>
        </w:rPr>
        <w:pPrChange w:id="9474" w:author="Steven" w:date="2022-03-29T16:04:00Z">
          <w:pPr>
            <w:pStyle w:val="Heading3"/>
          </w:pPr>
        </w:pPrChange>
      </w:pPr>
      <w:commentRangeStart w:id="9475"/>
      <w:del w:id="9476" w:author="Steven" w:date="2022-04-01T16:23:00Z">
        <w:r w:rsidDel="005C4E4E">
          <w:delText>Matrix Elastic Material</w:delText>
        </w:r>
        <w:commentRangeEnd w:id="9475"/>
        <w:r w:rsidR="00F20597" w:rsidDel="005C4E4E">
          <w:rPr>
            <w:rStyle w:val="CommentReference"/>
            <w:rFonts w:cs="Times New Roman"/>
            <w:b w:val="0"/>
            <w:bCs w:val="0"/>
          </w:rPr>
          <w:commentReference w:id="9475"/>
        </w:r>
        <w:bookmarkStart w:id="9477" w:name="_Toc99726419"/>
        <w:bookmarkEnd w:id="9477"/>
      </w:del>
    </w:p>
    <w:p w14:paraId="7EA5ED20" w14:textId="71960F60" w:rsidR="005A265C" w:rsidDel="005C4E4E" w:rsidRDefault="00E9689B" w:rsidP="005A265C">
      <w:pPr>
        <w:rPr>
          <w:del w:id="9478" w:author="Steven" w:date="2022-04-01T16:23:00Z"/>
        </w:rPr>
      </w:pPr>
      <w:del w:id="9479" w:author="Steven" w:date="2022-04-01T16:23:00Z">
        <w:r w:rsidDel="005C4E4E">
          <w:delText xml:space="preserve">This material </w:delText>
        </w:r>
        <w:r w:rsidR="00792F5D" w:rsidDel="005C4E4E">
          <w:delText xml:space="preserve">models the effects of the matrix on the rest of the simulation. This must be a viscoelastic material. All of the inner parameters are from the underlying </w:delText>
        </w:r>
        <w:r w:rsidR="00D70493" w:rsidDel="005C4E4E">
          <w:delText>FEBio</w:delText>
        </w:r>
        <w:r w:rsidR="00792F5D" w:rsidDel="005C4E4E">
          <w:delText xml:space="preserve"> materials see FEBio User Manual Section 4.3.</w:delText>
        </w:r>
        <w:bookmarkStart w:id="9480" w:name="_Toc99726420"/>
        <w:bookmarkEnd w:id="9480"/>
      </w:del>
    </w:p>
    <w:p w14:paraId="387AA715" w14:textId="72972643" w:rsidR="00792F5D" w:rsidRPr="00261E33" w:rsidDel="00261E33" w:rsidRDefault="00792F5D" w:rsidP="005A265C">
      <w:pPr>
        <w:rPr>
          <w:del w:id="9481" w:author="Steven" w:date="2022-03-30T13:27:00Z"/>
        </w:rPr>
      </w:pPr>
      <w:del w:id="9482" w:author="Steven" w:date="2022-03-30T13:27:00Z">
        <w:r w:rsidRPr="00261E33" w:rsidDel="00261E33">
          <w:delText>e.g.</w:delText>
        </w:r>
        <w:bookmarkStart w:id="9483" w:name="_Toc99726421"/>
        <w:bookmarkEnd w:id="9483"/>
      </w:del>
    </w:p>
    <w:p w14:paraId="41D65D09" w14:textId="1F8967C8" w:rsidR="006F1025" w:rsidRPr="00261E33" w:rsidDel="005C4E4E" w:rsidRDefault="006F1025" w:rsidP="006F1025">
      <w:pPr>
        <w:shd w:val="clear" w:color="auto" w:fill="FFFFFF"/>
        <w:jc w:val="left"/>
        <w:rPr>
          <w:del w:id="9484" w:author="Steven" w:date="2022-04-01T16:23:00Z"/>
          <w:rFonts w:ascii="Courier New" w:hAnsi="Courier New" w:cs="Courier New"/>
          <w:bCs/>
          <w:sz w:val="20"/>
          <w:szCs w:val="20"/>
          <w:rPrChange w:id="9485" w:author="Steven" w:date="2022-03-30T13:28:00Z">
            <w:rPr>
              <w:del w:id="9486" w:author="Steven" w:date="2022-04-01T16:23:00Z"/>
              <w:rFonts w:ascii="Courier New" w:hAnsi="Courier New" w:cs="Courier New"/>
              <w:b/>
              <w:bCs/>
              <w:color w:val="000000"/>
              <w:sz w:val="20"/>
              <w:szCs w:val="20"/>
            </w:rPr>
          </w:rPrChange>
        </w:rPr>
      </w:pPr>
      <w:del w:id="9487" w:author="Steven" w:date="2022-04-01T16:23:00Z">
        <w:r w:rsidRPr="00261E33" w:rsidDel="005C4E4E">
          <w:rPr>
            <w:rFonts w:ascii="Courier New" w:hAnsi="Courier New" w:cs="Courier New"/>
            <w:sz w:val="20"/>
            <w:szCs w:val="20"/>
            <w:rPrChange w:id="9488" w:author="Steven" w:date="2022-03-30T13:28:00Z">
              <w:rPr>
                <w:rFonts w:ascii="Courier New" w:hAnsi="Courier New" w:cs="Courier New"/>
                <w:color w:val="0000FF"/>
                <w:sz w:val="20"/>
                <w:szCs w:val="20"/>
              </w:rPr>
            </w:rPrChange>
          </w:rPr>
          <w:delText>&lt;matrix</w:delText>
        </w:r>
        <w:r w:rsidRPr="00261E33" w:rsidDel="005C4E4E">
          <w:rPr>
            <w:rFonts w:ascii="Courier New" w:hAnsi="Courier New" w:cs="Courier New"/>
            <w:sz w:val="20"/>
            <w:szCs w:val="20"/>
            <w:rPrChange w:id="9489"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9490"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9491"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9492" w:author="Steven" w:date="2022-03-30T13:28:00Z">
              <w:rPr>
                <w:rFonts w:ascii="Courier New" w:hAnsi="Courier New" w:cs="Courier New"/>
                <w:b/>
                <w:bCs/>
                <w:color w:val="8000FF"/>
                <w:sz w:val="20"/>
                <w:szCs w:val="20"/>
              </w:rPr>
            </w:rPrChange>
          </w:rPr>
          <w:delText>"viscoelastic"</w:delText>
        </w:r>
        <w:r w:rsidRPr="00261E33" w:rsidDel="005C4E4E">
          <w:rPr>
            <w:rFonts w:ascii="Courier New" w:hAnsi="Courier New" w:cs="Courier New"/>
            <w:sz w:val="20"/>
            <w:szCs w:val="20"/>
            <w:rPrChange w:id="9493" w:author="Steven" w:date="2022-03-30T13:28:00Z">
              <w:rPr>
                <w:rFonts w:ascii="Courier New" w:hAnsi="Courier New" w:cs="Courier New"/>
                <w:color w:val="0000FF"/>
                <w:sz w:val="20"/>
                <w:szCs w:val="20"/>
              </w:rPr>
            </w:rPrChange>
          </w:rPr>
          <w:delText>&gt;</w:delText>
        </w:r>
        <w:bookmarkStart w:id="9494" w:name="_Toc99726422"/>
        <w:bookmarkEnd w:id="9494"/>
      </w:del>
    </w:p>
    <w:p w14:paraId="57BBF4C4" w14:textId="371CBC40" w:rsidR="006F1025" w:rsidRPr="00261E33" w:rsidDel="005C4E4E" w:rsidRDefault="006F1025" w:rsidP="006F1025">
      <w:pPr>
        <w:shd w:val="clear" w:color="auto" w:fill="FFFFFF"/>
        <w:jc w:val="left"/>
        <w:rPr>
          <w:del w:id="9495" w:author="Steven" w:date="2022-04-01T16:23:00Z"/>
          <w:rFonts w:ascii="Courier New" w:hAnsi="Courier New" w:cs="Courier New"/>
          <w:bCs/>
          <w:sz w:val="20"/>
          <w:szCs w:val="20"/>
          <w:rPrChange w:id="9496" w:author="Steven" w:date="2022-03-30T13:28:00Z">
            <w:rPr>
              <w:del w:id="9497" w:author="Steven" w:date="2022-04-01T16:23:00Z"/>
              <w:rFonts w:ascii="Courier New" w:hAnsi="Courier New" w:cs="Courier New"/>
              <w:b/>
              <w:bCs/>
              <w:color w:val="000000"/>
              <w:sz w:val="20"/>
              <w:szCs w:val="20"/>
            </w:rPr>
          </w:rPrChange>
        </w:rPr>
      </w:pPr>
      <w:del w:id="9498" w:author="Steven" w:date="2022-04-01T16:23:00Z">
        <w:r w:rsidRPr="00261E33" w:rsidDel="005C4E4E">
          <w:rPr>
            <w:rFonts w:ascii="Courier New" w:hAnsi="Courier New" w:cs="Courier New"/>
            <w:bCs/>
            <w:sz w:val="20"/>
            <w:szCs w:val="20"/>
            <w:rPrChange w:id="9499"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500" w:author="Steven" w:date="2022-03-30T13:28:00Z">
              <w:rPr>
                <w:rFonts w:ascii="Courier New" w:hAnsi="Courier New" w:cs="Courier New"/>
                <w:color w:val="0000FF"/>
                <w:sz w:val="20"/>
                <w:szCs w:val="20"/>
              </w:rPr>
            </w:rPrChange>
          </w:rPr>
          <w:delText>&lt;t1&gt;</w:delText>
        </w:r>
        <w:r w:rsidRPr="00261E33" w:rsidDel="005C4E4E">
          <w:rPr>
            <w:rFonts w:ascii="Courier New" w:hAnsi="Courier New" w:cs="Courier New"/>
            <w:bCs/>
            <w:sz w:val="20"/>
            <w:szCs w:val="20"/>
            <w:rPrChange w:id="9501" w:author="Steven" w:date="2022-03-30T13:28:00Z">
              <w:rPr>
                <w:rFonts w:ascii="Courier New" w:hAnsi="Courier New" w:cs="Courier New"/>
                <w:b/>
                <w:bCs/>
                <w:color w:val="000000"/>
                <w:sz w:val="20"/>
                <w:szCs w:val="20"/>
              </w:rPr>
            </w:rPrChange>
          </w:rPr>
          <w:delText>0.00001</w:delText>
        </w:r>
        <w:r w:rsidRPr="00261E33" w:rsidDel="005C4E4E">
          <w:rPr>
            <w:rFonts w:ascii="Courier New" w:hAnsi="Courier New" w:cs="Courier New"/>
            <w:sz w:val="20"/>
            <w:szCs w:val="20"/>
            <w:rPrChange w:id="9502" w:author="Steven" w:date="2022-03-30T13:28:00Z">
              <w:rPr>
                <w:rFonts w:ascii="Courier New" w:hAnsi="Courier New" w:cs="Courier New"/>
                <w:color w:val="0000FF"/>
                <w:sz w:val="20"/>
                <w:szCs w:val="20"/>
              </w:rPr>
            </w:rPrChange>
          </w:rPr>
          <w:delText>&lt;/t1&gt;</w:delText>
        </w:r>
        <w:bookmarkStart w:id="9503" w:name="_Toc99726423"/>
        <w:bookmarkEnd w:id="9503"/>
      </w:del>
    </w:p>
    <w:p w14:paraId="60A9DC84" w14:textId="5BB8B9A4" w:rsidR="006F1025" w:rsidRPr="00261E33" w:rsidDel="005C4E4E" w:rsidRDefault="006F1025" w:rsidP="006F1025">
      <w:pPr>
        <w:shd w:val="clear" w:color="auto" w:fill="FFFFFF"/>
        <w:jc w:val="left"/>
        <w:rPr>
          <w:del w:id="9504" w:author="Steven" w:date="2022-04-01T16:23:00Z"/>
          <w:rFonts w:ascii="Courier New" w:hAnsi="Courier New" w:cs="Courier New"/>
          <w:bCs/>
          <w:sz w:val="20"/>
          <w:szCs w:val="20"/>
          <w:rPrChange w:id="9505" w:author="Steven" w:date="2022-03-30T13:28:00Z">
            <w:rPr>
              <w:del w:id="9506" w:author="Steven" w:date="2022-04-01T16:23:00Z"/>
              <w:rFonts w:ascii="Courier New" w:hAnsi="Courier New" w:cs="Courier New"/>
              <w:b/>
              <w:bCs/>
              <w:color w:val="000000"/>
              <w:sz w:val="20"/>
              <w:szCs w:val="20"/>
            </w:rPr>
          </w:rPrChange>
        </w:rPr>
      </w:pPr>
      <w:del w:id="9507" w:author="Steven" w:date="2022-04-01T16:23:00Z">
        <w:r w:rsidRPr="00261E33" w:rsidDel="005C4E4E">
          <w:rPr>
            <w:rFonts w:ascii="Courier New" w:hAnsi="Courier New" w:cs="Courier New"/>
            <w:bCs/>
            <w:sz w:val="20"/>
            <w:szCs w:val="20"/>
            <w:rPrChange w:id="9508"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509" w:author="Steven" w:date="2022-03-30T13:28:00Z">
              <w:rPr>
                <w:rFonts w:ascii="Courier New" w:hAnsi="Courier New" w:cs="Courier New"/>
                <w:color w:val="0000FF"/>
                <w:sz w:val="20"/>
                <w:szCs w:val="20"/>
              </w:rPr>
            </w:rPrChange>
          </w:rPr>
          <w:delText>&lt;g0&gt;</w:delText>
        </w:r>
        <w:r w:rsidRPr="00261E33" w:rsidDel="005C4E4E">
          <w:rPr>
            <w:rFonts w:ascii="Courier New" w:hAnsi="Courier New" w:cs="Courier New"/>
            <w:bCs/>
            <w:sz w:val="20"/>
            <w:szCs w:val="20"/>
            <w:rPrChange w:id="9510" w:author="Steven" w:date="2022-03-30T13:28:00Z">
              <w:rPr>
                <w:rFonts w:ascii="Courier New" w:hAnsi="Courier New" w:cs="Courier New"/>
                <w:b/>
                <w:bCs/>
                <w:color w:val="000000"/>
                <w:sz w:val="20"/>
                <w:szCs w:val="20"/>
              </w:rPr>
            </w:rPrChange>
          </w:rPr>
          <w:delText>0.0</w:delText>
        </w:r>
        <w:r w:rsidRPr="00261E33" w:rsidDel="005C4E4E">
          <w:rPr>
            <w:rFonts w:ascii="Courier New" w:hAnsi="Courier New" w:cs="Courier New"/>
            <w:sz w:val="20"/>
            <w:szCs w:val="20"/>
            <w:rPrChange w:id="9511" w:author="Steven" w:date="2022-03-30T13:28:00Z">
              <w:rPr>
                <w:rFonts w:ascii="Courier New" w:hAnsi="Courier New" w:cs="Courier New"/>
                <w:color w:val="0000FF"/>
                <w:sz w:val="20"/>
                <w:szCs w:val="20"/>
              </w:rPr>
            </w:rPrChange>
          </w:rPr>
          <w:delText>&lt;/g0&gt;</w:delText>
        </w:r>
        <w:bookmarkStart w:id="9512" w:name="_Toc99726424"/>
        <w:bookmarkEnd w:id="9512"/>
      </w:del>
    </w:p>
    <w:p w14:paraId="6F7DA192" w14:textId="06BD2345" w:rsidR="006F1025" w:rsidRPr="00261E33" w:rsidDel="005C4E4E" w:rsidRDefault="006F1025" w:rsidP="006F1025">
      <w:pPr>
        <w:shd w:val="clear" w:color="auto" w:fill="FFFFFF"/>
        <w:jc w:val="left"/>
        <w:rPr>
          <w:del w:id="9513" w:author="Steven" w:date="2022-04-01T16:23:00Z"/>
          <w:rFonts w:ascii="Courier New" w:hAnsi="Courier New" w:cs="Courier New"/>
          <w:bCs/>
          <w:sz w:val="20"/>
          <w:szCs w:val="20"/>
          <w:rPrChange w:id="9514" w:author="Steven" w:date="2022-03-30T13:28:00Z">
            <w:rPr>
              <w:del w:id="9515" w:author="Steven" w:date="2022-04-01T16:23:00Z"/>
              <w:rFonts w:ascii="Courier New" w:hAnsi="Courier New" w:cs="Courier New"/>
              <w:b/>
              <w:bCs/>
              <w:color w:val="000000"/>
              <w:sz w:val="20"/>
              <w:szCs w:val="20"/>
            </w:rPr>
          </w:rPrChange>
        </w:rPr>
      </w:pPr>
      <w:del w:id="9516" w:author="Steven" w:date="2022-04-01T16:23:00Z">
        <w:r w:rsidRPr="00261E33" w:rsidDel="005C4E4E">
          <w:rPr>
            <w:rFonts w:ascii="Courier New" w:hAnsi="Courier New" w:cs="Courier New"/>
            <w:bCs/>
            <w:sz w:val="20"/>
            <w:szCs w:val="20"/>
            <w:rPrChange w:id="9517"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518" w:author="Steven" w:date="2022-03-30T13:28:00Z">
              <w:rPr>
                <w:rFonts w:ascii="Courier New" w:hAnsi="Courier New" w:cs="Courier New"/>
                <w:color w:val="0000FF"/>
                <w:sz w:val="20"/>
                <w:szCs w:val="20"/>
              </w:rPr>
            </w:rPrChange>
          </w:rPr>
          <w:delText>&lt;g1&gt;</w:delText>
        </w:r>
        <w:r w:rsidRPr="00261E33" w:rsidDel="005C4E4E">
          <w:rPr>
            <w:rFonts w:ascii="Courier New" w:hAnsi="Courier New" w:cs="Courier New"/>
            <w:bCs/>
            <w:sz w:val="20"/>
            <w:szCs w:val="20"/>
            <w:rPrChange w:id="9519" w:author="Steven" w:date="2022-03-30T13:28:00Z">
              <w:rPr>
                <w:rFonts w:ascii="Courier New" w:hAnsi="Courier New" w:cs="Courier New"/>
                <w:b/>
                <w:bCs/>
                <w:color w:val="000000"/>
                <w:sz w:val="20"/>
                <w:szCs w:val="20"/>
              </w:rPr>
            </w:rPrChange>
          </w:rPr>
          <w:delText>1.0</w:delText>
        </w:r>
        <w:r w:rsidRPr="00261E33" w:rsidDel="005C4E4E">
          <w:rPr>
            <w:rFonts w:ascii="Courier New" w:hAnsi="Courier New" w:cs="Courier New"/>
            <w:sz w:val="20"/>
            <w:szCs w:val="20"/>
            <w:rPrChange w:id="9520" w:author="Steven" w:date="2022-03-30T13:28:00Z">
              <w:rPr>
                <w:rFonts w:ascii="Courier New" w:hAnsi="Courier New" w:cs="Courier New"/>
                <w:color w:val="0000FF"/>
                <w:sz w:val="20"/>
                <w:szCs w:val="20"/>
              </w:rPr>
            </w:rPrChange>
          </w:rPr>
          <w:delText>&lt;/g1&gt;</w:delText>
        </w:r>
        <w:bookmarkStart w:id="9521" w:name="_Toc99726425"/>
        <w:bookmarkEnd w:id="9521"/>
      </w:del>
    </w:p>
    <w:p w14:paraId="41AC5447" w14:textId="6F82F7BB" w:rsidR="006F1025" w:rsidRPr="00261E33" w:rsidDel="005C4E4E" w:rsidRDefault="006F1025" w:rsidP="006F1025">
      <w:pPr>
        <w:shd w:val="clear" w:color="auto" w:fill="FFFFFF"/>
        <w:jc w:val="left"/>
        <w:rPr>
          <w:del w:id="9522" w:author="Steven" w:date="2022-04-01T16:23:00Z"/>
          <w:rFonts w:ascii="Courier New" w:hAnsi="Courier New" w:cs="Courier New"/>
          <w:bCs/>
          <w:sz w:val="20"/>
          <w:szCs w:val="20"/>
          <w:rPrChange w:id="9523" w:author="Steven" w:date="2022-03-30T13:28:00Z">
            <w:rPr>
              <w:del w:id="9524" w:author="Steven" w:date="2022-04-01T16:23:00Z"/>
              <w:rFonts w:ascii="Courier New" w:hAnsi="Courier New" w:cs="Courier New"/>
              <w:b/>
              <w:bCs/>
              <w:color w:val="000000"/>
              <w:sz w:val="20"/>
              <w:szCs w:val="20"/>
            </w:rPr>
          </w:rPrChange>
        </w:rPr>
      </w:pPr>
      <w:del w:id="9525" w:author="Steven" w:date="2022-04-01T16:23:00Z">
        <w:r w:rsidRPr="00261E33" w:rsidDel="005C4E4E">
          <w:rPr>
            <w:rFonts w:ascii="Courier New" w:hAnsi="Courier New" w:cs="Courier New"/>
            <w:bCs/>
            <w:sz w:val="20"/>
            <w:szCs w:val="20"/>
            <w:rPrChange w:id="9526"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527" w:author="Steven" w:date="2022-03-30T13:28:00Z">
              <w:rPr>
                <w:rFonts w:ascii="Courier New" w:hAnsi="Courier New" w:cs="Courier New"/>
                <w:color w:val="0000FF"/>
                <w:sz w:val="20"/>
                <w:szCs w:val="20"/>
              </w:rPr>
            </w:rPrChange>
          </w:rPr>
          <w:delText>&lt;elastic</w:delText>
        </w:r>
        <w:r w:rsidRPr="00261E33" w:rsidDel="005C4E4E">
          <w:rPr>
            <w:rFonts w:ascii="Courier New" w:hAnsi="Courier New" w:cs="Courier New"/>
            <w:sz w:val="20"/>
            <w:szCs w:val="20"/>
            <w:rPrChange w:id="9528"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9529"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9530"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9531" w:author="Steven" w:date="2022-03-30T13:28:00Z">
              <w:rPr>
                <w:rFonts w:ascii="Courier New" w:hAnsi="Courier New" w:cs="Courier New"/>
                <w:b/>
                <w:bCs/>
                <w:color w:val="8000FF"/>
                <w:sz w:val="20"/>
                <w:szCs w:val="20"/>
              </w:rPr>
            </w:rPrChange>
          </w:rPr>
          <w:delText>"EFD neo-Hookean"</w:delText>
        </w:r>
        <w:r w:rsidRPr="00261E33" w:rsidDel="005C4E4E">
          <w:rPr>
            <w:rFonts w:ascii="Courier New" w:hAnsi="Courier New" w:cs="Courier New"/>
            <w:sz w:val="20"/>
            <w:szCs w:val="20"/>
            <w:rPrChange w:id="9532" w:author="Steven" w:date="2022-03-30T13:28:00Z">
              <w:rPr>
                <w:rFonts w:ascii="Courier New" w:hAnsi="Courier New" w:cs="Courier New"/>
                <w:color w:val="0000FF"/>
                <w:sz w:val="20"/>
                <w:szCs w:val="20"/>
              </w:rPr>
            </w:rPrChange>
          </w:rPr>
          <w:delText>&gt;</w:delText>
        </w:r>
        <w:bookmarkStart w:id="9533" w:name="_Toc99726426"/>
        <w:bookmarkEnd w:id="9533"/>
      </w:del>
    </w:p>
    <w:p w14:paraId="0B29F38D" w14:textId="30348D1C" w:rsidR="006F1025" w:rsidRPr="00261E33" w:rsidDel="005C4E4E" w:rsidRDefault="006F1025" w:rsidP="006F1025">
      <w:pPr>
        <w:shd w:val="clear" w:color="auto" w:fill="FFFFFF"/>
        <w:jc w:val="left"/>
        <w:rPr>
          <w:del w:id="9534" w:author="Steven" w:date="2022-04-01T16:23:00Z"/>
          <w:rFonts w:ascii="Courier New" w:hAnsi="Courier New" w:cs="Courier New"/>
          <w:bCs/>
          <w:sz w:val="20"/>
          <w:szCs w:val="20"/>
          <w:lang w:val="es-MX"/>
          <w:rPrChange w:id="9535" w:author="Steven" w:date="2022-03-30T13:28:00Z">
            <w:rPr>
              <w:del w:id="9536" w:author="Steven" w:date="2022-04-01T16:23:00Z"/>
              <w:rFonts w:ascii="Courier New" w:hAnsi="Courier New" w:cs="Courier New"/>
              <w:b/>
              <w:bCs/>
              <w:color w:val="000000"/>
              <w:sz w:val="20"/>
              <w:szCs w:val="20"/>
            </w:rPr>
          </w:rPrChange>
        </w:rPr>
      </w:pPr>
      <w:del w:id="9537" w:author="Steven" w:date="2022-04-01T16:23:00Z">
        <w:r w:rsidRPr="00261E33" w:rsidDel="005C4E4E">
          <w:rPr>
            <w:rFonts w:ascii="Courier New" w:hAnsi="Courier New" w:cs="Courier New"/>
            <w:bCs/>
            <w:sz w:val="20"/>
            <w:szCs w:val="20"/>
            <w:rPrChange w:id="9538"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9539" w:author="Steven" w:date="2022-03-30T13:28:00Z">
              <w:rPr>
                <w:rFonts w:ascii="Courier New" w:hAnsi="Courier New" w:cs="Courier New"/>
                <w:color w:val="0000FF"/>
                <w:sz w:val="20"/>
                <w:szCs w:val="20"/>
              </w:rPr>
            </w:rPrChange>
          </w:rPr>
          <w:delText>&lt;E&gt;</w:delText>
        </w:r>
        <w:r w:rsidRPr="00261E33" w:rsidDel="005C4E4E">
          <w:rPr>
            <w:rFonts w:ascii="Courier New" w:hAnsi="Courier New" w:cs="Courier New"/>
            <w:bCs/>
            <w:sz w:val="20"/>
            <w:szCs w:val="20"/>
            <w:lang w:val="es-MX"/>
            <w:rPrChange w:id="9540" w:author="Steven" w:date="2022-03-30T13:28:00Z">
              <w:rPr>
                <w:rFonts w:ascii="Courier New" w:hAnsi="Courier New" w:cs="Courier New"/>
                <w:b/>
                <w:bCs/>
                <w:color w:val="000000"/>
                <w:sz w:val="20"/>
                <w:szCs w:val="20"/>
              </w:rPr>
            </w:rPrChange>
          </w:rPr>
          <w:delText>0.00003452</w:delText>
        </w:r>
        <w:r w:rsidRPr="00261E33" w:rsidDel="005C4E4E">
          <w:rPr>
            <w:rFonts w:ascii="Courier New" w:hAnsi="Courier New" w:cs="Courier New"/>
            <w:sz w:val="20"/>
            <w:szCs w:val="20"/>
            <w:lang w:val="es-MX"/>
            <w:rPrChange w:id="9541" w:author="Steven" w:date="2022-03-30T13:28:00Z">
              <w:rPr>
                <w:rFonts w:ascii="Courier New" w:hAnsi="Courier New" w:cs="Courier New"/>
                <w:color w:val="0000FF"/>
                <w:sz w:val="20"/>
                <w:szCs w:val="20"/>
              </w:rPr>
            </w:rPrChange>
          </w:rPr>
          <w:delText>&lt;/E&gt;</w:delText>
        </w:r>
        <w:bookmarkStart w:id="9542" w:name="_Toc99726427"/>
        <w:bookmarkEnd w:id="9542"/>
      </w:del>
    </w:p>
    <w:p w14:paraId="63710DD6" w14:textId="0618E309" w:rsidR="006F1025" w:rsidRPr="00261E33" w:rsidDel="005C4E4E" w:rsidRDefault="006F1025" w:rsidP="006F1025">
      <w:pPr>
        <w:shd w:val="clear" w:color="auto" w:fill="FFFFFF"/>
        <w:jc w:val="left"/>
        <w:rPr>
          <w:del w:id="9543" w:author="Steven" w:date="2022-04-01T16:23:00Z"/>
          <w:rFonts w:ascii="Courier New" w:hAnsi="Courier New" w:cs="Courier New"/>
          <w:bCs/>
          <w:sz w:val="20"/>
          <w:szCs w:val="20"/>
          <w:lang w:val="es-MX"/>
          <w:rPrChange w:id="9544" w:author="Steven" w:date="2022-03-30T13:28:00Z">
            <w:rPr>
              <w:del w:id="9545" w:author="Steven" w:date="2022-04-01T16:23:00Z"/>
              <w:rFonts w:ascii="Courier New" w:hAnsi="Courier New" w:cs="Courier New"/>
              <w:b/>
              <w:bCs/>
              <w:color w:val="000000"/>
              <w:sz w:val="20"/>
              <w:szCs w:val="20"/>
            </w:rPr>
          </w:rPrChange>
        </w:rPr>
      </w:pPr>
      <w:del w:id="9546" w:author="Steven" w:date="2022-04-01T16:23:00Z">
        <w:r w:rsidRPr="00261E33" w:rsidDel="005C4E4E">
          <w:rPr>
            <w:rFonts w:ascii="Courier New" w:hAnsi="Courier New" w:cs="Courier New"/>
            <w:bCs/>
            <w:sz w:val="20"/>
            <w:szCs w:val="20"/>
            <w:lang w:val="es-MX"/>
            <w:rPrChange w:id="9547"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9548" w:author="Steven" w:date="2022-03-30T13:28:00Z">
              <w:rPr>
                <w:rFonts w:ascii="Courier New" w:hAnsi="Courier New" w:cs="Courier New"/>
                <w:color w:val="0000FF"/>
                <w:sz w:val="20"/>
                <w:szCs w:val="20"/>
              </w:rPr>
            </w:rPrChange>
          </w:rPr>
          <w:delText>&lt;v&gt;</w:delText>
        </w:r>
        <w:r w:rsidRPr="00261E33" w:rsidDel="005C4E4E">
          <w:rPr>
            <w:rFonts w:ascii="Courier New" w:hAnsi="Courier New" w:cs="Courier New"/>
            <w:bCs/>
            <w:sz w:val="20"/>
            <w:szCs w:val="20"/>
            <w:lang w:val="es-MX"/>
            <w:rPrChange w:id="9549" w:author="Steven" w:date="2022-03-30T13:28:00Z">
              <w:rPr>
                <w:rFonts w:ascii="Courier New" w:hAnsi="Courier New" w:cs="Courier New"/>
                <w:b/>
                <w:bCs/>
                <w:color w:val="000000"/>
                <w:sz w:val="20"/>
                <w:szCs w:val="20"/>
              </w:rPr>
            </w:rPrChange>
          </w:rPr>
          <w:delText>0.</w:delText>
        </w:r>
        <w:r w:rsidRPr="00261E33" w:rsidDel="005C4E4E">
          <w:rPr>
            <w:rFonts w:ascii="Courier New" w:hAnsi="Courier New" w:cs="Courier New"/>
            <w:sz w:val="20"/>
            <w:szCs w:val="20"/>
            <w:lang w:val="es-MX"/>
            <w:rPrChange w:id="9550" w:author="Steven" w:date="2022-03-30T13:28:00Z">
              <w:rPr>
                <w:rFonts w:ascii="Courier New" w:hAnsi="Courier New" w:cs="Courier New"/>
                <w:color w:val="0000FF"/>
                <w:sz w:val="20"/>
                <w:szCs w:val="20"/>
              </w:rPr>
            </w:rPrChange>
          </w:rPr>
          <w:delText>&lt;/v&gt;</w:delText>
        </w:r>
        <w:bookmarkStart w:id="9551" w:name="_Toc99726428"/>
        <w:bookmarkEnd w:id="9551"/>
      </w:del>
    </w:p>
    <w:p w14:paraId="032CABA1" w14:textId="6C1E08E1" w:rsidR="006F1025" w:rsidRPr="00261E33" w:rsidDel="005C4E4E" w:rsidRDefault="006F1025" w:rsidP="006F1025">
      <w:pPr>
        <w:shd w:val="clear" w:color="auto" w:fill="FFFFFF"/>
        <w:jc w:val="left"/>
        <w:rPr>
          <w:del w:id="9552" w:author="Steven" w:date="2022-04-01T16:23:00Z"/>
          <w:rFonts w:ascii="Courier New" w:hAnsi="Courier New" w:cs="Courier New"/>
          <w:bCs/>
          <w:sz w:val="20"/>
          <w:szCs w:val="20"/>
          <w:lang w:val="es-MX"/>
          <w:rPrChange w:id="9553" w:author="Steven" w:date="2022-03-30T13:28:00Z">
            <w:rPr>
              <w:del w:id="9554" w:author="Steven" w:date="2022-04-01T16:23:00Z"/>
              <w:rFonts w:ascii="Courier New" w:hAnsi="Courier New" w:cs="Courier New"/>
              <w:b/>
              <w:bCs/>
              <w:color w:val="000000"/>
              <w:sz w:val="20"/>
              <w:szCs w:val="20"/>
            </w:rPr>
          </w:rPrChange>
        </w:rPr>
      </w:pPr>
      <w:del w:id="9555" w:author="Steven" w:date="2022-04-01T16:23:00Z">
        <w:r w:rsidRPr="00261E33" w:rsidDel="005C4E4E">
          <w:rPr>
            <w:rFonts w:ascii="Courier New" w:hAnsi="Courier New" w:cs="Courier New"/>
            <w:bCs/>
            <w:sz w:val="20"/>
            <w:szCs w:val="20"/>
            <w:lang w:val="es-MX"/>
            <w:rPrChange w:id="9556"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9557" w:author="Steven" w:date="2022-03-30T13:28:00Z">
              <w:rPr>
                <w:rFonts w:ascii="Courier New" w:hAnsi="Courier New" w:cs="Courier New"/>
                <w:color w:val="0000FF"/>
                <w:sz w:val="20"/>
                <w:szCs w:val="20"/>
              </w:rPr>
            </w:rPrChange>
          </w:rPr>
          <w:delText>&lt;beta&gt;</w:delText>
        </w:r>
        <w:r w:rsidRPr="00261E33" w:rsidDel="005C4E4E">
          <w:rPr>
            <w:rFonts w:ascii="Courier New" w:hAnsi="Courier New" w:cs="Courier New"/>
            <w:bCs/>
            <w:sz w:val="20"/>
            <w:szCs w:val="20"/>
            <w:lang w:val="es-MX"/>
            <w:rPrChange w:id="9558" w:author="Steven" w:date="2022-03-30T13:28:00Z">
              <w:rPr>
                <w:rFonts w:ascii="Courier New" w:hAnsi="Courier New" w:cs="Courier New"/>
                <w:b/>
                <w:bCs/>
                <w:color w:val="000000"/>
                <w:sz w:val="20"/>
                <w:szCs w:val="20"/>
              </w:rPr>
            </w:rPrChange>
          </w:rPr>
          <w:delText>2.5,2.5,2.5</w:delText>
        </w:r>
        <w:r w:rsidRPr="00261E33" w:rsidDel="005C4E4E">
          <w:rPr>
            <w:rFonts w:ascii="Courier New" w:hAnsi="Courier New" w:cs="Courier New"/>
            <w:sz w:val="20"/>
            <w:szCs w:val="20"/>
            <w:lang w:val="es-MX"/>
            <w:rPrChange w:id="9559" w:author="Steven" w:date="2022-03-30T13:28:00Z">
              <w:rPr>
                <w:rFonts w:ascii="Courier New" w:hAnsi="Courier New" w:cs="Courier New"/>
                <w:color w:val="0000FF"/>
                <w:sz w:val="20"/>
                <w:szCs w:val="20"/>
              </w:rPr>
            </w:rPrChange>
          </w:rPr>
          <w:delText>&lt;/beta&gt;</w:delText>
        </w:r>
        <w:r w:rsidRPr="00261E33" w:rsidDel="005C4E4E">
          <w:rPr>
            <w:rFonts w:ascii="Courier New" w:hAnsi="Courier New" w:cs="Courier New"/>
            <w:bCs/>
            <w:sz w:val="20"/>
            <w:szCs w:val="20"/>
            <w:lang w:val="es-MX"/>
            <w:rPrChange w:id="9560" w:author="Steven" w:date="2022-03-30T13:28:00Z">
              <w:rPr>
                <w:rFonts w:ascii="Courier New" w:hAnsi="Courier New" w:cs="Courier New"/>
                <w:b/>
                <w:bCs/>
                <w:color w:val="000000"/>
                <w:sz w:val="20"/>
                <w:szCs w:val="20"/>
              </w:rPr>
            </w:rPrChange>
          </w:rPr>
          <w:delText xml:space="preserve"> </w:delText>
        </w:r>
        <w:bookmarkStart w:id="9561" w:name="_Toc99726429"/>
        <w:bookmarkEnd w:id="9561"/>
      </w:del>
    </w:p>
    <w:p w14:paraId="63C0EDA4" w14:textId="4A5A7F9B" w:rsidR="006F1025" w:rsidRPr="00261E33" w:rsidDel="005C4E4E" w:rsidRDefault="006F1025" w:rsidP="006F1025">
      <w:pPr>
        <w:shd w:val="clear" w:color="auto" w:fill="FFFFFF"/>
        <w:jc w:val="left"/>
        <w:rPr>
          <w:del w:id="9562" w:author="Steven" w:date="2022-04-01T16:23:00Z"/>
          <w:rFonts w:ascii="Courier New" w:hAnsi="Courier New" w:cs="Courier New"/>
          <w:bCs/>
          <w:sz w:val="20"/>
          <w:szCs w:val="20"/>
          <w:rPrChange w:id="9563" w:author="Steven" w:date="2022-03-30T13:28:00Z">
            <w:rPr>
              <w:del w:id="9564" w:author="Steven" w:date="2022-04-01T16:23:00Z"/>
              <w:rFonts w:ascii="Courier New" w:hAnsi="Courier New" w:cs="Courier New"/>
              <w:b/>
              <w:bCs/>
              <w:color w:val="000000"/>
              <w:sz w:val="20"/>
              <w:szCs w:val="20"/>
            </w:rPr>
          </w:rPrChange>
        </w:rPr>
      </w:pPr>
      <w:del w:id="9565" w:author="Steven" w:date="2022-04-01T16:23:00Z">
        <w:r w:rsidRPr="00261E33" w:rsidDel="005C4E4E">
          <w:rPr>
            <w:rFonts w:ascii="Courier New" w:hAnsi="Courier New" w:cs="Courier New"/>
            <w:bCs/>
            <w:sz w:val="20"/>
            <w:szCs w:val="20"/>
            <w:lang w:val="es-MX"/>
            <w:rPrChange w:id="9566"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567" w:author="Steven" w:date="2022-03-30T13:28:00Z">
              <w:rPr>
                <w:rFonts w:ascii="Courier New" w:hAnsi="Courier New" w:cs="Courier New"/>
                <w:color w:val="0000FF"/>
                <w:sz w:val="20"/>
                <w:szCs w:val="20"/>
              </w:rPr>
            </w:rPrChange>
          </w:rPr>
          <w:delText>&lt;ksi&gt;</w:delText>
        </w:r>
        <w:r w:rsidRPr="00261E33" w:rsidDel="005C4E4E">
          <w:rPr>
            <w:rFonts w:ascii="Courier New" w:hAnsi="Courier New" w:cs="Courier New"/>
            <w:bCs/>
            <w:sz w:val="20"/>
            <w:szCs w:val="20"/>
            <w:rPrChange w:id="9568" w:author="Steven" w:date="2022-03-30T13:28:00Z">
              <w:rPr>
                <w:rFonts w:ascii="Courier New" w:hAnsi="Courier New" w:cs="Courier New"/>
                <w:b/>
                <w:bCs/>
                <w:color w:val="000000"/>
                <w:sz w:val="20"/>
                <w:szCs w:val="20"/>
              </w:rPr>
            </w:rPrChange>
          </w:rPr>
          <w:delText>0.0003452,0.0003452,0.0003452</w:delText>
        </w:r>
        <w:r w:rsidRPr="00261E33" w:rsidDel="005C4E4E">
          <w:rPr>
            <w:rFonts w:ascii="Courier New" w:hAnsi="Courier New" w:cs="Courier New"/>
            <w:sz w:val="20"/>
            <w:szCs w:val="20"/>
            <w:rPrChange w:id="9569" w:author="Steven" w:date="2022-03-30T13:28:00Z">
              <w:rPr>
                <w:rFonts w:ascii="Courier New" w:hAnsi="Courier New" w:cs="Courier New"/>
                <w:color w:val="0000FF"/>
                <w:sz w:val="20"/>
                <w:szCs w:val="20"/>
              </w:rPr>
            </w:rPrChange>
          </w:rPr>
          <w:delText>&lt;/ksi&gt;</w:delText>
        </w:r>
        <w:r w:rsidRPr="00261E33" w:rsidDel="005C4E4E">
          <w:rPr>
            <w:rFonts w:ascii="Courier New" w:hAnsi="Courier New" w:cs="Courier New"/>
            <w:bCs/>
            <w:sz w:val="20"/>
            <w:szCs w:val="20"/>
            <w:rPrChange w:id="9570" w:author="Steven" w:date="2022-03-30T13:28:00Z">
              <w:rPr>
                <w:rFonts w:ascii="Courier New" w:hAnsi="Courier New" w:cs="Courier New"/>
                <w:b/>
                <w:bCs/>
                <w:color w:val="000000"/>
                <w:sz w:val="20"/>
                <w:szCs w:val="20"/>
              </w:rPr>
            </w:rPrChange>
          </w:rPr>
          <w:delText xml:space="preserve"> </w:delText>
        </w:r>
        <w:bookmarkStart w:id="9571" w:name="_Toc99726430"/>
        <w:bookmarkEnd w:id="9571"/>
      </w:del>
    </w:p>
    <w:p w14:paraId="7B69A895" w14:textId="5E33C843" w:rsidR="006F1025" w:rsidRPr="00261E33" w:rsidDel="005C4E4E" w:rsidRDefault="006F1025" w:rsidP="006F1025">
      <w:pPr>
        <w:shd w:val="clear" w:color="auto" w:fill="FFFFFF"/>
        <w:jc w:val="left"/>
        <w:rPr>
          <w:del w:id="9572" w:author="Steven" w:date="2022-04-01T16:23:00Z"/>
          <w:rFonts w:ascii="Courier New" w:hAnsi="Courier New" w:cs="Courier New"/>
          <w:bCs/>
          <w:sz w:val="20"/>
          <w:szCs w:val="20"/>
          <w:rPrChange w:id="9573" w:author="Steven" w:date="2022-03-30T13:28:00Z">
            <w:rPr>
              <w:del w:id="9574" w:author="Steven" w:date="2022-04-01T16:23:00Z"/>
              <w:rFonts w:ascii="Courier New" w:hAnsi="Courier New" w:cs="Courier New"/>
              <w:b/>
              <w:bCs/>
              <w:color w:val="000000"/>
              <w:sz w:val="20"/>
              <w:szCs w:val="20"/>
            </w:rPr>
          </w:rPrChange>
        </w:rPr>
      </w:pPr>
      <w:del w:id="9575" w:author="Steven" w:date="2022-04-01T16:23:00Z">
        <w:r w:rsidRPr="00261E33" w:rsidDel="005C4E4E">
          <w:rPr>
            <w:rFonts w:ascii="Courier New" w:hAnsi="Courier New" w:cs="Courier New"/>
            <w:bCs/>
            <w:sz w:val="20"/>
            <w:szCs w:val="20"/>
            <w:rPrChange w:id="9576"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577" w:author="Steven" w:date="2022-03-30T13:28:00Z">
              <w:rPr>
                <w:rFonts w:ascii="Courier New" w:hAnsi="Courier New" w:cs="Courier New"/>
                <w:color w:val="0000FF"/>
                <w:sz w:val="20"/>
                <w:szCs w:val="20"/>
              </w:rPr>
            </w:rPrChange>
          </w:rPr>
          <w:delText>&lt;/elastic&gt;</w:delText>
        </w:r>
        <w:bookmarkStart w:id="9578" w:name="_Toc99726431"/>
        <w:bookmarkEnd w:id="9578"/>
      </w:del>
    </w:p>
    <w:p w14:paraId="1F756493" w14:textId="40F7191C" w:rsidR="006F1025" w:rsidRPr="006F1025" w:rsidDel="005C4E4E" w:rsidRDefault="006F1025" w:rsidP="006F1025">
      <w:pPr>
        <w:shd w:val="clear" w:color="auto" w:fill="FFFFFF"/>
        <w:jc w:val="left"/>
        <w:rPr>
          <w:del w:id="9579" w:author="Steven" w:date="2022-04-01T16:23:00Z"/>
        </w:rPr>
      </w:pPr>
      <w:del w:id="9580" w:author="Steven" w:date="2022-04-01T16:23:00Z">
        <w:r w:rsidRPr="00261E33" w:rsidDel="005C4E4E">
          <w:rPr>
            <w:rFonts w:ascii="Courier New" w:hAnsi="Courier New" w:cs="Courier New"/>
            <w:sz w:val="20"/>
            <w:szCs w:val="20"/>
            <w:rPrChange w:id="9581" w:author="Steven" w:date="2022-03-30T13:28:00Z">
              <w:rPr>
                <w:rFonts w:ascii="Courier New" w:hAnsi="Courier New" w:cs="Courier New"/>
                <w:color w:val="0000FF"/>
                <w:sz w:val="20"/>
                <w:szCs w:val="20"/>
              </w:rPr>
            </w:rPrChange>
          </w:rPr>
          <w:delText>&lt;/matrix&gt;</w:delText>
        </w:r>
        <w:bookmarkStart w:id="9582" w:name="_Toc99726432"/>
        <w:bookmarkEnd w:id="9582"/>
      </w:del>
    </w:p>
    <w:p w14:paraId="2E45BBD4" w14:textId="628B10AD" w:rsidR="006E4ECE" w:rsidDel="005C4E4E" w:rsidRDefault="006E4ECE" w:rsidP="00792F5D">
      <w:pPr>
        <w:rPr>
          <w:del w:id="9583" w:author="Steven" w:date="2022-04-01T16:23:00Z"/>
        </w:rPr>
      </w:pPr>
      <w:bookmarkStart w:id="9584" w:name="_Toc99726433"/>
      <w:bookmarkEnd w:id="9584"/>
    </w:p>
    <w:p w14:paraId="531FEAC0" w14:textId="30EAAEE9" w:rsidR="003D7F48" w:rsidDel="005C4E4E" w:rsidRDefault="003D7F48">
      <w:pPr>
        <w:pStyle w:val="Heading2"/>
        <w:rPr>
          <w:del w:id="9585" w:author="Steven" w:date="2022-04-01T16:24:00Z"/>
        </w:rPr>
      </w:pPr>
      <w:commentRangeStart w:id="9586"/>
      <w:del w:id="9587" w:author="Steven" w:date="2022-04-01T16:24:00Z">
        <w:r w:rsidDel="005C4E4E">
          <w:delText>Vascular Stress Modifiers</w:delText>
        </w:r>
        <w:commentRangeEnd w:id="9586"/>
        <w:r w:rsidR="00F20597" w:rsidDel="005C4E4E">
          <w:rPr>
            <w:rStyle w:val="CommentReference"/>
            <w:rFonts w:cs="Times New Roman"/>
            <w:b w:val="0"/>
            <w:bCs w:val="0"/>
            <w:iCs w:val="0"/>
          </w:rPr>
          <w:commentReference w:id="9586"/>
        </w:r>
        <w:bookmarkStart w:id="9588" w:name="_Toc99726434"/>
        <w:bookmarkEnd w:id="9588"/>
      </w:del>
    </w:p>
    <w:p w14:paraId="01317055" w14:textId="1257B2FE" w:rsidR="00796167" w:rsidDel="005C4E4E" w:rsidRDefault="00796167" w:rsidP="005A265C">
      <w:pPr>
        <w:rPr>
          <w:del w:id="9589" w:author="Steven" w:date="2022-04-01T16:24:00Z"/>
          <w:highlight w:val="red"/>
        </w:rPr>
      </w:pPr>
      <w:bookmarkStart w:id="9590" w:name="_Toc99726435"/>
      <w:bookmarkEnd w:id="9590"/>
    </w:p>
    <w:p w14:paraId="46A451A8" w14:textId="3B7604DF" w:rsidR="00796167" w:rsidDel="005C4E4E" w:rsidRDefault="00A64DB8" w:rsidP="005A265C">
      <w:pPr>
        <w:rPr>
          <w:ins w:id="9591" w:author="Steven LaBelle" w:date="2018-08-21T12:39:00Z"/>
          <w:del w:id="9592" w:author="Steven" w:date="2022-04-01T16:24:00Z"/>
        </w:rPr>
      </w:pPr>
      <w:del w:id="9593" w:author="Steven" w:date="2022-04-01T16:24:00Z">
        <w:r w:rsidDel="005C4E4E">
          <w:delText>This material modesl</w:delText>
        </w:r>
      </w:del>
      <w:ins w:id="9594" w:author="Steven LaBelle" w:date="2018-08-21T12:38:00Z">
        <w:del w:id="9595" w:author="Steven" w:date="2022-04-01T16:24:00Z">
          <w:r w:rsidR="00F20597" w:rsidDel="005C4E4E">
            <w:delText>s</w:delText>
          </w:r>
        </w:del>
      </w:ins>
      <w:del w:id="9596" w:author="Steven" w:date="2022-04-01T16:24:00Z">
        <w:r w:rsidDel="005C4E4E">
          <w:delText xml:space="preserve"> the material response of the vascular network. To get the overall material properties of the angio material the final reponse is based on the</w:delText>
        </w:r>
      </w:del>
      <w:ins w:id="9597" w:author="Steven LaBelle" w:date="2018-08-21T12:38:00Z">
        <w:del w:id="9598" w:author="Steven" w:date="2022-04-01T16:24:00Z">
          <w:r w:rsidR="00F20597" w:rsidDel="005C4E4E">
            <w:delText xml:space="preserve"> weighted sum of the</w:delText>
          </w:r>
        </w:del>
      </w:ins>
      <w:del w:id="9599" w:author="Steven" w:date="2022-04-01T16:24:00Z">
        <w:r w:rsidDel="005C4E4E">
          <w:delText xml:space="preserve"> matrix submaterial and the vessel submaterial mixed together based on the volume ratio of vessels to ecm volume</w:delText>
        </w:r>
      </w:del>
      <w:ins w:id="9600" w:author="Steven LaBelle" w:date="2018-08-21T12:38:00Z">
        <w:del w:id="9601" w:author="Steven" w:date="2022-04-01T16:24:00Z">
          <w:r w:rsidR="00F20597" w:rsidDel="005C4E4E">
            <w:delText>.</w:delText>
          </w:r>
        </w:del>
      </w:ins>
      <w:del w:id="9602" w:author="Steven" w:date="2022-04-01T16:24:00Z">
        <w:r w:rsidDel="005C4E4E">
          <w:delText>; a</w:delText>
        </w:r>
      </w:del>
      <w:ins w:id="9603" w:author="Steven LaBelle" w:date="2018-08-21T12:38:00Z">
        <w:del w:id="9604" w:author="Steven" w:date="2022-04-01T16:24:00Z">
          <w:r w:rsidR="00F20597" w:rsidDel="005C4E4E">
            <w:delText>A</w:delText>
          </w:r>
        </w:del>
      </w:ins>
      <w:del w:id="9605" w:author="Steven" w:date="2022-04-01T16:24:00Z">
        <w:r w:rsidDel="005C4E4E">
          <w:delText>dditionally</w:delText>
        </w:r>
      </w:del>
      <w:ins w:id="9606" w:author="Steven LaBelle" w:date="2018-08-21T12:38:00Z">
        <w:del w:id="9607" w:author="Steven" w:date="2022-04-01T16:24:00Z">
          <w:r w:rsidR="00F20597" w:rsidDel="005C4E4E">
            <w:delText>,</w:delText>
          </w:r>
        </w:del>
      </w:ins>
      <w:del w:id="9608" w:author="Steven" w:date="2022-04-01T16:24:00Z">
        <w:r w:rsidDel="005C4E4E">
          <w:delText xml:space="preserve"> the tips</w:delText>
        </w:r>
      </w:del>
      <w:ins w:id="9609" w:author="Steven LaBelle" w:date="2018-08-21T12:39:00Z">
        <w:del w:id="9610" w:author="Steven" w:date="2022-04-01T16:24:00Z">
          <w:r w:rsidR="00F20597" w:rsidDel="005C4E4E">
            <w:delText xml:space="preserve"> force fields</w:delText>
          </w:r>
        </w:del>
      </w:ins>
      <w:del w:id="9611" w:author="Steven" w:date="2022-04-01T16:24:00Z">
        <w:r w:rsidDel="005C4E4E">
          <w:delText xml:space="preserve"> exert forces which are contained in the angio stress component.</w:delText>
        </w:r>
      </w:del>
      <w:bookmarkStart w:id="9612" w:name="_Toc99726436"/>
      <w:bookmarkEnd w:id="9612"/>
    </w:p>
    <w:p w14:paraId="3D8BE564" w14:textId="39A5ABF7" w:rsidR="00F20597" w:rsidDel="005C4E4E" w:rsidRDefault="00F20597" w:rsidP="005A265C">
      <w:pPr>
        <w:rPr>
          <w:del w:id="9613" w:author="Steven" w:date="2022-04-01T16:24:00Z"/>
        </w:rPr>
      </w:pPr>
      <w:bookmarkStart w:id="9614" w:name="_Toc99726437"/>
      <w:bookmarkEnd w:id="9614"/>
    </w:p>
    <w:p w14:paraId="2D781D08" w14:textId="127F72BF" w:rsidR="00A64DB8" w:rsidRPr="00261E33" w:rsidDel="00261E33" w:rsidRDefault="00A64DB8" w:rsidP="005A265C">
      <w:pPr>
        <w:rPr>
          <w:del w:id="9615" w:author="Steven" w:date="2022-03-30T13:28:00Z"/>
        </w:rPr>
      </w:pPr>
      <w:del w:id="9616" w:author="Steven" w:date="2022-03-30T13:28:00Z">
        <w:r w:rsidRPr="00261E33" w:rsidDel="00261E33">
          <w:delText>e.g.</w:delText>
        </w:r>
        <w:bookmarkStart w:id="9617" w:name="_Toc99726438"/>
        <w:bookmarkEnd w:id="9617"/>
      </w:del>
    </w:p>
    <w:p w14:paraId="1514DEC4" w14:textId="210B6E84" w:rsidR="006F1025" w:rsidRPr="00261E33" w:rsidDel="005C4E4E" w:rsidRDefault="006F1025" w:rsidP="006F1025">
      <w:pPr>
        <w:shd w:val="clear" w:color="auto" w:fill="FFFFFF"/>
        <w:jc w:val="left"/>
        <w:rPr>
          <w:del w:id="9618" w:author="Steven" w:date="2022-04-01T16:24:00Z"/>
          <w:rFonts w:ascii="Courier New" w:hAnsi="Courier New" w:cs="Courier New"/>
          <w:bCs/>
          <w:sz w:val="20"/>
          <w:szCs w:val="20"/>
          <w:rPrChange w:id="9619" w:author="Steven" w:date="2022-03-30T13:28:00Z">
            <w:rPr>
              <w:del w:id="9620" w:author="Steven" w:date="2022-04-01T16:24:00Z"/>
              <w:rFonts w:ascii="Courier New" w:hAnsi="Courier New" w:cs="Courier New"/>
              <w:b/>
              <w:bCs/>
              <w:color w:val="000000"/>
              <w:sz w:val="20"/>
              <w:szCs w:val="20"/>
            </w:rPr>
          </w:rPrChange>
        </w:rPr>
      </w:pPr>
      <w:del w:id="9621" w:author="Steven" w:date="2022-04-01T16:24:00Z">
        <w:r w:rsidRPr="00261E33" w:rsidDel="005C4E4E">
          <w:rPr>
            <w:rFonts w:ascii="Courier New" w:hAnsi="Courier New" w:cs="Courier New"/>
            <w:sz w:val="20"/>
            <w:szCs w:val="20"/>
            <w:rPrChange w:id="9622" w:author="Steven" w:date="2022-03-30T13:28:00Z">
              <w:rPr>
                <w:rFonts w:ascii="Courier New" w:hAnsi="Courier New" w:cs="Courier New"/>
                <w:color w:val="0000FF"/>
                <w:sz w:val="20"/>
                <w:szCs w:val="20"/>
              </w:rPr>
            </w:rPrChange>
          </w:rPr>
          <w:delText>&lt;common_properties</w:delText>
        </w:r>
        <w:r w:rsidRPr="00261E33" w:rsidDel="005C4E4E">
          <w:rPr>
            <w:rFonts w:ascii="Courier New" w:hAnsi="Courier New" w:cs="Courier New"/>
            <w:sz w:val="20"/>
            <w:szCs w:val="20"/>
            <w:rPrChange w:id="9623"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9624"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9625"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9626" w:author="Steven" w:date="2022-03-30T13:28:00Z">
              <w:rPr>
                <w:rFonts w:ascii="Courier New" w:hAnsi="Courier New" w:cs="Courier New"/>
                <w:b/>
                <w:bCs/>
                <w:color w:val="8000FF"/>
                <w:sz w:val="20"/>
                <w:szCs w:val="20"/>
              </w:rPr>
            </w:rPrChange>
          </w:rPr>
          <w:delText>"angio_properties"</w:delText>
        </w:r>
        <w:r w:rsidRPr="00261E33" w:rsidDel="005C4E4E">
          <w:rPr>
            <w:rFonts w:ascii="Courier New" w:hAnsi="Courier New" w:cs="Courier New"/>
            <w:sz w:val="20"/>
            <w:szCs w:val="20"/>
            <w:rPrChange w:id="9627" w:author="Steven" w:date="2022-03-30T13:28:00Z">
              <w:rPr>
                <w:rFonts w:ascii="Courier New" w:hAnsi="Courier New" w:cs="Courier New"/>
                <w:color w:val="0000FF"/>
                <w:sz w:val="20"/>
                <w:szCs w:val="20"/>
              </w:rPr>
            </w:rPrChange>
          </w:rPr>
          <w:delText>&gt;</w:delText>
        </w:r>
        <w:bookmarkStart w:id="9628" w:name="_Toc99726439"/>
        <w:bookmarkEnd w:id="9628"/>
      </w:del>
    </w:p>
    <w:p w14:paraId="5CB2BE99" w14:textId="0440A178" w:rsidR="006F1025" w:rsidRPr="00261E33" w:rsidDel="005C4E4E" w:rsidRDefault="006F1025" w:rsidP="006F1025">
      <w:pPr>
        <w:shd w:val="clear" w:color="auto" w:fill="FFFFFF"/>
        <w:jc w:val="left"/>
        <w:rPr>
          <w:del w:id="9629" w:author="Steven" w:date="2022-04-01T16:24:00Z"/>
          <w:rFonts w:ascii="Courier New" w:hAnsi="Courier New" w:cs="Courier New"/>
          <w:bCs/>
          <w:sz w:val="20"/>
          <w:szCs w:val="20"/>
          <w:rPrChange w:id="9630" w:author="Steven" w:date="2022-03-30T13:28:00Z">
            <w:rPr>
              <w:del w:id="9631" w:author="Steven" w:date="2022-04-01T16:24:00Z"/>
              <w:rFonts w:ascii="Courier New" w:hAnsi="Courier New" w:cs="Courier New"/>
              <w:b/>
              <w:bCs/>
              <w:color w:val="000000"/>
              <w:sz w:val="20"/>
              <w:szCs w:val="20"/>
            </w:rPr>
          </w:rPrChange>
        </w:rPr>
      </w:pPr>
      <w:del w:id="9632" w:author="Steven" w:date="2022-04-01T16:24:00Z">
        <w:r w:rsidRPr="00261E33" w:rsidDel="005C4E4E">
          <w:rPr>
            <w:rFonts w:ascii="Courier New" w:hAnsi="Courier New" w:cs="Courier New"/>
            <w:bCs/>
            <w:sz w:val="20"/>
            <w:szCs w:val="20"/>
            <w:rPrChange w:id="963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634" w:author="Steven" w:date="2022-03-30T13:28:00Z">
              <w:rPr>
                <w:rFonts w:ascii="Courier New" w:hAnsi="Courier New" w:cs="Courier New"/>
                <w:color w:val="0000FF"/>
                <w:sz w:val="20"/>
                <w:szCs w:val="20"/>
              </w:rPr>
            </w:rPrChange>
          </w:rPr>
          <w:delText>&lt;vessel</w:delText>
        </w:r>
        <w:r w:rsidRPr="00261E33" w:rsidDel="005C4E4E">
          <w:rPr>
            <w:rFonts w:ascii="Courier New" w:hAnsi="Courier New" w:cs="Courier New"/>
            <w:sz w:val="20"/>
            <w:szCs w:val="20"/>
            <w:rPrChange w:id="9635"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9636"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9637"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9638" w:author="Steven" w:date="2022-03-30T13:28:00Z">
              <w:rPr>
                <w:rFonts w:ascii="Courier New" w:hAnsi="Courier New" w:cs="Courier New"/>
                <w:b/>
                <w:bCs/>
                <w:color w:val="8000FF"/>
                <w:sz w:val="20"/>
                <w:szCs w:val="20"/>
              </w:rPr>
            </w:rPrChange>
          </w:rPr>
          <w:delText>"viscoelastic"</w:delText>
        </w:r>
        <w:r w:rsidRPr="00261E33" w:rsidDel="005C4E4E">
          <w:rPr>
            <w:rFonts w:ascii="Courier New" w:hAnsi="Courier New" w:cs="Courier New"/>
            <w:sz w:val="20"/>
            <w:szCs w:val="20"/>
            <w:rPrChange w:id="9639" w:author="Steven" w:date="2022-03-30T13:28:00Z">
              <w:rPr>
                <w:rFonts w:ascii="Courier New" w:hAnsi="Courier New" w:cs="Courier New"/>
                <w:color w:val="0000FF"/>
                <w:sz w:val="20"/>
                <w:szCs w:val="20"/>
              </w:rPr>
            </w:rPrChange>
          </w:rPr>
          <w:delText>&gt;</w:delText>
        </w:r>
        <w:bookmarkStart w:id="9640" w:name="_Toc99726440"/>
        <w:bookmarkEnd w:id="9640"/>
      </w:del>
    </w:p>
    <w:p w14:paraId="5046D2AA" w14:textId="32246600" w:rsidR="006F1025" w:rsidRPr="00261E33" w:rsidDel="005C4E4E" w:rsidRDefault="006F1025" w:rsidP="006F1025">
      <w:pPr>
        <w:shd w:val="clear" w:color="auto" w:fill="FFFFFF"/>
        <w:jc w:val="left"/>
        <w:rPr>
          <w:del w:id="9641" w:author="Steven" w:date="2022-04-01T16:24:00Z"/>
          <w:rFonts w:ascii="Courier New" w:hAnsi="Courier New" w:cs="Courier New"/>
          <w:bCs/>
          <w:sz w:val="20"/>
          <w:szCs w:val="20"/>
          <w:rPrChange w:id="9642" w:author="Steven" w:date="2022-03-30T13:28:00Z">
            <w:rPr>
              <w:del w:id="9643" w:author="Steven" w:date="2022-04-01T16:24:00Z"/>
              <w:rFonts w:ascii="Courier New" w:hAnsi="Courier New" w:cs="Courier New"/>
              <w:b/>
              <w:bCs/>
              <w:color w:val="000000"/>
              <w:sz w:val="20"/>
              <w:szCs w:val="20"/>
            </w:rPr>
          </w:rPrChange>
        </w:rPr>
      </w:pPr>
      <w:del w:id="9644" w:author="Steven" w:date="2022-04-01T16:24:00Z">
        <w:r w:rsidRPr="00261E33" w:rsidDel="005C4E4E">
          <w:rPr>
            <w:rFonts w:ascii="Courier New" w:hAnsi="Courier New" w:cs="Courier New"/>
            <w:bCs/>
            <w:sz w:val="20"/>
            <w:szCs w:val="20"/>
            <w:rPrChange w:id="9645"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646" w:author="Steven" w:date="2022-03-30T13:28:00Z">
              <w:rPr>
                <w:rFonts w:ascii="Courier New" w:hAnsi="Courier New" w:cs="Courier New"/>
                <w:color w:val="0000FF"/>
                <w:sz w:val="20"/>
                <w:szCs w:val="20"/>
              </w:rPr>
            </w:rPrChange>
          </w:rPr>
          <w:delText>&lt;t1&gt;</w:delText>
        </w:r>
        <w:r w:rsidRPr="00261E33" w:rsidDel="005C4E4E">
          <w:rPr>
            <w:rFonts w:ascii="Courier New" w:hAnsi="Courier New" w:cs="Courier New"/>
            <w:bCs/>
            <w:sz w:val="20"/>
            <w:szCs w:val="20"/>
            <w:rPrChange w:id="9647" w:author="Steven" w:date="2022-03-30T13:28:00Z">
              <w:rPr>
                <w:rFonts w:ascii="Courier New" w:hAnsi="Courier New" w:cs="Courier New"/>
                <w:b/>
                <w:bCs/>
                <w:color w:val="000000"/>
                <w:sz w:val="20"/>
                <w:szCs w:val="20"/>
              </w:rPr>
            </w:rPrChange>
          </w:rPr>
          <w:delText>0.000005</w:delText>
        </w:r>
        <w:r w:rsidRPr="00261E33" w:rsidDel="005C4E4E">
          <w:rPr>
            <w:rFonts w:ascii="Courier New" w:hAnsi="Courier New" w:cs="Courier New"/>
            <w:sz w:val="20"/>
            <w:szCs w:val="20"/>
            <w:rPrChange w:id="9648" w:author="Steven" w:date="2022-03-30T13:28:00Z">
              <w:rPr>
                <w:rFonts w:ascii="Courier New" w:hAnsi="Courier New" w:cs="Courier New"/>
                <w:color w:val="0000FF"/>
                <w:sz w:val="20"/>
                <w:szCs w:val="20"/>
              </w:rPr>
            </w:rPrChange>
          </w:rPr>
          <w:delText>&lt;/t1&gt;</w:delText>
        </w:r>
        <w:bookmarkStart w:id="9649" w:name="_Toc99726441"/>
        <w:bookmarkEnd w:id="9649"/>
      </w:del>
    </w:p>
    <w:p w14:paraId="480CB0DA" w14:textId="009D0607" w:rsidR="006F1025" w:rsidRPr="00261E33" w:rsidDel="005C4E4E" w:rsidRDefault="006F1025" w:rsidP="006F1025">
      <w:pPr>
        <w:shd w:val="clear" w:color="auto" w:fill="FFFFFF"/>
        <w:jc w:val="left"/>
        <w:rPr>
          <w:del w:id="9650" w:author="Steven" w:date="2022-04-01T16:24:00Z"/>
          <w:rFonts w:ascii="Courier New" w:hAnsi="Courier New" w:cs="Courier New"/>
          <w:bCs/>
          <w:sz w:val="20"/>
          <w:szCs w:val="20"/>
          <w:rPrChange w:id="9651" w:author="Steven" w:date="2022-03-30T13:28:00Z">
            <w:rPr>
              <w:del w:id="9652" w:author="Steven" w:date="2022-04-01T16:24:00Z"/>
              <w:rFonts w:ascii="Courier New" w:hAnsi="Courier New" w:cs="Courier New"/>
              <w:b/>
              <w:bCs/>
              <w:color w:val="000000"/>
              <w:sz w:val="20"/>
              <w:szCs w:val="20"/>
            </w:rPr>
          </w:rPrChange>
        </w:rPr>
      </w:pPr>
      <w:del w:id="9653" w:author="Steven" w:date="2022-04-01T16:24:00Z">
        <w:r w:rsidRPr="00261E33" w:rsidDel="005C4E4E">
          <w:rPr>
            <w:rFonts w:ascii="Courier New" w:hAnsi="Courier New" w:cs="Courier New"/>
            <w:bCs/>
            <w:sz w:val="20"/>
            <w:szCs w:val="20"/>
            <w:rPrChange w:id="9654"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655" w:author="Steven" w:date="2022-03-30T13:28:00Z">
              <w:rPr>
                <w:rFonts w:ascii="Courier New" w:hAnsi="Courier New" w:cs="Courier New"/>
                <w:color w:val="0000FF"/>
                <w:sz w:val="20"/>
                <w:szCs w:val="20"/>
              </w:rPr>
            </w:rPrChange>
          </w:rPr>
          <w:delText>&lt;g0&gt;</w:delText>
        </w:r>
        <w:r w:rsidRPr="00261E33" w:rsidDel="005C4E4E">
          <w:rPr>
            <w:rFonts w:ascii="Courier New" w:hAnsi="Courier New" w:cs="Courier New"/>
            <w:bCs/>
            <w:sz w:val="20"/>
            <w:szCs w:val="20"/>
            <w:rPrChange w:id="9656" w:author="Steven" w:date="2022-03-30T13:28:00Z">
              <w:rPr>
                <w:rFonts w:ascii="Courier New" w:hAnsi="Courier New" w:cs="Courier New"/>
                <w:b/>
                <w:bCs/>
                <w:color w:val="000000"/>
                <w:sz w:val="20"/>
                <w:szCs w:val="20"/>
              </w:rPr>
            </w:rPrChange>
          </w:rPr>
          <w:delText>0.0</w:delText>
        </w:r>
        <w:r w:rsidRPr="00261E33" w:rsidDel="005C4E4E">
          <w:rPr>
            <w:rFonts w:ascii="Courier New" w:hAnsi="Courier New" w:cs="Courier New"/>
            <w:sz w:val="20"/>
            <w:szCs w:val="20"/>
            <w:rPrChange w:id="9657" w:author="Steven" w:date="2022-03-30T13:28:00Z">
              <w:rPr>
                <w:rFonts w:ascii="Courier New" w:hAnsi="Courier New" w:cs="Courier New"/>
                <w:color w:val="0000FF"/>
                <w:sz w:val="20"/>
                <w:szCs w:val="20"/>
              </w:rPr>
            </w:rPrChange>
          </w:rPr>
          <w:delText>&lt;/g0&gt;</w:delText>
        </w:r>
        <w:bookmarkStart w:id="9658" w:name="_Toc99726442"/>
        <w:bookmarkEnd w:id="9658"/>
      </w:del>
    </w:p>
    <w:p w14:paraId="29E98705" w14:textId="37CD482C" w:rsidR="006F1025" w:rsidRPr="00261E33" w:rsidDel="005C4E4E" w:rsidRDefault="006F1025" w:rsidP="006F1025">
      <w:pPr>
        <w:shd w:val="clear" w:color="auto" w:fill="FFFFFF"/>
        <w:jc w:val="left"/>
        <w:rPr>
          <w:del w:id="9659" w:author="Steven" w:date="2022-04-01T16:24:00Z"/>
          <w:rFonts w:ascii="Courier New" w:hAnsi="Courier New" w:cs="Courier New"/>
          <w:bCs/>
          <w:sz w:val="20"/>
          <w:szCs w:val="20"/>
          <w:rPrChange w:id="9660" w:author="Steven" w:date="2022-03-30T13:28:00Z">
            <w:rPr>
              <w:del w:id="9661" w:author="Steven" w:date="2022-04-01T16:24:00Z"/>
              <w:rFonts w:ascii="Courier New" w:hAnsi="Courier New" w:cs="Courier New"/>
              <w:b/>
              <w:bCs/>
              <w:color w:val="000000"/>
              <w:sz w:val="20"/>
              <w:szCs w:val="20"/>
            </w:rPr>
          </w:rPrChange>
        </w:rPr>
      </w:pPr>
      <w:del w:id="9662" w:author="Steven" w:date="2022-04-01T16:24:00Z">
        <w:r w:rsidRPr="00261E33" w:rsidDel="005C4E4E">
          <w:rPr>
            <w:rFonts w:ascii="Courier New" w:hAnsi="Courier New" w:cs="Courier New"/>
            <w:bCs/>
            <w:sz w:val="20"/>
            <w:szCs w:val="20"/>
            <w:rPrChange w:id="966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664" w:author="Steven" w:date="2022-03-30T13:28:00Z">
              <w:rPr>
                <w:rFonts w:ascii="Courier New" w:hAnsi="Courier New" w:cs="Courier New"/>
                <w:color w:val="0000FF"/>
                <w:sz w:val="20"/>
                <w:szCs w:val="20"/>
              </w:rPr>
            </w:rPrChange>
          </w:rPr>
          <w:delText>&lt;g1&gt;</w:delText>
        </w:r>
        <w:r w:rsidRPr="00261E33" w:rsidDel="005C4E4E">
          <w:rPr>
            <w:rFonts w:ascii="Courier New" w:hAnsi="Courier New" w:cs="Courier New"/>
            <w:bCs/>
            <w:sz w:val="20"/>
            <w:szCs w:val="20"/>
            <w:rPrChange w:id="9665" w:author="Steven" w:date="2022-03-30T13:28:00Z">
              <w:rPr>
                <w:rFonts w:ascii="Courier New" w:hAnsi="Courier New" w:cs="Courier New"/>
                <w:b/>
                <w:bCs/>
                <w:color w:val="000000"/>
                <w:sz w:val="20"/>
                <w:szCs w:val="20"/>
              </w:rPr>
            </w:rPrChange>
          </w:rPr>
          <w:delText>1.0</w:delText>
        </w:r>
        <w:r w:rsidRPr="00261E33" w:rsidDel="005C4E4E">
          <w:rPr>
            <w:rFonts w:ascii="Courier New" w:hAnsi="Courier New" w:cs="Courier New"/>
            <w:sz w:val="20"/>
            <w:szCs w:val="20"/>
            <w:rPrChange w:id="9666" w:author="Steven" w:date="2022-03-30T13:28:00Z">
              <w:rPr>
                <w:rFonts w:ascii="Courier New" w:hAnsi="Courier New" w:cs="Courier New"/>
                <w:color w:val="0000FF"/>
                <w:sz w:val="20"/>
                <w:szCs w:val="20"/>
              </w:rPr>
            </w:rPrChange>
          </w:rPr>
          <w:delText>&lt;/g1&gt;</w:delText>
        </w:r>
        <w:bookmarkStart w:id="9667" w:name="_Toc99726443"/>
        <w:bookmarkEnd w:id="9667"/>
      </w:del>
    </w:p>
    <w:p w14:paraId="7EED8CE6" w14:textId="22755653" w:rsidR="006F1025" w:rsidRPr="00261E33" w:rsidDel="005C4E4E" w:rsidRDefault="006F1025" w:rsidP="006F1025">
      <w:pPr>
        <w:shd w:val="clear" w:color="auto" w:fill="FFFFFF"/>
        <w:jc w:val="left"/>
        <w:rPr>
          <w:del w:id="9668" w:author="Steven" w:date="2022-04-01T16:24:00Z"/>
          <w:rFonts w:ascii="Courier New" w:hAnsi="Courier New" w:cs="Courier New"/>
          <w:bCs/>
          <w:sz w:val="20"/>
          <w:szCs w:val="20"/>
          <w:rPrChange w:id="9669" w:author="Steven" w:date="2022-03-30T13:28:00Z">
            <w:rPr>
              <w:del w:id="9670" w:author="Steven" w:date="2022-04-01T16:24:00Z"/>
              <w:rFonts w:ascii="Courier New" w:hAnsi="Courier New" w:cs="Courier New"/>
              <w:b/>
              <w:bCs/>
              <w:color w:val="000000"/>
              <w:sz w:val="20"/>
              <w:szCs w:val="20"/>
            </w:rPr>
          </w:rPrChange>
        </w:rPr>
      </w:pPr>
      <w:del w:id="9671" w:author="Steven" w:date="2022-04-01T16:24:00Z">
        <w:r w:rsidRPr="00261E33" w:rsidDel="005C4E4E">
          <w:rPr>
            <w:rFonts w:ascii="Courier New" w:hAnsi="Courier New" w:cs="Courier New"/>
            <w:bCs/>
            <w:sz w:val="20"/>
            <w:szCs w:val="20"/>
            <w:rPrChange w:id="9672"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673" w:author="Steven" w:date="2022-03-30T13:28:00Z">
              <w:rPr>
                <w:rFonts w:ascii="Courier New" w:hAnsi="Courier New" w:cs="Courier New"/>
                <w:color w:val="0000FF"/>
                <w:sz w:val="20"/>
                <w:szCs w:val="20"/>
              </w:rPr>
            </w:rPrChange>
          </w:rPr>
          <w:delText>&lt;elastic</w:delText>
        </w:r>
        <w:r w:rsidRPr="00261E33" w:rsidDel="005C4E4E">
          <w:rPr>
            <w:rFonts w:ascii="Courier New" w:hAnsi="Courier New" w:cs="Courier New"/>
            <w:sz w:val="20"/>
            <w:szCs w:val="20"/>
            <w:rPrChange w:id="9674"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9675"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9676"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9677" w:author="Steven" w:date="2022-03-30T13:28:00Z">
              <w:rPr>
                <w:rFonts w:ascii="Courier New" w:hAnsi="Courier New" w:cs="Courier New"/>
                <w:b/>
                <w:bCs/>
                <w:color w:val="8000FF"/>
                <w:sz w:val="20"/>
                <w:szCs w:val="20"/>
              </w:rPr>
            </w:rPrChange>
          </w:rPr>
          <w:delText>"neo-Hookean"</w:delText>
        </w:r>
        <w:r w:rsidRPr="00261E33" w:rsidDel="005C4E4E">
          <w:rPr>
            <w:rFonts w:ascii="Courier New" w:hAnsi="Courier New" w:cs="Courier New"/>
            <w:sz w:val="20"/>
            <w:szCs w:val="20"/>
            <w:rPrChange w:id="9678" w:author="Steven" w:date="2022-03-30T13:28:00Z">
              <w:rPr>
                <w:rFonts w:ascii="Courier New" w:hAnsi="Courier New" w:cs="Courier New"/>
                <w:color w:val="0000FF"/>
                <w:sz w:val="20"/>
                <w:szCs w:val="20"/>
              </w:rPr>
            </w:rPrChange>
          </w:rPr>
          <w:delText>&gt;</w:delText>
        </w:r>
        <w:bookmarkStart w:id="9679" w:name="_Toc99726444"/>
        <w:bookmarkEnd w:id="9679"/>
      </w:del>
    </w:p>
    <w:p w14:paraId="7A435BB2" w14:textId="6A4F7138" w:rsidR="006F1025" w:rsidRPr="00261E33" w:rsidDel="005C4E4E" w:rsidRDefault="006F1025" w:rsidP="006F1025">
      <w:pPr>
        <w:shd w:val="clear" w:color="auto" w:fill="FFFFFF"/>
        <w:jc w:val="left"/>
        <w:rPr>
          <w:del w:id="9680" w:author="Steven" w:date="2022-04-01T16:24:00Z"/>
          <w:rFonts w:ascii="Courier New" w:hAnsi="Courier New" w:cs="Courier New"/>
          <w:bCs/>
          <w:sz w:val="20"/>
          <w:szCs w:val="20"/>
          <w:lang w:val="es-MX"/>
          <w:rPrChange w:id="9681" w:author="Steven" w:date="2022-03-30T13:28:00Z">
            <w:rPr>
              <w:del w:id="9682" w:author="Steven" w:date="2022-04-01T16:24:00Z"/>
              <w:rFonts w:ascii="Courier New" w:hAnsi="Courier New" w:cs="Courier New"/>
              <w:b/>
              <w:bCs/>
              <w:color w:val="000000"/>
              <w:sz w:val="20"/>
              <w:szCs w:val="20"/>
            </w:rPr>
          </w:rPrChange>
        </w:rPr>
      </w:pPr>
      <w:del w:id="9683" w:author="Steven" w:date="2022-04-01T16:24:00Z">
        <w:r w:rsidRPr="00261E33" w:rsidDel="005C4E4E">
          <w:rPr>
            <w:rFonts w:ascii="Courier New" w:hAnsi="Courier New" w:cs="Courier New"/>
            <w:bCs/>
            <w:sz w:val="20"/>
            <w:szCs w:val="20"/>
            <w:rPrChange w:id="9684"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9685" w:author="Steven" w:date="2022-03-30T13:28:00Z">
              <w:rPr>
                <w:rFonts w:ascii="Courier New" w:hAnsi="Courier New" w:cs="Courier New"/>
                <w:color w:val="0000FF"/>
                <w:sz w:val="20"/>
                <w:szCs w:val="20"/>
              </w:rPr>
            </w:rPrChange>
          </w:rPr>
          <w:delText>&lt;E&gt;</w:delText>
        </w:r>
        <w:r w:rsidRPr="00261E33" w:rsidDel="005C4E4E">
          <w:rPr>
            <w:rFonts w:ascii="Courier New" w:hAnsi="Courier New" w:cs="Courier New"/>
            <w:bCs/>
            <w:sz w:val="20"/>
            <w:szCs w:val="20"/>
            <w:lang w:val="es-MX"/>
            <w:rPrChange w:id="9686" w:author="Steven" w:date="2022-03-30T13:28:00Z">
              <w:rPr>
                <w:rFonts w:ascii="Courier New" w:hAnsi="Courier New" w:cs="Courier New"/>
                <w:b/>
                <w:bCs/>
                <w:color w:val="000000"/>
                <w:sz w:val="20"/>
                <w:szCs w:val="20"/>
              </w:rPr>
            </w:rPrChange>
          </w:rPr>
          <w:delText>0.003452</w:delText>
        </w:r>
        <w:r w:rsidRPr="00261E33" w:rsidDel="005C4E4E">
          <w:rPr>
            <w:rFonts w:ascii="Courier New" w:hAnsi="Courier New" w:cs="Courier New"/>
            <w:sz w:val="20"/>
            <w:szCs w:val="20"/>
            <w:lang w:val="es-MX"/>
            <w:rPrChange w:id="9687" w:author="Steven" w:date="2022-03-30T13:28:00Z">
              <w:rPr>
                <w:rFonts w:ascii="Courier New" w:hAnsi="Courier New" w:cs="Courier New"/>
                <w:color w:val="0000FF"/>
                <w:sz w:val="20"/>
                <w:szCs w:val="20"/>
              </w:rPr>
            </w:rPrChange>
          </w:rPr>
          <w:delText>&lt;/E&gt;</w:delText>
        </w:r>
        <w:bookmarkStart w:id="9688" w:name="_Toc99726445"/>
        <w:bookmarkEnd w:id="9688"/>
      </w:del>
    </w:p>
    <w:p w14:paraId="0521BD85" w14:textId="38CF202A" w:rsidR="006F1025" w:rsidRPr="00261E33" w:rsidDel="005C4E4E" w:rsidRDefault="006F1025" w:rsidP="006F1025">
      <w:pPr>
        <w:shd w:val="clear" w:color="auto" w:fill="FFFFFF"/>
        <w:jc w:val="left"/>
        <w:rPr>
          <w:del w:id="9689" w:author="Steven" w:date="2022-04-01T16:24:00Z"/>
          <w:rFonts w:ascii="Courier New" w:hAnsi="Courier New" w:cs="Courier New"/>
          <w:bCs/>
          <w:sz w:val="20"/>
          <w:szCs w:val="20"/>
          <w:lang w:val="es-MX"/>
          <w:rPrChange w:id="9690" w:author="Steven" w:date="2022-03-30T13:28:00Z">
            <w:rPr>
              <w:del w:id="9691" w:author="Steven" w:date="2022-04-01T16:24:00Z"/>
              <w:rFonts w:ascii="Courier New" w:hAnsi="Courier New" w:cs="Courier New"/>
              <w:b/>
              <w:bCs/>
              <w:color w:val="000000"/>
              <w:sz w:val="20"/>
              <w:szCs w:val="20"/>
            </w:rPr>
          </w:rPrChange>
        </w:rPr>
      </w:pPr>
      <w:del w:id="9692" w:author="Steven" w:date="2022-04-01T16:24:00Z">
        <w:r w:rsidRPr="00261E33" w:rsidDel="005C4E4E">
          <w:rPr>
            <w:rFonts w:ascii="Courier New" w:hAnsi="Courier New" w:cs="Courier New"/>
            <w:bCs/>
            <w:sz w:val="20"/>
            <w:szCs w:val="20"/>
            <w:lang w:val="es-MX"/>
            <w:rPrChange w:id="9693"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9694" w:author="Steven" w:date="2022-03-30T13:28:00Z">
              <w:rPr>
                <w:rFonts w:ascii="Courier New" w:hAnsi="Courier New" w:cs="Courier New"/>
                <w:color w:val="0000FF"/>
                <w:sz w:val="20"/>
                <w:szCs w:val="20"/>
              </w:rPr>
            </w:rPrChange>
          </w:rPr>
          <w:delText>&lt;v&gt;</w:delText>
        </w:r>
        <w:r w:rsidRPr="00261E33" w:rsidDel="005C4E4E">
          <w:rPr>
            <w:rFonts w:ascii="Courier New" w:hAnsi="Courier New" w:cs="Courier New"/>
            <w:bCs/>
            <w:sz w:val="20"/>
            <w:szCs w:val="20"/>
            <w:lang w:val="es-MX"/>
            <w:rPrChange w:id="9695" w:author="Steven" w:date="2022-03-30T13:28:00Z">
              <w:rPr>
                <w:rFonts w:ascii="Courier New" w:hAnsi="Courier New" w:cs="Courier New"/>
                <w:b/>
                <w:bCs/>
                <w:color w:val="000000"/>
                <w:sz w:val="20"/>
                <w:szCs w:val="20"/>
              </w:rPr>
            </w:rPrChange>
          </w:rPr>
          <w:delText>0.0</w:delText>
        </w:r>
        <w:r w:rsidRPr="00261E33" w:rsidDel="005C4E4E">
          <w:rPr>
            <w:rFonts w:ascii="Courier New" w:hAnsi="Courier New" w:cs="Courier New"/>
            <w:sz w:val="20"/>
            <w:szCs w:val="20"/>
            <w:lang w:val="es-MX"/>
            <w:rPrChange w:id="9696" w:author="Steven" w:date="2022-03-30T13:28:00Z">
              <w:rPr>
                <w:rFonts w:ascii="Courier New" w:hAnsi="Courier New" w:cs="Courier New"/>
                <w:color w:val="0000FF"/>
                <w:sz w:val="20"/>
                <w:szCs w:val="20"/>
              </w:rPr>
            </w:rPrChange>
          </w:rPr>
          <w:delText>&lt;/v&gt;</w:delText>
        </w:r>
        <w:bookmarkStart w:id="9697" w:name="_Toc99726446"/>
        <w:bookmarkEnd w:id="9697"/>
      </w:del>
    </w:p>
    <w:p w14:paraId="7A70428C" w14:textId="304A18A7" w:rsidR="006F1025" w:rsidRPr="00261E33" w:rsidDel="005C4E4E" w:rsidRDefault="006F1025" w:rsidP="006F1025">
      <w:pPr>
        <w:shd w:val="clear" w:color="auto" w:fill="FFFFFF"/>
        <w:jc w:val="left"/>
        <w:rPr>
          <w:del w:id="9698" w:author="Steven" w:date="2022-04-01T16:24:00Z"/>
          <w:rFonts w:ascii="Courier New" w:hAnsi="Courier New" w:cs="Courier New"/>
          <w:bCs/>
          <w:sz w:val="20"/>
          <w:szCs w:val="20"/>
          <w:lang w:val="es-MX"/>
          <w:rPrChange w:id="9699" w:author="Steven" w:date="2022-03-30T13:28:00Z">
            <w:rPr>
              <w:del w:id="9700" w:author="Steven" w:date="2022-04-01T16:24:00Z"/>
              <w:rFonts w:ascii="Courier New" w:hAnsi="Courier New" w:cs="Courier New"/>
              <w:b/>
              <w:bCs/>
              <w:color w:val="000000"/>
              <w:sz w:val="20"/>
              <w:szCs w:val="20"/>
            </w:rPr>
          </w:rPrChange>
        </w:rPr>
      </w:pPr>
      <w:del w:id="9701" w:author="Steven" w:date="2022-04-01T16:24:00Z">
        <w:r w:rsidRPr="00261E33" w:rsidDel="005C4E4E">
          <w:rPr>
            <w:rFonts w:ascii="Courier New" w:hAnsi="Courier New" w:cs="Courier New"/>
            <w:bCs/>
            <w:sz w:val="20"/>
            <w:szCs w:val="20"/>
            <w:lang w:val="es-MX"/>
            <w:rPrChange w:id="9702"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lang w:val="es-MX"/>
            <w:rPrChange w:id="9703" w:author="Steven" w:date="2022-03-30T13:28:00Z">
              <w:rPr>
                <w:rFonts w:ascii="Courier New" w:hAnsi="Courier New" w:cs="Courier New"/>
                <w:color w:val="0000FF"/>
                <w:sz w:val="20"/>
                <w:szCs w:val="20"/>
              </w:rPr>
            </w:rPrChange>
          </w:rPr>
          <w:delText>&lt;/elastic&gt;</w:delText>
        </w:r>
        <w:bookmarkStart w:id="9704" w:name="_Toc99726447"/>
        <w:bookmarkEnd w:id="9704"/>
      </w:del>
    </w:p>
    <w:p w14:paraId="3FB5EDA5" w14:textId="113C66AF" w:rsidR="006F1025" w:rsidRPr="00261E33" w:rsidDel="005C4E4E" w:rsidRDefault="006F1025" w:rsidP="006F1025">
      <w:pPr>
        <w:shd w:val="clear" w:color="auto" w:fill="FFFFFF"/>
        <w:jc w:val="left"/>
        <w:rPr>
          <w:del w:id="9705" w:author="Steven" w:date="2022-04-01T16:24:00Z"/>
          <w:rFonts w:ascii="Courier New" w:hAnsi="Courier New" w:cs="Courier New"/>
          <w:bCs/>
          <w:sz w:val="20"/>
          <w:szCs w:val="20"/>
          <w:rPrChange w:id="9706" w:author="Steven" w:date="2022-03-30T13:28:00Z">
            <w:rPr>
              <w:del w:id="9707" w:author="Steven" w:date="2022-04-01T16:24:00Z"/>
              <w:rFonts w:ascii="Courier New" w:hAnsi="Courier New" w:cs="Courier New"/>
              <w:b/>
              <w:bCs/>
              <w:color w:val="000000"/>
              <w:sz w:val="20"/>
              <w:szCs w:val="20"/>
            </w:rPr>
          </w:rPrChange>
        </w:rPr>
      </w:pPr>
      <w:del w:id="9708" w:author="Steven" w:date="2022-04-01T16:24:00Z">
        <w:r w:rsidRPr="00261E33" w:rsidDel="005C4E4E">
          <w:rPr>
            <w:rFonts w:ascii="Courier New" w:hAnsi="Courier New" w:cs="Courier New"/>
            <w:bCs/>
            <w:sz w:val="20"/>
            <w:szCs w:val="20"/>
            <w:lang w:val="es-MX"/>
            <w:rPrChange w:id="9709" w:author="Steven" w:date="2022-03-30T13:28:00Z">
              <w:rPr>
                <w:rFonts w:ascii="Courier New" w:hAnsi="Courier New" w:cs="Courier New"/>
                <w:b/>
                <w:bCs/>
                <w:color w:val="000000"/>
                <w:sz w:val="20"/>
                <w:szCs w:val="20"/>
              </w:rPr>
            </w:rPrChange>
          </w:rPr>
          <w:delText xml:space="preserve">    </w:delText>
        </w:r>
        <w:r w:rsidRPr="00261E33" w:rsidDel="005C4E4E">
          <w:rPr>
            <w:rFonts w:ascii="Courier New" w:hAnsi="Courier New" w:cs="Courier New"/>
            <w:sz w:val="20"/>
            <w:szCs w:val="20"/>
            <w:rPrChange w:id="9710" w:author="Steven" w:date="2022-03-30T13:28:00Z">
              <w:rPr>
                <w:rFonts w:ascii="Courier New" w:hAnsi="Courier New" w:cs="Courier New"/>
                <w:color w:val="0000FF"/>
                <w:sz w:val="20"/>
                <w:szCs w:val="20"/>
              </w:rPr>
            </w:rPrChange>
          </w:rPr>
          <w:delText>&lt;/vessel&gt;</w:delText>
        </w:r>
        <w:bookmarkStart w:id="9711" w:name="_Toc99726448"/>
        <w:bookmarkEnd w:id="9711"/>
      </w:del>
    </w:p>
    <w:p w14:paraId="416AA54A" w14:textId="553BFE0C" w:rsidR="006F1025" w:rsidRPr="00261E33" w:rsidDel="005C4E4E" w:rsidRDefault="006F1025" w:rsidP="006F1025">
      <w:pPr>
        <w:shd w:val="clear" w:color="auto" w:fill="FFFFFF"/>
        <w:jc w:val="left"/>
        <w:rPr>
          <w:del w:id="9712" w:author="Steven" w:date="2022-04-01T16:24:00Z"/>
          <w:rFonts w:ascii="Courier New" w:hAnsi="Courier New" w:cs="Courier New"/>
          <w:bCs/>
          <w:sz w:val="20"/>
          <w:szCs w:val="20"/>
          <w:rPrChange w:id="9713" w:author="Steven" w:date="2022-03-30T13:28:00Z">
            <w:rPr>
              <w:del w:id="9714" w:author="Steven" w:date="2022-04-01T16:24:00Z"/>
              <w:rFonts w:ascii="Courier New" w:hAnsi="Courier New" w:cs="Courier New"/>
              <w:b/>
              <w:bCs/>
              <w:color w:val="000000"/>
              <w:sz w:val="20"/>
              <w:szCs w:val="20"/>
            </w:rPr>
          </w:rPrChange>
        </w:rPr>
      </w:pPr>
      <w:del w:id="9715" w:author="Steven" w:date="2022-04-01T16:24:00Z">
        <w:r w:rsidRPr="00261E33" w:rsidDel="005C4E4E">
          <w:rPr>
            <w:rFonts w:ascii="Courier New" w:hAnsi="Courier New" w:cs="Courier New"/>
            <w:bCs/>
            <w:sz w:val="20"/>
            <w:szCs w:val="20"/>
            <w:rPrChange w:id="9716" w:author="Steven" w:date="2022-03-30T13:28:00Z">
              <w:rPr>
                <w:rFonts w:ascii="Courier New" w:hAnsi="Courier New" w:cs="Courier New"/>
                <w:b/>
                <w:bCs/>
                <w:color w:val="000000"/>
                <w:sz w:val="20"/>
                <w:szCs w:val="20"/>
              </w:rPr>
            </w:rPrChange>
          </w:rPr>
          <w:delText>…</w:delText>
        </w:r>
        <w:bookmarkStart w:id="9717" w:name="_Toc99726449"/>
        <w:bookmarkEnd w:id="9717"/>
      </w:del>
    </w:p>
    <w:p w14:paraId="3353D343" w14:textId="36E8B044" w:rsidR="006F1025" w:rsidRPr="00261E33" w:rsidDel="005C4E4E" w:rsidRDefault="006F1025" w:rsidP="006F1025">
      <w:pPr>
        <w:shd w:val="clear" w:color="auto" w:fill="FFFFFF"/>
        <w:jc w:val="left"/>
        <w:rPr>
          <w:del w:id="9718" w:author="Steven" w:date="2022-04-01T16:24:00Z"/>
        </w:rPr>
      </w:pPr>
      <w:del w:id="9719" w:author="Steven" w:date="2022-04-01T16:24:00Z">
        <w:r w:rsidRPr="00261E33" w:rsidDel="005C4E4E">
          <w:rPr>
            <w:rFonts w:ascii="Courier New" w:hAnsi="Courier New" w:cs="Courier New"/>
            <w:sz w:val="20"/>
            <w:szCs w:val="20"/>
            <w:rPrChange w:id="9720" w:author="Steven" w:date="2022-03-30T13:28:00Z">
              <w:rPr>
                <w:rFonts w:ascii="Courier New" w:hAnsi="Courier New" w:cs="Courier New"/>
                <w:color w:val="0000FF"/>
                <w:sz w:val="20"/>
                <w:szCs w:val="20"/>
              </w:rPr>
            </w:rPrChange>
          </w:rPr>
          <w:delText>&lt;/common_properties</w:delText>
        </w:r>
        <w:r w:rsidRPr="00261E33" w:rsidDel="005C4E4E">
          <w:rPr>
            <w:rFonts w:ascii="Courier New" w:hAnsi="Courier New" w:cs="Courier New"/>
            <w:sz w:val="20"/>
            <w:szCs w:val="20"/>
            <w:rPrChange w:id="9721" w:author="Steven" w:date="2022-03-30T13:28:00Z">
              <w:rPr>
                <w:rFonts w:ascii="Courier New" w:hAnsi="Courier New" w:cs="Courier New"/>
                <w:color w:val="000000"/>
                <w:sz w:val="20"/>
                <w:szCs w:val="20"/>
              </w:rPr>
            </w:rPrChange>
          </w:rPr>
          <w:delText xml:space="preserve"> </w:delText>
        </w:r>
        <w:r w:rsidRPr="00261E33" w:rsidDel="005C4E4E">
          <w:rPr>
            <w:rFonts w:ascii="Courier New" w:hAnsi="Courier New" w:cs="Courier New"/>
            <w:sz w:val="20"/>
            <w:szCs w:val="20"/>
            <w:rPrChange w:id="9722" w:author="Steven" w:date="2022-03-30T13:28:00Z">
              <w:rPr>
                <w:rFonts w:ascii="Courier New" w:hAnsi="Courier New" w:cs="Courier New"/>
                <w:color w:val="FF0000"/>
                <w:sz w:val="20"/>
                <w:szCs w:val="20"/>
              </w:rPr>
            </w:rPrChange>
          </w:rPr>
          <w:delText>type</w:delText>
        </w:r>
        <w:r w:rsidRPr="00261E33" w:rsidDel="005C4E4E">
          <w:rPr>
            <w:rFonts w:ascii="Courier New" w:hAnsi="Courier New" w:cs="Courier New"/>
            <w:sz w:val="20"/>
            <w:szCs w:val="20"/>
            <w:rPrChange w:id="9723" w:author="Steven" w:date="2022-03-30T13:28:00Z">
              <w:rPr>
                <w:rFonts w:ascii="Courier New" w:hAnsi="Courier New" w:cs="Courier New"/>
                <w:color w:val="000000"/>
                <w:sz w:val="20"/>
                <w:szCs w:val="20"/>
              </w:rPr>
            </w:rPrChange>
          </w:rPr>
          <w:delText>=</w:delText>
        </w:r>
        <w:r w:rsidRPr="00261E33" w:rsidDel="005C4E4E">
          <w:rPr>
            <w:rFonts w:ascii="Courier New" w:hAnsi="Courier New" w:cs="Courier New"/>
            <w:bCs/>
            <w:sz w:val="20"/>
            <w:szCs w:val="20"/>
            <w:rPrChange w:id="9724" w:author="Steven" w:date="2022-03-30T13:28:00Z">
              <w:rPr>
                <w:rFonts w:ascii="Courier New" w:hAnsi="Courier New" w:cs="Courier New"/>
                <w:b/>
                <w:bCs/>
                <w:color w:val="8000FF"/>
                <w:sz w:val="20"/>
                <w:szCs w:val="20"/>
              </w:rPr>
            </w:rPrChange>
          </w:rPr>
          <w:delText>"angio_properties"</w:delText>
        </w:r>
        <w:r w:rsidRPr="00261E33" w:rsidDel="005C4E4E">
          <w:rPr>
            <w:rFonts w:ascii="Courier New" w:hAnsi="Courier New" w:cs="Courier New"/>
            <w:sz w:val="20"/>
            <w:szCs w:val="20"/>
            <w:rPrChange w:id="9725" w:author="Steven" w:date="2022-03-30T13:28:00Z">
              <w:rPr>
                <w:rFonts w:ascii="Courier New" w:hAnsi="Courier New" w:cs="Courier New"/>
                <w:color w:val="0000FF"/>
                <w:sz w:val="20"/>
                <w:szCs w:val="20"/>
              </w:rPr>
            </w:rPrChange>
          </w:rPr>
          <w:delText>&gt;</w:delText>
        </w:r>
        <w:bookmarkStart w:id="9726" w:name="_Toc99726450"/>
        <w:bookmarkEnd w:id="9726"/>
      </w:del>
    </w:p>
    <w:p w14:paraId="1FBD8629" w14:textId="17BEF274" w:rsidR="00A64DB8" w:rsidRPr="005A265C" w:rsidDel="005C4E4E" w:rsidRDefault="00A64DB8" w:rsidP="00A64DB8">
      <w:pPr>
        <w:rPr>
          <w:del w:id="9727" w:author="Steven" w:date="2022-04-01T16:24:00Z"/>
        </w:rPr>
      </w:pPr>
      <w:bookmarkStart w:id="9728" w:name="_Toc99726451"/>
      <w:bookmarkEnd w:id="9728"/>
    </w:p>
    <w:p w14:paraId="56357B20" w14:textId="24BD7B17" w:rsidR="001C3E71" w:rsidDel="005C4E4E" w:rsidRDefault="00B70A33" w:rsidP="001C3E71">
      <w:pPr>
        <w:pStyle w:val="Heading1"/>
        <w:rPr>
          <w:del w:id="9729" w:author="Steven" w:date="2022-04-01T16:24:00Z"/>
        </w:rPr>
      </w:pPr>
      <w:del w:id="9730" w:author="Steven" w:date="2022-04-01T16:24:00Z">
        <w:r w:rsidDel="005C4E4E">
          <w:delText>Global Constants</w:delText>
        </w:r>
        <w:bookmarkStart w:id="9731" w:name="_Toc99726452"/>
        <w:bookmarkEnd w:id="9731"/>
      </w:del>
    </w:p>
    <w:p w14:paraId="5F85144D" w14:textId="7F07CD24" w:rsidR="00233809" w:rsidRPr="00233809" w:rsidDel="005C4E4E" w:rsidRDefault="00233809" w:rsidP="00233809">
      <w:pPr>
        <w:rPr>
          <w:del w:id="9732" w:author="Steven" w:date="2022-04-01T16:24:00Z"/>
        </w:rPr>
      </w:pPr>
      <w:del w:id="9733" w:author="Steven" w:date="2022-04-01T16:24:00Z">
        <w:r w:rsidDel="005C4E4E">
          <w:delText>The global constants for AngioFE go in the &lt;Globals&gt; &lt;Constants&gt; section in the .feb file.</w:delText>
        </w:r>
        <w:r w:rsidR="00E500AC" w:rsidDel="005C4E4E">
          <w:delText xml:space="preserve"> Many of the constants used to control the growth process may significantlty change when using a different element type.</w:delText>
        </w:r>
        <w:bookmarkStart w:id="9734" w:name="_Toc99726453"/>
        <w:bookmarkEnd w:id="9734"/>
      </w:del>
    </w:p>
    <w:p w14:paraId="2FF8FAE0" w14:textId="5D053400" w:rsidR="00D6379F" w:rsidDel="006902C1" w:rsidRDefault="00D6379F">
      <w:pPr>
        <w:pStyle w:val="Heading2"/>
        <w:rPr>
          <w:del w:id="9735" w:author="Steven" w:date="2022-03-29T16:16:00Z"/>
        </w:rPr>
      </w:pPr>
      <w:del w:id="9736" w:author="Steven" w:date="2022-03-29T16:16:00Z">
        <w:r w:rsidDel="006902C1">
          <w:delText>Seed</w:delText>
        </w:r>
        <w:bookmarkStart w:id="9737" w:name="_Toc99726454"/>
        <w:bookmarkEnd w:id="9737"/>
      </w:del>
    </w:p>
    <w:p w14:paraId="512E1CE8" w14:textId="57DF4489" w:rsidR="00233809" w:rsidDel="006902C1" w:rsidRDefault="00233809" w:rsidP="00233809">
      <w:pPr>
        <w:rPr>
          <w:del w:id="9738" w:author="Steven" w:date="2022-03-29T16:16:00Z"/>
        </w:rPr>
      </w:pPr>
      <w:del w:id="9739" w:author="Steven" w:date="2022-03-29T16:16:00Z">
        <w:r w:rsidDel="006902C1">
          <w:delText xml:space="preserve">The seed is the seed for the </w:delText>
        </w:r>
      </w:del>
      <w:del w:id="9740" w:author="Steven" w:date="2022-03-29T11:50:00Z">
        <w:r w:rsidDel="00EB7751">
          <w:delText xml:space="preserve">underlying </w:delText>
        </w:r>
      </w:del>
      <w:del w:id="9741" w:author="Steven" w:date="2022-03-29T16:16:00Z">
        <w:r w:rsidDel="006902C1">
          <w:delText>random engine. If this parameter is changed</w:delText>
        </w:r>
      </w:del>
      <w:ins w:id="9742" w:author="Steven LaBelle" w:date="2018-08-21T12:39:00Z">
        <w:del w:id="9743" w:author="Steven" w:date="2022-03-29T16:16:00Z">
          <w:r w:rsidR="00F20597" w:rsidDel="006902C1">
            <w:delText>changed,</w:delText>
          </w:r>
        </w:del>
      </w:ins>
      <w:del w:id="9744" w:author="Steven" w:date="2022-03-29T16:16:00Z">
        <w:r w:rsidDel="006902C1">
          <w:delText xml:space="preserve"> the vascular network will change even if all other parameters remain the same. This parameter </w:delText>
        </w:r>
      </w:del>
      <w:del w:id="9745" w:author="Steven" w:date="2022-03-29T11:51:00Z">
        <w:r w:rsidDel="00EB7751">
          <w:delText xml:space="preserve">will be </w:delText>
        </w:r>
        <w:r w:rsidR="008F6B44" w:rsidDel="00EB7751">
          <w:delText xml:space="preserve">interpreted as an </w:delText>
        </w:r>
      </w:del>
      <w:del w:id="9746" w:author="Steven" w:date="2022-03-29T16:16:00Z">
        <w:r w:rsidR="008F6B44" w:rsidDel="006902C1">
          <w:delText>integer.</w:delText>
        </w:r>
      </w:del>
      <w:ins w:id="9747" w:author="Steven LaBelle" w:date="2018-08-21T12:40:00Z">
        <w:del w:id="9748" w:author="Steven" w:date="2022-03-29T16:16:00Z">
          <w:r w:rsidR="00F20597" w:rsidDel="006902C1">
            <w:delText xml:space="preserve"> </w:delText>
          </w:r>
        </w:del>
        <w:del w:id="9749" w:author="Steven" w:date="2022-03-29T11:51:00Z">
          <w:r w:rsidR="00F20597" w:rsidDel="00EB7751">
            <w:delText>A seed allows reproducibility of a given random network.</w:delText>
          </w:r>
        </w:del>
      </w:ins>
      <w:bookmarkStart w:id="9750" w:name="_Toc99726455"/>
      <w:bookmarkEnd w:id="9750"/>
    </w:p>
    <w:p w14:paraId="694E45E2" w14:textId="7D0D921B" w:rsidR="00A94E17" w:rsidDel="006902C1" w:rsidRDefault="00233809" w:rsidP="00233809">
      <w:pPr>
        <w:rPr>
          <w:del w:id="9751" w:author="Steven" w:date="2022-03-29T16:16:00Z"/>
        </w:rPr>
      </w:pPr>
      <w:del w:id="9752" w:author="Steven" w:date="2022-03-29T16:16:00Z">
        <w:r w:rsidDel="006902C1">
          <w:delText xml:space="preserve">e.g. </w:delText>
        </w:r>
        <w:bookmarkStart w:id="9753" w:name="_Toc99726456"/>
        <w:bookmarkEnd w:id="9753"/>
      </w:del>
    </w:p>
    <w:p w14:paraId="55D2C7C5" w14:textId="4E3D852A" w:rsidR="00A94E17" w:rsidDel="006902C1" w:rsidRDefault="00A94E17" w:rsidP="00A94E17">
      <w:pPr>
        <w:shd w:val="clear" w:color="auto" w:fill="FFFFFF"/>
        <w:jc w:val="left"/>
        <w:rPr>
          <w:del w:id="9754" w:author="Steven" w:date="2022-03-29T16:16:00Z"/>
        </w:rPr>
      </w:pPr>
      <w:del w:id="9755" w:author="Steven" w:date="2022-03-29T16:16:00Z">
        <w:r w:rsidRPr="00A94E17" w:rsidDel="006902C1">
          <w:rPr>
            <w:rFonts w:ascii="Courier New" w:hAnsi="Courier New" w:cs="Courier New"/>
            <w:color w:val="0000FF"/>
            <w:sz w:val="20"/>
            <w:szCs w:val="20"/>
          </w:rPr>
          <w:delText>&lt;seed&gt;</w:delText>
        </w:r>
        <w:r w:rsidRPr="00EB7751" w:rsidDel="006902C1">
          <w:rPr>
            <w:rFonts w:ascii="Courier New" w:hAnsi="Courier New" w:cs="Courier New"/>
            <w:bCs/>
            <w:color w:val="000000"/>
            <w:sz w:val="20"/>
            <w:szCs w:val="20"/>
            <w:rPrChange w:id="9756" w:author="Steven" w:date="2022-03-29T11:51:00Z">
              <w:rPr>
                <w:rFonts w:ascii="Courier New" w:hAnsi="Courier New" w:cs="Courier New"/>
                <w:b/>
                <w:bCs/>
                <w:color w:val="000000"/>
                <w:sz w:val="20"/>
                <w:szCs w:val="20"/>
              </w:rPr>
            </w:rPrChange>
          </w:rPr>
          <w:delText>1393430476</w:delText>
        </w:r>
        <w:r w:rsidRPr="00A94E17" w:rsidDel="006902C1">
          <w:rPr>
            <w:rFonts w:ascii="Courier New" w:hAnsi="Courier New" w:cs="Courier New"/>
            <w:color w:val="0000FF"/>
            <w:sz w:val="20"/>
            <w:szCs w:val="20"/>
          </w:rPr>
          <w:delText>&lt;/seed&gt;</w:delText>
        </w:r>
        <w:bookmarkStart w:id="9757" w:name="_Toc99726457"/>
        <w:bookmarkEnd w:id="9757"/>
      </w:del>
    </w:p>
    <w:p w14:paraId="1A65758B" w14:textId="292A6C95" w:rsidR="00D6379F" w:rsidDel="006902C1" w:rsidRDefault="00D6379F">
      <w:pPr>
        <w:pStyle w:val="Heading2"/>
        <w:rPr>
          <w:del w:id="9758" w:author="Steven" w:date="2022-03-29T16:16:00Z"/>
        </w:rPr>
      </w:pPr>
      <w:del w:id="9759" w:author="Steven" w:date="2022-03-29T16:16:00Z">
        <w:r w:rsidDel="006902C1">
          <w:delText>Toggle IO</w:delText>
        </w:r>
        <w:bookmarkStart w:id="9760" w:name="_Toc99726458"/>
        <w:bookmarkEnd w:id="9760"/>
      </w:del>
    </w:p>
    <w:p w14:paraId="5322E46A" w14:textId="18864E50" w:rsidR="008F6B44" w:rsidDel="006902C1" w:rsidRDefault="008F6B44" w:rsidP="008F6B44">
      <w:pPr>
        <w:rPr>
          <w:del w:id="9761" w:author="Steven" w:date="2022-03-29T16:16:00Z"/>
        </w:rPr>
      </w:pPr>
      <w:del w:id="9762" w:author="Steven" w:date="2022-03-29T16:16:00Z">
        <w:r w:rsidDel="006902C1">
          <w:delText xml:space="preserve">This parameter disables all of the </w:delText>
        </w:r>
        <w:r w:rsidR="00792F5D" w:rsidDel="006902C1">
          <w:delText>custom</w:delText>
        </w:r>
        <w:r w:rsidDel="006902C1">
          <w:delText xml:space="preserve"> files that are created by this plugin. Set this parameter to a nonzero value. If this parameter is not specified all of the files will be created.</w:delText>
        </w:r>
        <w:bookmarkStart w:id="9763" w:name="_Toc99726459"/>
        <w:bookmarkEnd w:id="9763"/>
      </w:del>
    </w:p>
    <w:p w14:paraId="5C63C0CB" w14:textId="3AFA4E82" w:rsidR="00A94E17" w:rsidRPr="0030237E" w:rsidDel="006902C1" w:rsidRDefault="008F6B44" w:rsidP="008F6B44">
      <w:pPr>
        <w:rPr>
          <w:del w:id="9764" w:author="Steven" w:date="2022-03-29T16:16:00Z"/>
          <w:lang w:val="es-MX"/>
          <w:rPrChange w:id="9765" w:author="Steven" w:date="2021-03-08T10:43:00Z">
            <w:rPr>
              <w:del w:id="9766" w:author="Steven" w:date="2022-03-29T16:16:00Z"/>
            </w:rPr>
          </w:rPrChange>
        </w:rPr>
      </w:pPr>
      <w:del w:id="9767" w:author="Steven" w:date="2022-03-29T16:16:00Z">
        <w:r w:rsidRPr="0030237E" w:rsidDel="006902C1">
          <w:rPr>
            <w:lang w:val="es-MX"/>
            <w:rPrChange w:id="9768" w:author="Steven" w:date="2021-03-08T10:43:00Z">
              <w:rPr/>
            </w:rPrChange>
          </w:rPr>
          <w:delText xml:space="preserve">e.g. </w:delText>
        </w:r>
        <w:bookmarkStart w:id="9769" w:name="_Toc99726460"/>
        <w:bookmarkEnd w:id="9769"/>
      </w:del>
    </w:p>
    <w:p w14:paraId="04CD2940" w14:textId="17D19A20" w:rsidR="00A94E17" w:rsidRPr="0030237E" w:rsidDel="006902C1" w:rsidRDefault="00A94E17" w:rsidP="00A94E17">
      <w:pPr>
        <w:shd w:val="clear" w:color="auto" w:fill="FFFFFF"/>
        <w:jc w:val="left"/>
        <w:rPr>
          <w:del w:id="9770" w:author="Steven" w:date="2022-03-29T16:16:00Z"/>
          <w:lang w:val="es-MX"/>
          <w:rPrChange w:id="9771" w:author="Steven" w:date="2021-03-08T10:43:00Z">
            <w:rPr>
              <w:del w:id="9772" w:author="Steven" w:date="2022-03-29T16:16:00Z"/>
            </w:rPr>
          </w:rPrChange>
        </w:rPr>
      </w:pPr>
      <w:del w:id="9773" w:author="Steven" w:date="2022-03-29T16:16:00Z">
        <w:r w:rsidRPr="0030237E" w:rsidDel="006902C1">
          <w:rPr>
            <w:rFonts w:ascii="Courier New" w:hAnsi="Courier New" w:cs="Courier New"/>
            <w:color w:val="0000FF"/>
            <w:sz w:val="20"/>
            <w:szCs w:val="20"/>
            <w:lang w:val="es-MX"/>
            <w:rPrChange w:id="9774" w:author="Steven" w:date="2021-03-08T10:43:00Z">
              <w:rPr>
                <w:rFonts w:ascii="Courier New" w:hAnsi="Courier New" w:cs="Courier New"/>
                <w:color w:val="0000FF"/>
                <w:sz w:val="20"/>
                <w:szCs w:val="20"/>
              </w:rPr>
            </w:rPrChange>
          </w:rPr>
          <w:delText>&lt;no_io&gt;</w:delText>
        </w:r>
        <w:r w:rsidRPr="00EB7751" w:rsidDel="006902C1">
          <w:rPr>
            <w:rFonts w:ascii="Courier New" w:hAnsi="Courier New" w:cs="Courier New"/>
            <w:bCs/>
            <w:color w:val="000000"/>
            <w:sz w:val="20"/>
            <w:szCs w:val="20"/>
            <w:lang w:val="es-MX"/>
            <w:rPrChange w:id="9775" w:author="Steven" w:date="2022-03-29T11:52:00Z">
              <w:rPr>
                <w:rFonts w:ascii="Courier New" w:hAnsi="Courier New" w:cs="Courier New"/>
                <w:b/>
                <w:bCs/>
                <w:color w:val="000000"/>
                <w:sz w:val="20"/>
                <w:szCs w:val="20"/>
              </w:rPr>
            </w:rPrChange>
          </w:rPr>
          <w:delText>1</w:delText>
        </w:r>
        <w:r w:rsidRPr="0030237E" w:rsidDel="006902C1">
          <w:rPr>
            <w:rFonts w:ascii="Courier New" w:hAnsi="Courier New" w:cs="Courier New"/>
            <w:color w:val="0000FF"/>
            <w:sz w:val="20"/>
            <w:szCs w:val="20"/>
            <w:lang w:val="es-MX"/>
            <w:rPrChange w:id="9776" w:author="Steven" w:date="2021-03-08T10:43:00Z">
              <w:rPr>
                <w:rFonts w:ascii="Courier New" w:hAnsi="Courier New" w:cs="Courier New"/>
                <w:color w:val="0000FF"/>
                <w:sz w:val="20"/>
                <w:szCs w:val="20"/>
              </w:rPr>
            </w:rPrChange>
          </w:rPr>
          <w:delText>&lt;/no_io&gt;</w:delText>
        </w:r>
        <w:bookmarkStart w:id="9777" w:name="_Toc99726461"/>
        <w:bookmarkEnd w:id="9777"/>
      </w:del>
    </w:p>
    <w:p w14:paraId="0BB6CD98" w14:textId="5F127119" w:rsidR="001079E9" w:rsidDel="006902C1" w:rsidRDefault="001079E9">
      <w:pPr>
        <w:pStyle w:val="Heading2"/>
        <w:rPr>
          <w:del w:id="9778" w:author="Steven" w:date="2022-03-29T16:16:00Z"/>
        </w:rPr>
      </w:pPr>
      <w:del w:id="9779" w:author="Steven" w:date="2022-03-29T16:16:00Z">
        <w:r w:rsidDel="006902C1">
          <w:delText>Min Scale Factor</w:delText>
        </w:r>
        <w:bookmarkStart w:id="9780" w:name="_Toc99726462"/>
        <w:bookmarkEnd w:id="9780"/>
      </w:del>
    </w:p>
    <w:p w14:paraId="323CF819" w14:textId="45AA3062" w:rsidR="001079E9" w:rsidRPr="001079E9" w:rsidDel="006902C1" w:rsidRDefault="00D92FC0" w:rsidP="001079E9">
      <w:pPr>
        <w:rPr>
          <w:del w:id="9781" w:author="Steven" w:date="2022-03-29T16:16:00Z"/>
        </w:rPr>
      </w:pPr>
      <w:ins w:id="9782" w:author="Steven LaBelle" w:date="2019-12-12T10:43:00Z">
        <w:del w:id="9783" w:author="Steven" w:date="2022-03-29T16:16:00Z">
          <w:r w:rsidDel="006902C1">
            <w:rPr>
              <w:noProof/>
            </w:rPr>
            <w:drawing>
              <wp:anchor distT="0" distB="0" distL="114300" distR="114300" simplePos="0" relativeHeight="251658240" behindDoc="0" locked="0" layoutInCell="1" allowOverlap="1" wp14:anchorId="4FF85983" wp14:editId="5908BEC8">
                <wp:simplePos x="0" y="0"/>
                <wp:positionH relativeFrom="margin">
                  <wp:align>right</wp:align>
                </wp:positionH>
                <wp:positionV relativeFrom="paragraph">
                  <wp:posOffset>11430</wp:posOffset>
                </wp:positionV>
                <wp:extent cx="1514475" cy="15113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1511300"/>
                        </a:xfrm>
                        <a:prstGeom prst="rect">
                          <a:avLst/>
                        </a:prstGeom>
                        <a:noFill/>
                      </pic:spPr>
                    </pic:pic>
                  </a:graphicData>
                </a:graphic>
              </wp:anchor>
            </w:drawing>
          </w:r>
        </w:del>
      </w:ins>
      <w:del w:id="9784" w:author="Steven" w:date="2022-03-29T16:16:00Z">
        <w:r w:rsidR="00E500AC" w:rsidDel="006902C1">
          <w:delText xml:space="preserve">The min scale factor is used </w:delText>
        </w:r>
      </w:del>
      <w:del w:id="9785" w:author="Steven" w:date="2022-03-29T11:53:00Z">
        <w:r w:rsidR="00E500AC" w:rsidDel="00D071B9">
          <w:delText xml:space="preserve">to determine if </w:delText>
        </w:r>
        <w:r w:rsidR="00B90FC5" w:rsidDel="00D071B9">
          <w:delText>a potential segment that could grow is valid</w:delText>
        </w:r>
      </w:del>
      <w:del w:id="9786" w:author="Steven" w:date="2022-03-29T16:16:00Z">
        <w:r w:rsidR="00B90FC5" w:rsidDel="006902C1">
          <w:delText>.</w:delText>
        </w:r>
      </w:del>
      <w:ins w:id="9787" w:author="mp4" w:date="2018-08-24T14:00:00Z">
        <w:del w:id="9788" w:author="Steven" w:date="2022-03-29T16:16:00Z">
          <w:r w:rsidR="00F94C91" w:rsidDel="006902C1">
            <w:delText xml:space="preserve"> </w:delText>
          </w:r>
        </w:del>
        <w:del w:id="9789" w:author="Steven" w:date="2022-03-29T11:54:00Z">
          <w:r w:rsidR="00F94C91" w:rsidDel="00D071B9">
            <w:delText xml:space="preserve">Used to ensure that </w:delText>
          </w:r>
        </w:del>
      </w:ins>
      <w:ins w:id="9790" w:author="mp4" w:date="2018-08-24T14:06:00Z">
        <w:del w:id="9791" w:author="Steven" w:date="2022-03-29T11:54:00Z">
          <w:r w:rsidR="0089373F" w:rsidDel="00D071B9">
            <w:delText xml:space="preserve">segments will not grow backwards </w:delText>
          </w:r>
        </w:del>
      </w:ins>
      <w:ins w:id="9792" w:author="mp4" w:date="2018-08-24T14:00:00Z">
        <w:del w:id="9793" w:author="Steven" w:date="2022-03-29T11:54:00Z">
          <w:r w:rsidR="00F94C91" w:rsidDel="00D071B9">
            <w:delText>due to raycasting roundoff</w:delText>
          </w:r>
        </w:del>
      </w:ins>
      <w:ins w:id="9794" w:author="mp4" w:date="2018-08-24T14:06:00Z">
        <w:del w:id="9795" w:author="Steven" w:date="2022-03-29T11:54:00Z">
          <w:r w:rsidR="0089373F" w:rsidDel="00D071B9">
            <w:delText>;</w:delText>
          </w:r>
        </w:del>
      </w:ins>
      <w:ins w:id="9796" w:author="Steven LaBelle" w:date="2019-04-24T16:10:00Z">
        <w:del w:id="9797" w:author="Steven" w:date="2022-03-29T11:54:00Z">
          <w:r w:rsidR="00AC66DB" w:rsidDel="00D071B9">
            <w:delText>.</w:delText>
          </w:r>
        </w:del>
      </w:ins>
      <w:ins w:id="9798" w:author="mp4" w:date="2018-08-24T14:00:00Z">
        <w:del w:id="9799" w:author="Steven" w:date="2022-03-29T11:54:00Z">
          <w:r w:rsidR="00F94C91" w:rsidDel="00D071B9">
            <w:delText xml:space="preserve"> </w:delText>
          </w:r>
        </w:del>
        <w:del w:id="9800" w:author="Steven" w:date="2022-03-29T16:16:00Z">
          <w:r w:rsidR="00F94C91" w:rsidDel="006902C1">
            <w:delText>t</w:delText>
          </w:r>
        </w:del>
      </w:ins>
      <w:ins w:id="9801" w:author="Steven LaBelle" w:date="2019-04-24T16:10:00Z">
        <w:del w:id="9802" w:author="Steven" w:date="2022-03-29T11:54:00Z">
          <w:r w:rsidR="00AC66DB" w:rsidDel="00D071B9">
            <w:delText>T</w:delText>
          </w:r>
        </w:del>
      </w:ins>
      <w:ins w:id="9803" w:author="mp4" w:date="2018-08-24T14:00:00Z">
        <w:del w:id="9804" w:author="Steven" w:date="2022-03-29T11:54:00Z">
          <w:r w:rsidR="00F94C91" w:rsidDel="00D071B9">
            <w:delText>he segment will not grow back into an element if this</w:delText>
          </w:r>
        </w:del>
      </w:ins>
      <w:ins w:id="9805" w:author="mp4" w:date="2018-08-24T14:07:00Z">
        <w:del w:id="9806" w:author="Steven" w:date="2022-03-29T11:54:00Z">
          <w:r w:rsidR="0089373F" w:rsidDel="00D071B9">
            <w:delText xml:space="preserve"> value</w:delText>
          </w:r>
        </w:del>
      </w:ins>
      <w:ins w:id="9807" w:author="mp4" w:date="2018-08-24T14:00:00Z">
        <w:del w:id="9808" w:author="Steven" w:date="2022-03-29T11:54:00Z">
          <w:r w:rsidR="00F94C91" w:rsidDel="00D071B9">
            <w:delText xml:space="preserve"> is set properly</w:delText>
          </w:r>
        </w:del>
      </w:ins>
      <w:ins w:id="9809" w:author="Steven LaBelle" w:date="2019-04-24T16:10:00Z">
        <w:del w:id="9810" w:author="Steven" w:date="2022-03-29T11:54:00Z">
          <w:r w:rsidR="00AC66DB" w:rsidDel="00D071B9">
            <w:delText xml:space="preserve"> </w:delText>
          </w:r>
        </w:del>
      </w:ins>
      <w:ins w:id="9811" w:author="mp4" w:date="2018-08-24T14:00:00Z">
        <w:del w:id="9812" w:author="Steven" w:date="2022-03-29T11:54:00Z">
          <w:r w:rsidR="00F94C91" w:rsidDel="00D071B9">
            <w:delText>.</w:delText>
          </w:r>
        </w:del>
      </w:ins>
      <w:ins w:id="9813" w:author="mp4" w:date="2018-08-24T14:07:00Z">
        <w:del w:id="9814" w:author="Steven" w:date="2022-03-29T11:54:00Z">
          <w:r w:rsidR="000333A6" w:rsidDel="00D071B9">
            <w:delText xml:space="preserve">(recommended value of </w:delText>
          </w:r>
        </w:del>
      </w:ins>
      <w:ins w:id="9815" w:author="Steven LaBelle" w:date="2019-05-06T18:39:00Z">
        <w:del w:id="9816" w:author="Steven" w:date="2022-03-29T11:54:00Z">
          <w:r w:rsidR="00CF1DE5" w:rsidDel="00D071B9">
            <w:delText>0</w:delText>
          </w:r>
        </w:del>
      </w:ins>
      <w:ins w:id="9817" w:author="Steven LaBelle" w:date="2019-12-12T11:28:00Z">
        <w:del w:id="9818" w:author="Steven" w:date="2022-03-29T11:54:00Z">
          <w:r w:rsidR="00812AB5" w:rsidDel="00D071B9">
            <w:delText>.01</w:delText>
          </w:r>
        </w:del>
      </w:ins>
      <w:ins w:id="9819" w:author="mp4" w:date="2018-08-24T14:07:00Z">
        <w:del w:id="9820" w:author="Steven" w:date="2022-03-29T11:54:00Z">
          <w:r w:rsidR="000333A6" w:rsidDel="00D071B9">
            <w:delText>1)</w:delText>
          </w:r>
        </w:del>
      </w:ins>
      <w:ins w:id="9821" w:author="Steven LaBelle" w:date="2019-04-24T16:10:00Z">
        <w:del w:id="9822" w:author="Steven" w:date="2022-03-29T11:54:00Z">
          <w:r w:rsidR="00AC66DB" w:rsidDel="00D071B9">
            <w:delText>.</w:delText>
          </w:r>
        </w:del>
      </w:ins>
      <w:ins w:id="9823" w:author="mp4" w:date="2018-08-24T14:00:00Z">
        <w:del w:id="9824" w:author="Steven" w:date="2022-03-29T16:16:00Z">
          <w:r w:rsidR="00F94C91" w:rsidDel="006902C1">
            <w:delText xml:space="preserve"> </w:delText>
          </w:r>
        </w:del>
      </w:ins>
      <w:ins w:id="9825" w:author="Steven LaBelle" w:date="2019-12-12T10:43:00Z">
        <w:del w:id="9826" w:author="Steven" w:date="2022-03-29T16:16:00Z">
          <w:r w:rsidDel="006902C1">
            <w:delText xml:space="preserve">If the </w:delText>
          </w:r>
        </w:del>
      </w:ins>
      <w:ins w:id="9827" w:author="Steven LaBelle" w:date="2019-12-12T10:44:00Z">
        <w:del w:id="9828" w:author="Steven" w:date="2022-03-29T16:16:00Z">
          <w:r w:rsidDel="006902C1">
            <w:delText xml:space="preserve">scale factor is too </w:delText>
          </w:r>
        </w:del>
      </w:ins>
      <w:ins w:id="9829" w:author="Steven LaBelle" w:date="2019-12-12T11:20:00Z">
        <w:del w:id="9830" w:author="Steven" w:date="2022-03-29T16:16:00Z">
          <w:r w:rsidR="00812AB5" w:rsidDel="006902C1">
            <w:delText>high the vessel will become trapped in an element</w:delText>
          </w:r>
        </w:del>
      </w:ins>
      <w:ins w:id="9831" w:author="Steven LaBelle" w:date="2019-12-12T10:44:00Z">
        <w:del w:id="9832" w:author="Steven" w:date="2022-03-29T16:16:00Z">
          <w:r w:rsidDel="006902C1">
            <w:delText xml:space="preserve"> face </w:delText>
          </w:r>
        </w:del>
      </w:ins>
      <w:ins w:id="9833" w:author="Steven LaBelle" w:date="2019-12-12T11:21:00Z">
        <w:del w:id="9834" w:author="Steven" w:date="2022-03-29T16:16:00Z">
          <w:r w:rsidR="00812AB5" w:rsidDel="006902C1">
            <w:delText>rather than cross into a neighboring element</w:delText>
          </w:r>
        </w:del>
      </w:ins>
      <w:ins w:id="9835" w:author="Steven LaBelle" w:date="2019-12-12T10:45:00Z">
        <w:del w:id="9836" w:author="Steven" w:date="2022-03-29T16:16:00Z">
          <w:r w:rsidDel="006902C1">
            <w:delText xml:space="preserve"> </w:delText>
          </w:r>
        </w:del>
      </w:ins>
      <w:ins w:id="9837" w:author="Steven LaBelle" w:date="2019-12-12T10:44:00Z">
        <w:del w:id="9838" w:author="Steven" w:date="2022-03-29T16:16:00Z">
          <w:r w:rsidDel="006902C1">
            <w:delText xml:space="preserve">(right). </w:delText>
          </w:r>
        </w:del>
      </w:ins>
      <w:del w:id="9839" w:author="Steven" w:date="2022-03-29T16:16:00Z">
        <w:r w:rsidR="00B90FC5" w:rsidDel="006902C1">
          <w:delText xml:space="preserve"> </w:delText>
        </w:r>
        <w:commentRangeStart w:id="9840"/>
        <w:r w:rsidR="00B90FC5" w:rsidDel="006902C1">
          <w:delText xml:space="preserve">When a raycast is performed against the surface of an element </w:delText>
        </w:r>
        <w:commentRangeEnd w:id="9840"/>
        <w:r w:rsidR="00F20597" w:rsidDel="006902C1">
          <w:rPr>
            <w:rStyle w:val="CommentReference"/>
          </w:rPr>
          <w:commentReference w:id="9840"/>
        </w:r>
        <w:r w:rsidR="00B90FC5" w:rsidDel="006902C1">
          <w:delText>if the scale factor to project the ray to the element surface is below the min_scale_factor the ray will be considered to be in the surface of the element and discarded.</w:delText>
        </w:r>
        <w:r w:rsidR="00CB1DEC" w:rsidDel="006902C1">
          <w:delText xml:space="preserve"> Vessels will </w:delText>
        </w:r>
        <w:commentRangeStart w:id="9841"/>
        <w:r w:rsidR="00CB1DEC" w:rsidDel="006902C1">
          <w:delText>change direction</w:delText>
        </w:r>
        <w:commentRangeEnd w:id="9841"/>
        <w:r w:rsidR="00F20597" w:rsidDel="006902C1">
          <w:rPr>
            <w:rStyle w:val="CommentReference"/>
          </w:rPr>
          <w:commentReference w:id="9841"/>
        </w:r>
        <w:r w:rsidR="00CB1DEC" w:rsidDel="006902C1">
          <w:delText xml:space="preserve"> on hitting an element boundary if this constant is too low. </w:delText>
        </w:r>
        <w:bookmarkStart w:id="9842" w:name="_Toc99726463"/>
        <w:bookmarkEnd w:id="9842"/>
      </w:del>
    </w:p>
    <w:p w14:paraId="051D6B4B" w14:textId="5A2C6513" w:rsidR="001079E9" w:rsidDel="006902C1" w:rsidRDefault="001079E9" w:rsidP="001079E9">
      <w:pPr>
        <w:rPr>
          <w:del w:id="9843" w:author="Steven" w:date="2022-03-29T16:16:00Z"/>
        </w:rPr>
      </w:pPr>
      <w:del w:id="9844" w:author="Steven" w:date="2022-03-29T16:16:00Z">
        <w:r w:rsidDel="006902C1">
          <w:delText>e.g.</w:delText>
        </w:r>
        <w:r w:rsidRPr="001079E9" w:rsidDel="006902C1">
          <w:delText xml:space="preserve"> </w:delText>
        </w:r>
        <w:bookmarkStart w:id="9845" w:name="_Toc99726464"/>
        <w:bookmarkEnd w:id="9845"/>
      </w:del>
    </w:p>
    <w:p w14:paraId="646A03A8" w14:textId="56B45C20" w:rsidR="00CB1DEC" w:rsidDel="006902C1" w:rsidRDefault="00A94E17" w:rsidP="00A94E17">
      <w:pPr>
        <w:shd w:val="clear" w:color="auto" w:fill="FFFFFF"/>
        <w:jc w:val="left"/>
        <w:rPr>
          <w:del w:id="9846" w:author="Steven" w:date="2022-03-29T16:16:00Z"/>
        </w:rPr>
      </w:pPr>
      <w:del w:id="9847" w:author="Steven" w:date="2022-03-29T16:16:00Z">
        <w:r w:rsidRPr="00A94E17" w:rsidDel="006902C1">
          <w:rPr>
            <w:rFonts w:ascii="Courier New" w:hAnsi="Courier New" w:cs="Courier New"/>
            <w:color w:val="0000FF"/>
            <w:sz w:val="20"/>
            <w:szCs w:val="20"/>
          </w:rPr>
          <w:delText>&lt;min_scale_factor&gt;</w:delText>
        </w:r>
      </w:del>
      <w:ins w:id="9848" w:author="Steven LaBelle" w:date="2019-12-10T17:10:00Z">
        <w:del w:id="9849" w:author="Steven" w:date="2022-03-29T16:16:00Z">
          <w:r w:rsidR="00087307" w:rsidRPr="00D071B9" w:rsidDel="006902C1">
            <w:rPr>
              <w:rFonts w:ascii="Courier New" w:hAnsi="Courier New" w:cs="Courier New"/>
              <w:bCs/>
              <w:color w:val="000000"/>
              <w:sz w:val="20"/>
              <w:szCs w:val="20"/>
              <w:rPrChange w:id="9850" w:author="Steven" w:date="2022-03-29T11:54:00Z">
                <w:rPr>
                  <w:rFonts w:ascii="Courier New" w:hAnsi="Courier New" w:cs="Courier New"/>
                  <w:b/>
                  <w:bCs/>
                  <w:color w:val="000000"/>
                  <w:sz w:val="20"/>
                  <w:szCs w:val="20"/>
                </w:rPr>
              </w:rPrChange>
            </w:rPr>
            <w:delText>0</w:delText>
          </w:r>
        </w:del>
      </w:ins>
      <w:del w:id="9851" w:author="Steven" w:date="2022-03-29T16:16:00Z">
        <w:r w:rsidRPr="00A94E17" w:rsidDel="006902C1">
          <w:rPr>
            <w:rFonts w:ascii="Courier New" w:hAnsi="Courier New" w:cs="Courier New"/>
            <w:b/>
            <w:bCs/>
            <w:color w:val="000000"/>
            <w:sz w:val="20"/>
            <w:szCs w:val="20"/>
          </w:rPr>
          <w:delText>1</w:delText>
        </w:r>
        <w:r w:rsidRPr="00A94E17" w:rsidDel="006902C1">
          <w:rPr>
            <w:rFonts w:ascii="Courier New" w:hAnsi="Courier New" w:cs="Courier New"/>
            <w:color w:val="0000FF"/>
            <w:sz w:val="20"/>
            <w:szCs w:val="20"/>
          </w:rPr>
          <w:delText>&lt;/min_scale_factor&gt;</w:delText>
        </w:r>
        <w:bookmarkStart w:id="9852" w:name="_Toc99726465"/>
        <w:bookmarkEnd w:id="9852"/>
      </w:del>
    </w:p>
    <w:p w14:paraId="53306CE5" w14:textId="603F09AB" w:rsidR="00CB1DEC" w:rsidDel="006902C1" w:rsidRDefault="00CB1DEC">
      <w:pPr>
        <w:pStyle w:val="Heading2"/>
        <w:rPr>
          <w:del w:id="9853" w:author="Steven" w:date="2022-03-29T16:16:00Z"/>
        </w:rPr>
      </w:pPr>
      <w:del w:id="9854" w:author="Steven" w:date="2022-03-29T16:16:00Z">
        <w:r w:rsidDel="006902C1">
          <w:delText>Bounds Tolerance</w:delText>
        </w:r>
        <w:bookmarkStart w:id="9855" w:name="_Toc99726466"/>
        <w:bookmarkEnd w:id="9855"/>
      </w:del>
    </w:p>
    <w:p w14:paraId="63EDCDC9" w14:textId="2757599B" w:rsidR="004F25E3" w:rsidDel="006902C1" w:rsidRDefault="004F25E3" w:rsidP="00CB1DEC">
      <w:pPr>
        <w:rPr>
          <w:del w:id="9856" w:author="Steven" w:date="2022-03-29T16:16:00Z"/>
        </w:rPr>
      </w:pPr>
      <w:del w:id="9857" w:author="Steven" w:date="2022-03-29T11:56:00Z">
        <w:r w:rsidDel="00D071B9">
          <w:delText xml:space="preserve">The tolerance on natural coordinates in the growth process. </w:delText>
        </w:r>
      </w:del>
      <w:del w:id="9858" w:author="Steven" w:date="2022-03-29T16:16:00Z">
        <w:r w:rsidDel="006902C1">
          <w:delText xml:space="preserve">Setting this value too low will result in vessels </w:delText>
        </w:r>
      </w:del>
      <w:del w:id="9859" w:author="Steven" w:date="2022-03-29T11:56:00Z">
        <w:r w:rsidDel="00D071B9">
          <w:delText xml:space="preserve">dying prematurely. </w:delText>
        </w:r>
      </w:del>
      <w:del w:id="9860" w:author="Steven" w:date="2022-03-29T16:16:00Z">
        <w:r w:rsidDel="006902C1">
          <w:delText>If this value is too loose</w:delText>
        </w:r>
      </w:del>
      <w:ins w:id="9861" w:author="Steven LaBelle" w:date="2018-08-21T12:43:00Z">
        <w:del w:id="9862" w:author="Steven" w:date="2022-03-29T16:16:00Z">
          <w:r w:rsidR="00F20597" w:rsidDel="006902C1">
            <w:delText>loose,</w:delText>
          </w:r>
        </w:del>
      </w:ins>
      <w:del w:id="9863" w:author="Steven" w:date="2022-03-29T16:16:00Z">
        <w:r w:rsidDel="006902C1">
          <w:delText xml:space="preserve"> segments may grow </w:delText>
        </w:r>
      </w:del>
      <w:del w:id="9864" w:author="Steven" w:date="2022-03-29T11:56:00Z">
        <w:r w:rsidDel="00D071B9">
          <w:delText xml:space="preserve">in </w:delText>
        </w:r>
      </w:del>
      <w:del w:id="9865" w:author="Steven" w:date="2022-03-29T16:16:00Z">
        <w:r w:rsidDel="006902C1">
          <w:delText>incorrect elements.</w:delText>
        </w:r>
        <w:bookmarkStart w:id="9866" w:name="_Toc99726467"/>
        <w:bookmarkEnd w:id="9866"/>
      </w:del>
    </w:p>
    <w:p w14:paraId="532D693F" w14:textId="65EA7D84" w:rsidR="00CB1DEC" w:rsidDel="006902C1" w:rsidRDefault="004F25E3" w:rsidP="00CB1DEC">
      <w:pPr>
        <w:rPr>
          <w:del w:id="9867" w:author="Steven" w:date="2022-03-29T16:16:00Z"/>
        </w:rPr>
      </w:pPr>
      <w:del w:id="9868" w:author="Steven" w:date="2022-03-29T16:16:00Z">
        <w:r w:rsidDel="006902C1">
          <w:delText>e.g.</w:delText>
        </w:r>
        <w:r w:rsidRPr="004F25E3" w:rsidDel="006902C1">
          <w:delText xml:space="preserve"> </w:delText>
        </w:r>
        <w:bookmarkStart w:id="9869" w:name="_Toc99726468"/>
        <w:bookmarkEnd w:id="9869"/>
      </w:del>
    </w:p>
    <w:p w14:paraId="2C4FC11B" w14:textId="04CDFDB9" w:rsidR="00FB7B8D" w:rsidDel="006902C1" w:rsidRDefault="00530FFD" w:rsidP="00530FFD">
      <w:pPr>
        <w:shd w:val="clear" w:color="auto" w:fill="FFFFFF"/>
        <w:jc w:val="left"/>
        <w:rPr>
          <w:del w:id="9870" w:author="Steven" w:date="2022-03-29T16:16:00Z"/>
        </w:rPr>
      </w:pPr>
      <w:del w:id="9871" w:author="Steven" w:date="2022-03-29T16:16:00Z">
        <w:r w:rsidRPr="00530FFD" w:rsidDel="006902C1">
          <w:rPr>
            <w:rFonts w:ascii="Courier New" w:hAnsi="Courier New" w:cs="Courier New"/>
            <w:color w:val="0000FF"/>
            <w:sz w:val="20"/>
            <w:szCs w:val="20"/>
          </w:rPr>
          <w:delText>&lt;bounds_tolerance&gt;</w:delText>
        </w:r>
        <w:r w:rsidRPr="00D071B9" w:rsidDel="006902C1">
          <w:rPr>
            <w:rFonts w:ascii="Courier New" w:hAnsi="Courier New" w:cs="Courier New"/>
            <w:bCs/>
            <w:color w:val="000000"/>
            <w:sz w:val="20"/>
            <w:szCs w:val="20"/>
            <w:rPrChange w:id="9872" w:author="Steven" w:date="2022-03-29T11:57:00Z">
              <w:rPr>
                <w:rFonts w:ascii="Courier New" w:hAnsi="Courier New" w:cs="Courier New"/>
                <w:b/>
                <w:bCs/>
                <w:color w:val="000000"/>
                <w:sz w:val="20"/>
                <w:szCs w:val="20"/>
              </w:rPr>
            </w:rPrChange>
          </w:rPr>
          <w:delText>1e-2</w:delText>
        </w:r>
        <w:r w:rsidRPr="00530FFD" w:rsidDel="006902C1">
          <w:rPr>
            <w:rFonts w:ascii="Courier New" w:hAnsi="Courier New" w:cs="Courier New"/>
            <w:color w:val="0000FF"/>
            <w:sz w:val="20"/>
            <w:szCs w:val="20"/>
          </w:rPr>
          <w:delText>&lt;/bounds_tolerance&gt;</w:delText>
        </w:r>
        <w:bookmarkStart w:id="9873" w:name="_Toc99726469"/>
        <w:bookmarkEnd w:id="9873"/>
      </w:del>
    </w:p>
    <w:p w14:paraId="7BCA47B5" w14:textId="737BAE0C" w:rsidR="00FB7B8D" w:rsidDel="003274F6" w:rsidRDefault="00FB7B8D" w:rsidP="00FB7B8D">
      <w:pPr>
        <w:pStyle w:val="Heading2"/>
        <w:rPr>
          <w:del w:id="9874" w:author="Steven" w:date="2022-03-29T11:57:00Z"/>
        </w:rPr>
      </w:pPr>
      <w:commentRangeStart w:id="9875"/>
      <w:del w:id="9876" w:author="Steven" w:date="2022-03-29T11:57:00Z">
        <w:r w:rsidDel="003274F6">
          <w:delText>Min Angle</w:delText>
        </w:r>
        <w:commentRangeEnd w:id="9875"/>
        <w:r w:rsidR="00F20597" w:rsidDel="003274F6">
          <w:rPr>
            <w:rStyle w:val="CommentReference"/>
            <w:rFonts w:cs="Times New Roman"/>
            <w:b w:val="0"/>
            <w:bCs w:val="0"/>
            <w:iCs w:val="0"/>
          </w:rPr>
          <w:commentReference w:id="9875"/>
        </w:r>
        <w:bookmarkStart w:id="9877" w:name="_Toc99726470"/>
        <w:bookmarkEnd w:id="9877"/>
      </w:del>
    </w:p>
    <w:p w14:paraId="6FDCCBBB" w14:textId="5C9983C8" w:rsidR="00FB7B8D" w:rsidDel="003274F6" w:rsidRDefault="00FB7B8D" w:rsidP="00FB7B8D">
      <w:pPr>
        <w:rPr>
          <w:del w:id="9878" w:author="Steven" w:date="2022-03-29T11:57:00Z"/>
        </w:rPr>
      </w:pPr>
      <w:del w:id="9879" w:author="Steven" w:date="2022-03-29T11:57:00Z">
        <w:r w:rsidDel="003274F6">
          <w:delText>As tips reach the edges of an element there may be multiple elements in which it is valid for the tip to grow into.</w:delText>
        </w:r>
      </w:del>
      <w:ins w:id="9880" w:author="mp4" w:date="2018-08-24T13:59:00Z">
        <w:del w:id="9881" w:author="Steven" w:date="2022-03-29T11:57:00Z">
          <w:r w:rsidR="00F94C91" w:rsidDel="003274F6">
            <w:delText xml:space="preserve"> </w:delText>
          </w:r>
          <w:commentRangeStart w:id="9882"/>
          <w:r w:rsidR="00F94C91" w:rsidDel="003274F6">
            <w:delText>For this value the user should input the cosine of the angle not the angle itself for this value.</w:delText>
          </w:r>
        </w:del>
      </w:ins>
      <w:del w:id="9883" w:author="Steven" w:date="2022-03-29T11:57:00Z">
        <w:r w:rsidDel="003274F6">
          <w:delText xml:space="preserve"> </w:delText>
        </w:r>
        <w:commentRangeEnd w:id="9882"/>
        <w:r w:rsidR="00CF1DE5" w:rsidDel="003274F6">
          <w:rPr>
            <w:rStyle w:val="CommentReference"/>
          </w:rPr>
          <w:commentReference w:id="9882"/>
        </w:r>
        <w:r w:rsidDel="003274F6">
          <w:delText>Only one of the possible elements is selected b</w:delText>
        </w:r>
        <w:r w:rsidR="00F7597F" w:rsidDel="003274F6">
          <w:delText>ased on cos(angle</w:delText>
        </w:r>
        <w:r w:rsidR="00654971" w:rsidDel="003274F6">
          <w:delText xml:space="preserve"> between possible direction and current direction</w:delText>
        </w:r>
        <w:r w:rsidR="00F7597F" w:rsidDel="003274F6">
          <w:delText>)</w:delText>
        </w:r>
        <w:r w:rsidR="00654971" w:rsidDel="003274F6">
          <w:delText xml:space="preserve"> is above this value.</w:delText>
        </w:r>
      </w:del>
      <w:ins w:id="9884" w:author="Steven LaBelle" w:date="2019-12-12T12:39:00Z">
        <w:del w:id="9885" w:author="Steven" w:date="2022-03-29T11:57:00Z">
          <w:r w:rsidR="006E5C42" w:rsidDel="003274F6">
            <w:delText xml:space="preserve">AngioFE checks the potential distance a vessel could grow in each possible element then selects the one that would allow the most growth </w:delText>
          </w:r>
        </w:del>
      </w:ins>
      <w:ins w:id="9886" w:author="Steven LaBelle" w:date="2019-12-12T12:40:00Z">
        <w:del w:id="9887" w:author="Steven" w:date="2022-03-29T11:57:00Z">
          <w:r w:rsidR="006E5C42" w:rsidDel="003274F6">
            <w:delText xml:space="preserve">in the current configuration </w:delText>
          </w:r>
        </w:del>
      </w:ins>
      <w:ins w:id="9888" w:author="Steven LaBelle" w:date="2019-12-12T12:39:00Z">
        <w:del w:id="9889" w:author="Steven" w:date="2022-03-29T11:57:00Z">
          <w:r w:rsidR="006E5C42" w:rsidDel="003274F6">
            <w:delText>based on this angle.</w:delText>
          </w:r>
        </w:del>
      </w:ins>
      <w:del w:id="9890" w:author="Steven" w:date="2022-03-29T11:57:00Z">
        <w:r w:rsidR="00654971" w:rsidDel="003274F6">
          <w:delText xml:space="preserve"> </w:delText>
        </w:r>
      </w:del>
      <w:ins w:id="9891" w:author="Steven LaBelle" w:date="2019-12-12T12:40:00Z">
        <w:del w:id="9892" w:author="Steven" w:date="2022-03-29T11:57:00Z">
          <w:r w:rsidR="006E5C42" w:rsidDel="003274F6">
            <w:delText>Units are degrees.</w:delText>
          </w:r>
        </w:del>
      </w:ins>
      <w:del w:id="9893" w:author="Steven" w:date="2022-03-29T11:57:00Z">
        <w:r w:rsidR="00654971" w:rsidDel="003274F6">
          <w:delText>Then from any remaining segments choose the one that will allow the most growth in the current configuration.</w:delText>
        </w:r>
        <w:bookmarkStart w:id="9894" w:name="_Toc99726471"/>
        <w:bookmarkEnd w:id="9894"/>
      </w:del>
    </w:p>
    <w:p w14:paraId="3B2A8467" w14:textId="22F7F5FA" w:rsidR="001E42B2" w:rsidDel="003274F6" w:rsidRDefault="001E42B2" w:rsidP="00FB7B8D">
      <w:pPr>
        <w:rPr>
          <w:del w:id="9895" w:author="Steven" w:date="2022-03-29T11:57:00Z"/>
        </w:rPr>
      </w:pPr>
      <w:del w:id="9896" w:author="Steven" w:date="2022-03-29T11:57:00Z">
        <w:r w:rsidDel="003274F6">
          <w:delText>e.g.</w:delText>
        </w:r>
        <w:r w:rsidRPr="001E42B2" w:rsidDel="003274F6">
          <w:delText xml:space="preserve"> </w:delText>
        </w:r>
        <w:bookmarkStart w:id="9897" w:name="_Toc99726472"/>
        <w:bookmarkEnd w:id="9897"/>
      </w:del>
    </w:p>
    <w:p w14:paraId="4A2CF251" w14:textId="18139CB1" w:rsidR="001E42B2" w:rsidDel="003274F6" w:rsidRDefault="00530FFD" w:rsidP="00530FFD">
      <w:pPr>
        <w:shd w:val="clear" w:color="auto" w:fill="FFFFFF"/>
        <w:jc w:val="left"/>
        <w:rPr>
          <w:ins w:id="9898" w:author="Steven LaBelle" w:date="2019-04-22T18:09:00Z"/>
          <w:del w:id="9899" w:author="Steven" w:date="2022-03-29T11:57:00Z"/>
          <w:rFonts w:ascii="Courier New" w:hAnsi="Courier New" w:cs="Courier New"/>
          <w:color w:val="0000FF"/>
          <w:sz w:val="20"/>
          <w:szCs w:val="20"/>
        </w:rPr>
      </w:pPr>
      <w:del w:id="9900" w:author="Steven" w:date="2022-03-29T11:57:00Z">
        <w:r w:rsidRPr="00530FFD" w:rsidDel="003274F6">
          <w:rPr>
            <w:rFonts w:ascii="Courier New" w:hAnsi="Courier New" w:cs="Courier New"/>
            <w:color w:val="0000FF"/>
            <w:sz w:val="20"/>
            <w:szCs w:val="20"/>
          </w:rPr>
          <w:delText>&lt;min_angle&gt;</w:delText>
        </w:r>
        <w:r w:rsidRPr="00530FFD" w:rsidDel="003274F6">
          <w:rPr>
            <w:rFonts w:ascii="Courier New" w:hAnsi="Courier New" w:cs="Courier New"/>
            <w:b/>
            <w:bCs/>
            <w:color w:val="000000"/>
            <w:sz w:val="20"/>
            <w:szCs w:val="20"/>
          </w:rPr>
          <w:delText>.25</w:delText>
        </w:r>
      </w:del>
      <w:ins w:id="9901" w:author="Steven LaBelle" w:date="2019-12-12T12:39:00Z">
        <w:del w:id="9902" w:author="Steven" w:date="2022-03-29T11:57:00Z">
          <w:r w:rsidR="006E5C42" w:rsidDel="003274F6">
            <w:rPr>
              <w:rFonts w:ascii="Courier New" w:hAnsi="Courier New" w:cs="Courier New"/>
              <w:b/>
              <w:bCs/>
              <w:color w:val="000000"/>
              <w:sz w:val="20"/>
              <w:szCs w:val="20"/>
            </w:rPr>
            <w:delText>7</w:delText>
          </w:r>
        </w:del>
      </w:ins>
      <w:ins w:id="9903" w:author="Steven LaBelle" w:date="2019-12-12T12:44:00Z">
        <w:del w:id="9904" w:author="Steven" w:date="2022-03-29T11:57:00Z">
          <w:r w:rsidR="006E5C42" w:rsidDel="003274F6">
            <w:rPr>
              <w:rFonts w:ascii="Courier New" w:hAnsi="Courier New" w:cs="Courier New"/>
              <w:b/>
              <w:bCs/>
              <w:color w:val="000000"/>
              <w:sz w:val="20"/>
              <w:szCs w:val="20"/>
            </w:rPr>
            <w:delText>0</w:delText>
          </w:r>
        </w:del>
      </w:ins>
      <w:del w:id="9905" w:author="Steven" w:date="2022-03-29T11:57:00Z">
        <w:r w:rsidRPr="00530FFD" w:rsidDel="003274F6">
          <w:rPr>
            <w:rFonts w:ascii="Courier New" w:hAnsi="Courier New" w:cs="Courier New"/>
            <w:color w:val="0000FF"/>
            <w:sz w:val="20"/>
            <w:szCs w:val="20"/>
          </w:rPr>
          <w:delText>&lt;/min_angle&gt;</w:delText>
        </w:r>
      </w:del>
      <w:bookmarkStart w:id="9906" w:name="_Toc99726473"/>
      <w:bookmarkEnd w:id="9906"/>
    </w:p>
    <w:p w14:paraId="01782BA2" w14:textId="6D8B535C" w:rsidR="00641629" w:rsidDel="006902C1" w:rsidRDefault="00641629" w:rsidP="00530FFD">
      <w:pPr>
        <w:shd w:val="clear" w:color="auto" w:fill="FFFFFF"/>
        <w:jc w:val="left"/>
        <w:rPr>
          <w:ins w:id="9907" w:author="Steven LaBelle" w:date="2019-04-22T18:09:00Z"/>
          <w:del w:id="9908" w:author="Steven" w:date="2022-03-29T16:16:00Z"/>
          <w:rFonts w:ascii="Courier New" w:hAnsi="Courier New" w:cs="Courier New"/>
          <w:color w:val="0000FF"/>
          <w:sz w:val="20"/>
          <w:szCs w:val="20"/>
        </w:rPr>
      </w:pPr>
      <w:bookmarkStart w:id="9909" w:name="_Toc99726474"/>
      <w:bookmarkEnd w:id="9909"/>
    </w:p>
    <w:p w14:paraId="0905B1E2" w14:textId="65CF880D" w:rsidR="00641629" w:rsidDel="006902C1" w:rsidRDefault="00641629">
      <w:pPr>
        <w:pStyle w:val="Heading2"/>
        <w:rPr>
          <w:ins w:id="9910" w:author="Steven LaBelle" w:date="2019-04-22T18:09:00Z"/>
          <w:del w:id="9911" w:author="Steven" w:date="2022-03-29T16:16:00Z"/>
        </w:rPr>
        <w:pPrChange w:id="9912" w:author="Steven" w:date="2022-03-29T16:04:00Z">
          <w:pPr>
            <w:shd w:val="clear" w:color="auto" w:fill="FFFFFF"/>
            <w:jc w:val="left"/>
          </w:pPr>
        </w:pPrChange>
      </w:pPr>
      <w:ins w:id="9913" w:author="Steven LaBelle" w:date="2019-04-22T18:09:00Z">
        <w:del w:id="9914" w:author="Steven" w:date="2022-03-29T16:16:00Z">
          <w:r w:rsidDel="006902C1">
            <w:delText>Max Angio DT</w:delText>
          </w:r>
          <w:bookmarkStart w:id="9915" w:name="_Toc99726475"/>
          <w:bookmarkEnd w:id="9915"/>
        </w:del>
      </w:ins>
    </w:p>
    <w:p w14:paraId="1B53D500" w14:textId="0063016F" w:rsidR="00641629" w:rsidDel="006902C1" w:rsidRDefault="00641629">
      <w:pPr>
        <w:rPr>
          <w:ins w:id="9916" w:author="Steven LaBelle" w:date="2019-04-22T18:10:00Z"/>
          <w:del w:id="9917" w:author="Steven" w:date="2022-03-29T16:16:00Z"/>
        </w:rPr>
        <w:pPrChange w:id="9918" w:author="Steven LaBelle" w:date="2019-04-22T18:09:00Z">
          <w:pPr>
            <w:shd w:val="clear" w:color="auto" w:fill="FFFFFF"/>
            <w:jc w:val="left"/>
          </w:pPr>
        </w:pPrChange>
      </w:pPr>
      <w:ins w:id="9919" w:author="Steven LaBelle" w:date="2019-04-22T18:09:00Z">
        <w:del w:id="9920" w:author="Steven" w:date="2022-03-29T12:05:00Z">
          <w:r w:rsidDel="008D6FE9">
            <w:delText xml:space="preserve">This </w:delText>
          </w:r>
        </w:del>
        <w:del w:id="9921" w:author="Steven" w:date="2022-03-29T16:16:00Z">
          <w:r w:rsidDel="006902C1">
            <w:delText xml:space="preserve">parameter </w:delText>
          </w:r>
        </w:del>
        <w:del w:id="9922" w:author="Steven" w:date="2022-03-29T12:05:00Z">
          <w:r w:rsidDel="008D6FE9">
            <w:delText xml:space="preserve">is the </w:delText>
          </w:r>
        </w:del>
        <w:del w:id="9923" w:author="Steven" w:date="2022-03-29T16:16:00Z">
          <w:r w:rsidDel="006902C1">
            <w:delText xml:space="preserve">maximum </w:delText>
          </w:r>
        </w:del>
      </w:ins>
      <w:ins w:id="9924" w:author="Steven LaBelle" w:date="2019-04-22T18:10:00Z">
        <w:del w:id="9925" w:author="Steven" w:date="2022-03-29T16:16:00Z">
          <w:r w:rsidDel="006902C1">
            <w:delText xml:space="preserve">step size taken before the growth model will be updated. The default value is 0.25 days. </w:delText>
          </w:r>
        </w:del>
        <w:del w:id="9926" w:author="Steven" w:date="2022-03-29T12:05:00Z">
          <w:r w:rsidDel="008D6FE9">
            <w:delText xml:space="preserve">This </w:delText>
          </w:r>
        </w:del>
        <w:del w:id="9927" w:author="Steven" w:date="2022-03-29T16:16:00Z">
          <w:r w:rsidDel="006902C1">
            <w:delText>can be overridden in the control section e.g.</w:delText>
          </w:r>
          <w:bookmarkStart w:id="9928" w:name="_Toc99726476"/>
          <w:bookmarkEnd w:id="9928"/>
        </w:del>
      </w:ins>
    </w:p>
    <w:p w14:paraId="77420D7A" w14:textId="6A1BCE3D" w:rsidR="00641629" w:rsidRPr="00641629" w:rsidDel="006902C1" w:rsidRDefault="00641629">
      <w:pPr>
        <w:shd w:val="clear" w:color="auto" w:fill="FFFFFF"/>
        <w:jc w:val="left"/>
        <w:rPr>
          <w:del w:id="9929" w:author="Steven" w:date="2022-03-29T16:16:00Z"/>
          <w:rFonts w:ascii="Courier New" w:hAnsi="Courier New" w:cs="Courier New"/>
          <w:color w:val="0000FF"/>
          <w:sz w:val="20"/>
          <w:szCs w:val="20"/>
          <w:rPrChange w:id="9930" w:author="Steven LaBelle" w:date="2019-04-22T18:10:00Z">
            <w:rPr>
              <w:del w:id="9931" w:author="Steven" w:date="2022-03-29T16:16:00Z"/>
            </w:rPr>
          </w:rPrChange>
        </w:rPr>
      </w:pPr>
      <w:ins w:id="9932" w:author="Steven LaBelle" w:date="2019-04-22T18:10:00Z">
        <w:del w:id="9933" w:author="Steven" w:date="2022-03-29T16:16:00Z">
          <w:r w:rsidRPr="00530FFD" w:rsidDel="006902C1">
            <w:rPr>
              <w:rFonts w:ascii="Courier New" w:hAnsi="Courier New" w:cs="Courier New"/>
              <w:color w:val="0000FF"/>
              <w:sz w:val="20"/>
              <w:szCs w:val="20"/>
            </w:rPr>
            <w:delText>&lt;</w:delText>
          </w:r>
          <w:r w:rsidDel="006902C1">
            <w:rPr>
              <w:rFonts w:ascii="Courier New" w:hAnsi="Courier New" w:cs="Courier New"/>
              <w:color w:val="0000FF"/>
              <w:sz w:val="20"/>
              <w:szCs w:val="20"/>
            </w:rPr>
            <w:delText>max_angio_dt</w:delText>
          </w:r>
          <w:r w:rsidR="00F253D0" w:rsidDel="006902C1">
            <w:rPr>
              <w:rFonts w:ascii="Courier New" w:hAnsi="Courier New" w:cs="Courier New"/>
              <w:color w:val="0000FF"/>
              <w:sz w:val="20"/>
              <w:szCs w:val="20"/>
            </w:rPr>
            <w:delText>&gt;</w:delText>
          </w:r>
        </w:del>
      </w:ins>
      <w:ins w:id="9934" w:author="Steven LaBelle" w:date="2019-04-22T18:11:00Z">
        <w:del w:id="9935" w:author="Steven" w:date="2022-03-29T16:16:00Z">
          <w:r w:rsidR="00F253D0" w:rsidRPr="003274F6" w:rsidDel="006902C1">
            <w:rPr>
              <w:rFonts w:ascii="Courier New" w:hAnsi="Courier New" w:cs="Courier New"/>
              <w:bCs/>
              <w:color w:val="000000"/>
              <w:sz w:val="20"/>
              <w:szCs w:val="20"/>
              <w:rPrChange w:id="9936" w:author="Steven" w:date="2022-03-29T11:58:00Z">
                <w:rPr>
                  <w:rFonts w:ascii="Courier New" w:hAnsi="Courier New" w:cs="Courier New"/>
                  <w:b/>
                  <w:bCs/>
                  <w:color w:val="000000"/>
                  <w:sz w:val="20"/>
                  <w:szCs w:val="20"/>
                </w:rPr>
              </w:rPrChange>
            </w:rPr>
            <w:delText>0.</w:delText>
          </w:r>
        </w:del>
      </w:ins>
      <w:ins w:id="9937" w:author="Steven LaBelle" w:date="2019-04-22T18:10:00Z">
        <w:del w:id="9938" w:author="Steven" w:date="2022-03-29T16:16:00Z">
          <w:r w:rsidRPr="003274F6" w:rsidDel="006902C1">
            <w:rPr>
              <w:rFonts w:ascii="Courier New" w:hAnsi="Courier New" w:cs="Courier New"/>
              <w:bCs/>
              <w:color w:val="000000"/>
              <w:sz w:val="20"/>
              <w:szCs w:val="20"/>
              <w:rPrChange w:id="9939" w:author="Steven" w:date="2022-03-29T11:58:00Z">
                <w:rPr>
                  <w:rFonts w:ascii="Courier New" w:hAnsi="Courier New" w:cs="Courier New"/>
                  <w:b/>
                  <w:bCs/>
                  <w:color w:val="000000"/>
                  <w:sz w:val="20"/>
                  <w:szCs w:val="20"/>
                </w:rPr>
              </w:rPrChange>
            </w:rPr>
            <w:delText>25</w:delText>
          </w:r>
          <w:r w:rsidRPr="00530FFD" w:rsidDel="006902C1">
            <w:rPr>
              <w:rFonts w:ascii="Courier New" w:hAnsi="Courier New" w:cs="Courier New"/>
              <w:color w:val="0000FF"/>
              <w:sz w:val="20"/>
              <w:szCs w:val="20"/>
            </w:rPr>
            <w:delText>&lt;/m</w:delText>
          </w:r>
          <w:r w:rsidDel="006902C1">
            <w:rPr>
              <w:rFonts w:ascii="Courier New" w:hAnsi="Courier New" w:cs="Courier New"/>
              <w:color w:val="0000FF"/>
              <w:sz w:val="20"/>
              <w:szCs w:val="20"/>
            </w:rPr>
            <w:delText>ax_angio_dt</w:delText>
          </w:r>
          <w:r w:rsidRPr="00530FFD" w:rsidDel="006902C1">
            <w:rPr>
              <w:rFonts w:ascii="Courier New" w:hAnsi="Courier New" w:cs="Courier New"/>
              <w:color w:val="0000FF"/>
              <w:sz w:val="20"/>
              <w:szCs w:val="20"/>
            </w:rPr>
            <w:delText>&gt;</w:delText>
          </w:r>
        </w:del>
      </w:ins>
      <w:bookmarkStart w:id="9940" w:name="_Toc99726477"/>
      <w:bookmarkEnd w:id="9940"/>
    </w:p>
    <w:p w14:paraId="2F800557" w14:textId="47C3E502" w:rsidR="001E42B2" w:rsidDel="006902C1" w:rsidRDefault="001E42B2">
      <w:pPr>
        <w:pStyle w:val="Heading2"/>
        <w:rPr>
          <w:del w:id="9941" w:author="Steven" w:date="2022-03-29T16:16:00Z"/>
        </w:rPr>
      </w:pPr>
      <w:del w:id="9942" w:author="Steven" w:date="2022-03-29T16:16:00Z">
        <w:r w:rsidDel="006902C1">
          <w:delText>Growth Substeps</w:delText>
        </w:r>
        <w:bookmarkStart w:id="9943" w:name="_Toc99726478"/>
        <w:bookmarkEnd w:id="9943"/>
      </w:del>
    </w:p>
    <w:p w14:paraId="509AD8BD" w14:textId="0C12C38F" w:rsidR="001E42B2" w:rsidDel="00252348" w:rsidRDefault="001E42B2" w:rsidP="001E42B2">
      <w:pPr>
        <w:rPr>
          <w:del w:id="9944" w:author="Steven" w:date="2022-03-29T12:03:00Z"/>
        </w:rPr>
      </w:pPr>
      <w:del w:id="9945" w:author="Steven" w:date="2022-03-29T12:02:00Z">
        <w:r w:rsidDel="00252348">
          <w:delText>The number of growth substeps that occour. This in some sense define</w:delText>
        </w:r>
        <w:r w:rsidR="00E94206" w:rsidDel="00252348">
          <w:delText>s the</w:delText>
        </w:r>
        <w:r w:rsidDel="00252348">
          <w:delText xml:space="preserve"> maximum number of segments that may grow from a tip in a single timestep. </w:delText>
        </w:r>
      </w:del>
      <w:del w:id="9946" w:author="Steven" w:date="2022-03-29T12:03:00Z">
        <w:r w:rsidR="00E94206" w:rsidDel="00252348">
          <w:delText xml:space="preserve">For regular meshes this should be set to 3. </w:delText>
        </w:r>
        <w:r w:rsidR="00220659" w:rsidDel="00252348">
          <w:delText>If this is set to higher values than needed, the computations will take longer but the results will not change.</w:delText>
        </w:r>
        <w:bookmarkStart w:id="9947" w:name="_Toc99726479"/>
        <w:bookmarkEnd w:id="9947"/>
      </w:del>
    </w:p>
    <w:p w14:paraId="183DCBC6" w14:textId="46E506BC" w:rsidR="00E94206" w:rsidDel="006902C1" w:rsidRDefault="00E94206" w:rsidP="001E42B2">
      <w:pPr>
        <w:rPr>
          <w:del w:id="9948" w:author="Steven" w:date="2022-03-29T16:16:00Z"/>
        </w:rPr>
      </w:pPr>
      <w:bookmarkStart w:id="9949" w:name="_Toc99726480"/>
      <w:bookmarkEnd w:id="9949"/>
    </w:p>
    <w:p w14:paraId="7FC1F41C" w14:textId="6E821474" w:rsidR="00E94206" w:rsidDel="006902C1" w:rsidRDefault="00E94206" w:rsidP="001E42B2">
      <w:pPr>
        <w:rPr>
          <w:del w:id="9950" w:author="Steven" w:date="2022-03-29T16:16:00Z"/>
        </w:rPr>
      </w:pPr>
      <w:del w:id="9951" w:author="Steven" w:date="2022-03-29T16:16:00Z">
        <w:r w:rsidDel="006902C1">
          <w:delText>e.g.</w:delText>
        </w:r>
        <w:r w:rsidRPr="00E94206" w:rsidDel="006902C1">
          <w:delText xml:space="preserve"> </w:delText>
        </w:r>
        <w:bookmarkStart w:id="9952" w:name="_Toc99726481"/>
        <w:bookmarkEnd w:id="9952"/>
      </w:del>
    </w:p>
    <w:p w14:paraId="67B7945D" w14:textId="14EB6CBA" w:rsidR="00FF0045" w:rsidRPr="008D6FE9" w:rsidDel="006902C1" w:rsidRDefault="00530FFD">
      <w:pPr>
        <w:rPr>
          <w:del w:id="9953" w:author="Steven" w:date="2022-03-29T16:16:00Z"/>
        </w:rPr>
        <w:pPrChange w:id="9954" w:author="Steven" w:date="2022-03-29T12:06:00Z">
          <w:pPr>
            <w:shd w:val="clear" w:color="auto" w:fill="FFFFFF"/>
            <w:jc w:val="left"/>
          </w:pPr>
        </w:pPrChange>
      </w:pPr>
      <w:del w:id="9955" w:author="Steven" w:date="2022-03-29T16:16:00Z">
        <w:r w:rsidRPr="00530FFD" w:rsidDel="006902C1">
          <w:rPr>
            <w:rFonts w:ascii="Courier New" w:hAnsi="Courier New" w:cs="Courier New"/>
            <w:color w:val="0000FF"/>
            <w:sz w:val="20"/>
            <w:szCs w:val="20"/>
          </w:rPr>
          <w:delText>&lt;growth_substeps&gt;</w:delText>
        </w:r>
        <w:r w:rsidRPr="00252348" w:rsidDel="006902C1">
          <w:rPr>
            <w:rFonts w:ascii="Courier New" w:hAnsi="Courier New" w:cs="Courier New"/>
            <w:bCs/>
            <w:color w:val="000000"/>
            <w:sz w:val="20"/>
            <w:szCs w:val="20"/>
            <w:rPrChange w:id="9956" w:author="Steven" w:date="2022-03-29T12:03:00Z">
              <w:rPr>
                <w:rFonts w:ascii="Courier New" w:hAnsi="Courier New" w:cs="Courier New"/>
                <w:b/>
                <w:bCs/>
                <w:color w:val="000000"/>
                <w:sz w:val="20"/>
                <w:szCs w:val="20"/>
              </w:rPr>
            </w:rPrChange>
          </w:rPr>
          <w:delText>3</w:delText>
        </w:r>
        <w:r w:rsidRPr="00530FFD" w:rsidDel="006902C1">
          <w:rPr>
            <w:rFonts w:ascii="Courier New" w:hAnsi="Courier New" w:cs="Courier New"/>
            <w:color w:val="0000FF"/>
            <w:sz w:val="20"/>
            <w:szCs w:val="20"/>
          </w:rPr>
          <w:delText>&lt;/growth_substeps&gt;</w:delText>
        </w:r>
        <w:bookmarkStart w:id="9957" w:name="_Toc99726482"/>
        <w:bookmarkEnd w:id="9957"/>
      </w:del>
    </w:p>
    <w:p w14:paraId="6C8DDC29" w14:textId="4F526C5F" w:rsidR="006A0BC1" w:rsidRDefault="00B70A33" w:rsidP="00B023D7">
      <w:pPr>
        <w:pStyle w:val="Heading1"/>
      </w:pPr>
      <w:bookmarkStart w:id="9958" w:name="_Toc99726483"/>
      <w:r>
        <w:lastRenderedPageBreak/>
        <w:t xml:space="preserve">Output </w:t>
      </w:r>
      <w:r w:rsidR="00D6379F">
        <w:t>Data</w:t>
      </w:r>
      <w:bookmarkEnd w:id="9958"/>
    </w:p>
    <w:p w14:paraId="4C79714B" w14:textId="17617A81" w:rsidR="00A60A12" w:rsidRDefault="00A60A12">
      <w:pPr>
        <w:pStyle w:val="Heading2"/>
      </w:pPr>
      <w:bookmarkStart w:id="9959" w:name="_Toc99726484"/>
      <w:r>
        <w:t>Files</w:t>
      </w:r>
      <w:bookmarkEnd w:id="9959"/>
    </w:p>
    <w:p w14:paraId="22D5A7FA" w14:textId="2E5555D7" w:rsidR="00E9689B" w:rsidRPr="00E9689B" w:rsidRDefault="00E9689B" w:rsidP="00E9689B">
      <w:r>
        <w:t>This section describes the possible outputs of this plugin. The two main modes of output are creating files in the same directory the run was started from, or adding additional data to the .</w:t>
      </w:r>
      <w:proofErr w:type="spellStart"/>
      <w:r>
        <w:t>xplt</w:t>
      </w:r>
      <w:proofErr w:type="spellEnd"/>
      <w:r>
        <w:t xml:space="preserve"> file which can be viewed with heat maps.</w:t>
      </w:r>
    </w:p>
    <w:p w14:paraId="03DC4197" w14:textId="420CAB63" w:rsidR="00D6379F" w:rsidRDefault="00B41DEF" w:rsidP="00A60A12">
      <w:pPr>
        <w:pStyle w:val="Heading3"/>
      </w:pPr>
      <w:bookmarkStart w:id="9960" w:name="_Toc99726485"/>
      <w:ins w:id="9961" w:author="Steven [2]" w:date="2021-09-18T12:53:00Z">
        <w:r>
          <w:t xml:space="preserve">Angio Log: </w:t>
        </w:r>
      </w:ins>
      <w:del w:id="9962" w:author="Steven [2]" w:date="2021-09-18T12:50:00Z">
        <w:r w:rsidR="00A60A12" w:rsidDel="00B41DEF">
          <w:delText>Log</w:delText>
        </w:r>
      </w:del>
      <w:ins w:id="9963" w:author="Steven [2]" w:date="2021-09-18T12:50:00Z">
        <w:r>
          <w:t>out_log.csv</w:t>
        </w:r>
      </w:ins>
      <w:bookmarkEnd w:id="9960"/>
    </w:p>
    <w:p w14:paraId="19D90FD9" w14:textId="07BF28B1" w:rsidR="00B63010" w:rsidRPr="00B63010" w:rsidRDefault="00B63010" w:rsidP="00B63010">
      <w:r>
        <w:t>Statistics from this plugin are recorded in out_log.csv</w:t>
      </w:r>
      <w:del w:id="9964" w:author="Steven" w:date="2022-04-01T16:24:00Z">
        <w:r w:rsidDel="005C4E4E">
          <w:delText xml:space="preserve"> this file can be opened by Excel</w:delText>
        </w:r>
      </w:del>
      <w:r>
        <w:t xml:space="preserve">. The values recorded </w:t>
      </w:r>
      <w:proofErr w:type="gramStart"/>
      <w:r>
        <w:t>are:</w:t>
      </w:r>
      <w:proofErr w:type="gramEnd"/>
      <w:r>
        <w:t xml:space="preserve"> T</w:t>
      </w:r>
      <w:r w:rsidR="0024384F">
        <w:t>ime, Material, Segments, Total L</w:t>
      </w:r>
      <w:r>
        <w:t xml:space="preserve">ength, </w:t>
      </w:r>
      <w:r w:rsidR="0024384F">
        <w:t xml:space="preserve">Vessels, Branch Points, </w:t>
      </w:r>
      <w:proofErr w:type="spellStart"/>
      <w:r w:rsidR="0024384F">
        <w:t>Anastamosis</w:t>
      </w:r>
      <w:proofErr w:type="spellEnd"/>
      <w:r w:rsidR="0024384F">
        <w:t xml:space="preserve">, </w:t>
      </w:r>
      <w:ins w:id="9965" w:author="Steven [2]" w:date="2021-09-18T12:50:00Z">
        <w:r w:rsidR="00B41DEF">
          <w:t xml:space="preserve">and </w:t>
        </w:r>
      </w:ins>
      <w:r w:rsidR="0024384F">
        <w:t>Active Tips</w:t>
      </w:r>
      <w:del w:id="9966" w:author="Steven [2]" w:date="2021-09-18T12:50:00Z">
        <w:r w:rsidR="0024384F" w:rsidDel="00B41DEF">
          <w:delText>, and Sprouts</w:delText>
        </w:r>
      </w:del>
      <w:r w:rsidR="0024384F">
        <w:t xml:space="preserve">. Time is the time of this data. Material is the material id </w:t>
      </w:r>
      <w:ins w:id="9967" w:author="Steven [2]" w:date="2021-09-18T12:51:00Z">
        <w:r w:rsidR="00B41DEF">
          <w:t>(0 indexed)</w:t>
        </w:r>
      </w:ins>
      <w:del w:id="9968" w:author="Steven [2]" w:date="2021-09-18T12:51:00Z">
        <w:r w:rsidR="0024384F" w:rsidDel="00B41DEF">
          <w:delText>-1</w:delText>
        </w:r>
      </w:del>
      <w:r w:rsidR="0024384F">
        <w:t>. Total Length is the total vessel length within this material. Vessels is the number of vessels within this material</w:t>
      </w:r>
      <w:ins w:id="9969" w:author="Steven" w:date="2022-04-01T16:25:00Z">
        <w:r w:rsidR="005C4E4E">
          <w:t xml:space="preserve"> which </w:t>
        </w:r>
      </w:ins>
      <w:del w:id="9970" w:author="Steven" w:date="2022-04-01T16:25:00Z">
        <w:r w:rsidR="0024384F" w:rsidDel="005C4E4E">
          <w:delText xml:space="preserve">, this </w:delText>
        </w:r>
      </w:del>
      <w:r w:rsidR="0024384F">
        <w:t xml:space="preserve">increases as branches are created and decreases as vessels fuse together due to anastomosis. Branch Points is the </w:t>
      </w:r>
      <w:ins w:id="9971" w:author="Steven" w:date="2022-04-01T16:25:00Z">
        <w:r w:rsidR="005C4E4E">
          <w:t xml:space="preserve">cumulative </w:t>
        </w:r>
      </w:ins>
      <w:r w:rsidR="0024384F">
        <w:t xml:space="preserve">number of branches that have happened at the current time. </w:t>
      </w:r>
      <w:proofErr w:type="spellStart"/>
      <w:r w:rsidR="0024384F">
        <w:t>Anastamosis</w:t>
      </w:r>
      <w:proofErr w:type="spellEnd"/>
      <w:r w:rsidR="0024384F">
        <w:t xml:space="preserve"> is the number of tips that have fused to another vessel. Active tips </w:t>
      </w:r>
      <w:r w:rsidR="00792F5D">
        <w:t>are</w:t>
      </w:r>
      <w:r w:rsidR="0024384F">
        <w:t xml:space="preserve"> the number of tips within the current material that will grow in the next grow step. </w:t>
      </w:r>
    </w:p>
    <w:p w14:paraId="2A665F32" w14:textId="3F5D68C3" w:rsidR="00A60A12" w:rsidRDefault="00A60A12" w:rsidP="00A60A12">
      <w:pPr>
        <w:pStyle w:val="Heading3"/>
      </w:pPr>
      <w:bookmarkStart w:id="9972" w:name="_Toc99726486"/>
      <w:r>
        <w:t>Vessel State</w:t>
      </w:r>
      <w:ins w:id="9973" w:author="Steven [2]" w:date="2021-09-18T12:52:00Z">
        <w:r w:rsidR="00B41DEF">
          <w:t>: out_vessel_state.ang2</w:t>
        </w:r>
      </w:ins>
      <w:bookmarkEnd w:id="9972"/>
    </w:p>
    <w:p w14:paraId="3151AF1A" w14:textId="59D75865" w:rsidR="0024384F" w:rsidRDefault="005C4E4E" w:rsidP="0024384F">
      <w:pPr>
        <w:rPr>
          <w:ins w:id="9974" w:author="Steven LaBelle" w:date="2019-04-12T17:19:00Z"/>
        </w:rPr>
      </w:pPr>
      <w:ins w:id="9975" w:author="Steven" w:date="2022-04-01T16:25:00Z">
        <w:r>
          <w:t xml:space="preserve">The vessel state file </w:t>
        </w:r>
      </w:ins>
      <w:ins w:id="9976" w:author="Steven [2]" w:date="2021-09-18T12:52:00Z">
        <w:del w:id="9977" w:author="Steven" w:date="2022-04-01T16:25:00Z">
          <w:r w:rsidR="00B41DEF" w:rsidDel="005C4E4E">
            <w:delText xml:space="preserve">This </w:delText>
          </w:r>
        </w:del>
        <w:r w:rsidR="00B41DEF">
          <w:t xml:space="preserve">is a binary file </w:t>
        </w:r>
      </w:ins>
      <w:del w:id="9978" w:author="Steven [2]" w:date="2021-09-18T12:52:00Z">
        <w:r w:rsidR="00AA3C06" w:rsidDel="00B41DEF">
          <w:delText>The file out_vessel_state.ang2</w:delText>
        </w:r>
        <w:r w:rsidR="0024384F" w:rsidDel="00B41DEF">
          <w:delText xml:space="preserve"> contains </w:delText>
        </w:r>
      </w:del>
      <w:ins w:id="9979" w:author="Steven [2]" w:date="2021-09-18T12:52:00Z">
        <w:r w:rsidR="00B41DEF">
          <w:t xml:space="preserve">containing </w:t>
        </w:r>
      </w:ins>
      <w:r w:rsidR="0024384F">
        <w:t xml:space="preserve">a record of the vascular network over time. </w:t>
      </w:r>
      <w:ins w:id="9980" w:author="Steven [2]" w:date="2021-09-18T12:53:00Z">
        <w:r w:rsidR="00B41DEF">
          <w:t xml:space="preserve">This file is used to visualize vessels in </w:t>
        </w:r>
        <w:proofErr w:type="spellStart"/>
        <w:r w:rsidR="00B41DEF">
          <w:t>FEBioStudio</w:t>
        </w:r>
        <w:proofErr w:type="spellEnd"/>
        <w:r w:rsidR="00B41DEF">
          <w:t xml:space="preserve">. </w:t>
        </w:r>
      </w:ins>
      <w:r w:rsidR="0024384F">
        <w:t>To import</w:t>
      </w:r>
      <w:ins w:id="9981" w:author="Steven [2]" w:date="2021-09-18T12:53:00Z">
        <w:r w:rsidR="00B41DEF">
          <w:t xml:space="preserve">, </w:t>
        </w:r>
      </w:ins>
      <w:del w:id="9982" w:author="Steven [2]" w:date="2021-09-18T12:53:00Z">
        <w:r w:rsidR="0024384F" w:rsidDel="00B41DEF">
          <w:delText xml:space="preserve"> this file in PostView click </w:delText>
        </w:r>
      </w:del>
      <w:ins w:id="9983" w:author="Steven [2]" w:date="2021-09-18T12:53:00Z">
        <w:r w:rsidR="00B41DEF">
          <w:t>select Post</w:t>
        </w:r>
      </w:ins>
      <w:del w:id="9984" w:author="Steven [2]" w:date="2021-09-18T12:53:00Z">
        <w:r w:rsidR="0024384F" w:rsidDel="00B41DEF">
          <w:delText>tools</w:delText>
        </w:r>
      </w:del>
      <w:r w:rsidR="0024384F">
        <w:t>&gt;</w:t>
      </w:r>
      <w:r w:rsidR="00AA3C06">
        <w:t>Import lines and select the file</w:t>
      </w:r>
      <w:r w:rsidR="00E82095">
        <w:t xml:space="preserve">. </w:t>
      </w:r>
      <w:del w:id="9985" w:author="Steven [2]" w:date="2021-09-18T12:54:00Z">
        <w:r w:rsidR="00E82095" w:rsidDel="00B41DEF">
          <w:delText>(</w:delText>
        </w:r>
        <w:r w:rsidR="002E1E5D" w:rsidDel="00B41DEF">
          <w:delText>make sure that the tools tab is enabled in PostView)</w:delText>
        </w:r>
        <w:r w:rsidR="004F1CE8" w:rsidDel="00B41DEF">
          <w:delText xml:space="preserve"> If the version of PostView is new enough postview should load .ang2 files from partially completed runs.</w:delText>
        </w:r>
      </w:del>
      <w:ins w:id="9986" w:author="Steven" w:date="2022-04-01T16:26:00Z">
        <w:r>
          <w:t>The “smooth lines 3D” render mode option is recommended for visualizing vessels.</w:t>
        </w:r>
      </w:ins>
    </w:p>
    <w:p w14:paraId="231994C7" w14:textId="44814AFA" w:rsidR="00ED140A" w:rsidRDefault="00ED140A" w:rsidP="0024384F">
      <w:pPr>
        <w:rPr>
          <w:ins w:id="9987" w:author="Steven LaBelle" w:date="2019-04-12T17:19:00Z"/>
        </w:rPr>
      </w:pPr>
    </w:p>
    <w:p w14:paraId="2F2643E5" w14:textId="765552F6" w:rsidR="00ED140A" w:rsidRDefault="00ED140A">
      <w:pPr>
        <w:pStyle w:val="Heading3"/>
        <w:rPr>
          <w:ins w:id="9988" w:author="Steven LaBelle" w:date="2019-04-12T17:19:00Z"/>
        </w:rPr>
        <w:pPrChange w:id="9989" w:author="Steven LaBelle" w:date="2019-04-12T17:19:00Z">
          <w:pPr/>
        </w:pPrChange>
      </w:pPr>
      <w:bookmarkStart w:id="9990" w:name="_Toc99726487"/>
      <w:ins w:id="9991" w:author="Steven LaBelle" w:date="2019-04-12T17:19:00Z">
        <w:r>
          <w:t>Final Vessel File</w:t>
        </w:r>
      </w:ins>
      <w:ins w:id="9992" w:author="Steven [2]" w:date="2021-09-18T12:54:00Z">
        <w:r w:rsidR="00B41DEF">
          <w:t>: final_vessels.csv</w:t>
        </w:r>
      </w:ins>
      <w:bookmarkEnd w:id="9990"/>
    </w:p>
    <w:p w14:paraId="2137B69D" w14:textId="7C291055" w:rsidR="00ED140A" w:rsidRDefault="009C5686">
      <w:pPr>
        <w:rPr>
          <w:ins w:id="9993" w:author="Steven LaBelle" w:date="2019-04-12T17:19:00Z"/>
        </w:rPr>
      </w:pPr>
      <w:ins w:id="9994" w:author="Steven" w:date="2022-04-01T16:27:00Z">
        <w:r>
          <w:t xml:space="preserve">The final vessel file </w:t>
        </w:r>
      </w:ins>
      <w:ins w:id="9995" w:author="Steven LaBelle" w:date="2019-04-12T17:19:00Z">
        <w:del w:id="9996" w:author="Steven" w:date="2022-04-01T16:27:00Z">
          <w:r w:rsidR="00ED140A" w:rsidDel="009C5686">
            <w:delText>C</w:delText>
          </w:r>
        </w:del>
      </w:ins>
      <w:ins w:id="9997" w:author="Steven" w:date="2022-04-01T16:27:00Z">
        <w:r>
          <w:t>c</w:t>
        </w:r>
      </w:ins>
      <w:ins w:id="9998" w:author="Steven LaBelle" w:date="2019-04-12T17:19:00Z">
        <w:r w:rsidR="00ED140A">
          <w:t>ontains data for each tip at the final time point</w:t>
        </w:r>
        <w:del w:id="9999" w:author="Steven [2]" w:date="2021-09-18T12:54:00Z">
          <w:r w:rsidR="00ED140A" w:rsidDel="00B41DEF">
            <w:delText xml:space="preserve"> recorded in final_vessels.csv</w:delText>
          </w:r>
        </w:del>
        <w:r w:rsidR="00ED140A">
          <w:t>. This file contains data from the tips such as position</w:t>
        </w:r>
        <w:del w:id="10000" w:author="Steven [2]" w:date="2021-09-18T12:55:00Z">
          <w:r w:rsidR="00ED140A" w:rsidDel="00B41DEF">
            <w:delText>. This will be expanded in the future to contain tip variables such as concentrations.</w:delText>
          </w:r>
        </w:del>
      </w:ins>
      <w:ins w:id="10001" w:author="Steven [2]" w:date="2021-09-18T12:55:00Z">
        <w:r w:rsidR="00B41DEF">
          <w:t>.</w:t>
        </w:r>
      </w:ins>
      <w:ins w:id="10002" w:author="Steven LaBelle" w:date="2019-04-12T17:19:00Z">
        <w:r w:rsidR="00ED140A">
          <w:t xml:space="preserve"> </w:t>
        </w:r>
        <w:del w:id="10003" w:author="Steven [2]" w:date="2021-09-18T12:55:00Z">
          <w:r w:rsidR="00ED140A" w:rsidDel="00B41DEF">
            <w:delText xml:space="preserve">It can be </w:delText>
          </w:r>
          <w:r w:rsidR="00ED140A" w:rsidRPr="005C1E10" w:rsidDel="00B41DEF">
            <w:delText>opened by the polar_plot.py</w:delText>
          </w:r>
          <w:r w:rsidR="00ED140A" w:rsidDel="00B41DEF">
            <w:delText xml:space="preserve"> python script to generate orientation distribution functions for segment growth.</w:delText>
          </w:r>
        </w:del>
      </w:ins>
      <w:ins w:id="10004" w:author="Steven [2]" w:date="2021-09-18T12:55:00Z">
        <w:r w:rsidR="00B41DEF">
          <w:t>This data may be analyzed to determine vessel network orientation</w:t>
        </w:r>
      </w:ins>
      <w:ins w:id="10005" w:author="Steven" w:date="2022-04-01T16:27:00Z">
        <w:r>
          <w:t xml:space="preserve"> and polarization</w:t>
        </w:r>
      </w:ins>
      <w:ins w:id="10006" w:author="Steven [2]" w:date="2021-09-18T12:55:00Z">
        <w:r w:rsidR="00B41DEF">
          <w:t>.</w:t>
        </w:r>
      </w:ins>
    </w:p>
    <w:p w14:paraId="2FD8E6F6" w14:textId="12F74FFB" w:rsidR="00ED140A" w:rsidRDefault="00ED140A">
      <w:pPr>
        <w:rPr>
          <w:ins w:id="10007" w:author="Steven [2]" w:date="2021-09-18T12:55:00Z"/>
        </w:rPr>
      </w:pPr>
    </w:p>
    <w:p w14:paraId="34C401A3" w14:textId="5BF31B5B" w:rsidR="00B41DEF" w:rsidRDefault="00B41DEF">
      <w:pPr>
        <w:pStyle w:val="Heading3"/>
        <w:rPr>
          <w:ins w:id="10008" w:author="Steven [2]" w:date="2021-09-18T12:55:00Z"/>
        </w:rPr>
        <w:pPrChange w:id="10009" w:author="Steven [2]" w:date="2021-09-18T12:55:00Z">
          <w:pPr/>
        </w:pPrChange>
      </w:pPr>
      <w:bookmarkStart w:id="10010" w:name="_Toc99726488"/>
      <w:ins w:id="10011" w:author="Steven [2]" w:date="2021-09-18T12:55:00Z">
        <w:r>
          <w:t>Cell State: final_cells.txt</w:t>
        </w:r>
        <w:bookmarkEnd w:id="10010"/>
      </w:ins>
    </w:p>
    <w:p w14:paraId="186D48FA" w14:textId="2CC801E3" w:rsidR="00B41DEF" w:rsidRDefault="009C5686">
      <w:pPr>
        <w:rPr>
          <w:ins w:id="10012" w:author="Steven [2]" w:date="2021-09-18T12:57:00Z"/>
        </w:rPr>
      </w:pPr>
      <w:ins w:id="10013" w:author="Steven" w:date="2022-04-01T16:27:00Z">
        <w:r>
          <w:t xml:space="preserve">The final cell file is a text file that is similar to the vessel state file. </w:t>
        </w:r>
      </w:ins>
      <w:ins w:id="10014" w:author="Steven [2]" w:date="2021-09-18T12:55:00Z">
        <w:r w:rsidR="00B41DEF">
          <w:t xml:space="preserve">This </w:t>
        </w:r>
        <w:del w:id="10015" w:author="Steven" w:date="2022-04-01T16:27:00Z">
          <w:r w:rsidR="00B41DEF" w:rsidDel="009C5686">
            <w:delText xml:space="preserve">is a text </w:delText>
          </w:r>
        </w:del>
        <w:r w:rsidR="00B41DEF">
          <w:t xml:space="preserve">file </w:t>
        </w:r>
        <w:del w:id="10016" w:author="Steven" w:date="2022-04-01T16:27:00Z">
          <w:r w:rsidR="00B41DEF" w:rsidDel="009C5686">
            <w:delText xml:space="preserve">that </w:delText>
          </w:r>
        </w:del>
      </w:ins>
      <w:ins w:id="10017" w:author="Steven [2]" w:date="2021-09-18T12:56:00Z">
        <w:r w:rsidR="00B41DEF">
          <w:t xml:space="preserve">contains a record of cell positions over time. This file is used to visualize cells in </w:t>
        </w:r>
        <w:proofErr w:type="spellStart"/>
        <w:r w:rsidR="00B41DEF">
          <w:t>FEBioStudio</w:t>
        </w:r>
        <w:proofErr w:type="spellEnd"/>
        <w:r w:rsidR="00B41DEF">
          <w:t>. To import, select Post&gt;Import points and select a file.</w:t>
        </w:r>
      </w:ins>
      <w:ins w:id="10018" w:author="Steven" w:date="2022-04-01T16:28:00Z">
        <w:r>
          <w:t xml:space="preserve"> The cell feature in FEBio is still in development. This file currently tracks cells at vessel tips and can output cellular concentrations of chemical species. </w:t>
        </w:r>
      </w:ins>
    </w:p>
    <w:p w14:paraId="132DDF82" w14:textId="2B04E5A6" w:rsidR="00B41DEF" w:rsidRDefault="00B41DEF">
      <w:pPr>
        <w:rPr>
          <w:ins w:id="10019" w:author="Steven [2]" w:date="2021-09-18T12:57:00Z"/>
        </w:rPr>
      </w:pPr>
    </w:p>
    <w:p w14:paraId="75EAE299" w14:textId="1912387D" w:rsidR="00B41DEF" w:rsidRDefault="00B41DEF">
      <w:pPr>
        <w:pStyle w:val="Heading3"/>
        <w:rPr>
          <w:ins w:id="10020" w:author="Steven [2]" w:date="2021-09-18T12:58:00Z"/>
        </w:rPr>
        <w:pPrChange w:id="10021" w:author="Steven [2]" w:date="2021-09-18T12:58:00Z">
          <w:pPr/>
        </w:pPrChange>
      </w:pPr>
      <w:bookmarkStart w:id="10022" w:name="_Toc99726489"/>
      <w:ins w:id="10023" w:author="Steven [2]" w:date="2021-09-18T12:58:00Z">
        <w:r>
          <w:t>Time statistics: angio_stats.csv</w:t>
        </w:r>
        <w:bookmarkEnd w:id="10022"/>
      </w:ins>
    </w:p>
    <w:p w14:paraId="6B0DD472" w14:textId="362298F7" w:rsidR="00B41DEF" w:rsidRPr="00B41DEF" w:rsidRDefault="009C5686">
      <w:ins w:id="10024" w:author="Steven" w:date="2022-04-01T16:29:00Z">
        <w:r>
          <w:t xml:space="preserve">The </w:t>
        </w:r>
        <w:proofErr w:type="spellStart"/>
        <w:r>
          <w:t>angio</w:t>
        </w:r>
        <w:proofErr w:type="spellEnd"/>
        <w:r>
          <w:t xml:space="preserve"> statistics file </w:t>
        </w:r>
      </w:ins>
      <w:ins w:id="10025" w:author="Steven [2]" w:date="2021-09-18T12:58:00Z">
        <w:del w:id="10026" w:author="Steven" w:date="2022-04-01T16:29:00Z">
          <w:r w:rsidR="00B41DEF" w:rsidDel="009C5686">
            <w:delText xml:space="preserve">This file </w:delText>
          </w:r>
        </w:del>
        <w:r w:rsidR="00B41DEF">
          <w:t xml:space="preserve">contains time information for how much time the model spent on </w:t>
        </w:r>
        <w:del w:id="10027" w:author="Steven" w:date="2022-04-01T16:29:00Z">
          <w:r w:rsidR="00B41DEF" w:rsidDel="009C5686">
            <w:delText xml:space="preserve">various </w:delText>
          </w:r>
        </w:del>
      </w:ins>
      <w:ins w:id="10028" w:author="Steven" w:date="2022-04-01T16:29:00Z">
        <w:r>
          <w:t xml:space="preserve">each </w:t>
        </w:r>
      </w:ins>
      <w:ins w:id="10029" w:author="Steven [2]" w:date="2021-09-18T12:58:00Z">
        <w:r w:rsidR="00B41DEF">
          <w:t>task</w:t>
        </w:r>
        <w:del w:id="10030" w:author="Steven" w:date="2022-04-01T16:29:00Z">
          <w:r w:rsidR="00B41DEF" w:rsidDel="009C5686">
            <w:delText>s</w:delText>
          </w:r>
        </w:del>
        <w:r w:rsidR="00B41DEF">
          <w:t xml:space="preserve">. </w:t>
        </w:r>
      </w:ins>
    </w:p>
    <w:p w14:paraId="624A717B" w14:textId="35BC2DEC" w:rsidR="00A60A12" w:rsidRDefault="00A60A12" w:rsidP="00A60A12">
      <w:pPr>
        <w:pStyle w:val="Heading3"/>
      </w:pPr>
      <w:bookmarkStart w:id="10031" w:name="_Toc99726490"/>
      <w:r>
        <w:lastRenderedPageBreak/>
        <w:t>XPLT</w:t>
      </w:r>
      <w:bookmarkEnd w:id="10031"/>
    </w:p>
    <w:p w14:paraId="2756745D" w14:textId="72624A8D" w:rsidR="00BE4DC4" w:rsidRDefault="00FE2F90" w:rsidP="00FE2F90">
      <w:pPr>
        <w:rPr>
          <w:ins w:id="10032" w:author="Steven" w:date="2022-04-01T16:45:00Z"/>
        </w:rPr>
      </w:pPr>
      <w:r>
        <w:t xml:space="preserve">Some output options can be specified to show up in the heat maps in the </w:t>
      </w:r>
      <w:proofErr w:type="spellStart"/>
      <w:ins w:id="10033" w:author="Steven" w:date="2022-04-01T16:29:00Z">
        <w:r w:rsidR="00182F65">
          <w:t>FEBioStudio</w:t>
        </w:r>
        <w:proofErr w:type="spellEnd"/>
        <w:r w:rsidR="00182F65">
          <w:t xml:space="preserve"> </w:t>
        </w:r>
      </w:ins>
      <w:r>
        <w:t>.</w:t>
      </w:r>
      <w:proofErr w:type="spellStart"/>
      <w:r>
        <w:t>xplt</w:t>
      </w:r>
      <w:proofErr w:type="spellEnd"/>
      <w:r>
        <w:t xml:space="preserve"> file. These can be specified </w:t>
      </w:r>
      <w:ins w:id="10034" w:author="Steven" w:date="2022-04-01T16:34:00Z">
        <w:r w:rsidR="00BE4DC4">
          <w:t>in the same manner as other state variables within FEBio. Variables relevant to AngioFE are presented in the table below.</w:t>
        </w:r>
      </w:ins>
    </w:p>
    <w:p w14:paraId="3FD30898" w14:textId="77777777" w:rsidR="00E70099" w:rsidRDefault="00E70099" w:rsidP="00FE2F90">
      <w:pPr>
        <w:rPr>
          <w:ins w:id="10035" w:author="Steven" w:date="2022-04-01T16:34:00Z"/>
        </w:rPr>
      </w:pPr>
    </w:p>
    <w:tbl>
      <w:tblPr>
        <w:tblStyle w:val="TableGrid"/>
        <w:tblW w:w="0" w:type="auto"/>
        <w:tblLook w:val="04A0" w:firstRow="1" w:lastRow="0" w:firstColumn="1" w:lastColumn="0" w:noHBand="0" w:noVBand="1"/>
        <w:tblPrChange w:id="10036" w:author="Steven" w:date="2022-04-18T14:53:00Z">
          <w:tblPr>
            <w:tblStyle w:val="TableGrid"/>
            <w:tblW w:w="0" w:type="auto"/>
            <w:tblLook w:val="04A0" w:firstRow="1" w:lastRow="0" w:firstColumn="1" w:lastColumn="0" w:noHBand="0" w:noVBand="1"/>
          </w:tblPr>
        </w:tblPrChange>
      </w:tblPr>
      <w:tblGrid>
        <w:gridCol w:w="2695"/>
        <w:gridCol w:w="6655"/>
        <w:tblGridChange w:id="10037">
          <w:tblGrid>
            <w:gridCol w:w="4675"/>
            <w:gridCol w:w="4675"/>
          </w:tblGrid>
        </w:tblGridChange>
      </w:tblGrid>
      <w:tr w:rsidR="00BE4DC4" w14:paraId="08B570B8" w14:textId="77777777" w:rsidTr="00D974F9">
        <w:trPr>
          <w:ins w:id="10038" w:author="Steven" w:date="2022-04-01T16:34:00Z"/>
        </w:trPr>
        <w:tc>
          <w:tcPr>
            <w:tcW w:w="2695" w:type="dxa"/>
            <w:tcPrChange w:id="10039" w:author="Steven" w:date="2022-04-18T14:53:00Z">
              <w:tcPr>
                <w:tcW w:w="4675" w:type="dxa"/>
              </w:tcPr>
            </w:tcPrChange>
          </w:tcPr>
          <w:p w14:paraId="7B732749" w14:textId="7349AEFE" w:rsidR="00BE4DC4" w:rsidRDefault="00BE4DC4" w:rsidP="00FE2F90">
            <w:pPr>
              <w:rPr>
                <w:ins w:id="10040" w:author="Steven" w:date="2022-04-01T16:34:00Z"/>
              </w:rPr>
            </w:pPr>
            <w:ins w:id="10041" w:author="Steven" w:date="2022-04-01T16:34:00Z">
              <w:r>
                <w:t>Variable</w:t>
              </w:r>
            </w:ins>
            <w:ins w:id="10042" w:author="Steven" w:date="2022-04-01T16:45:00Z">
              <w:r w:rsidR="00E70099">
                <w:t xml:space="preserve"> Type</w:t>
              </w:r>
            </w:ins>
          </w:p>
        </w:tc>
        <w:tc>
          <w:tcPr>
            <w:tcW w:w="6655" w:type="dxa"/>
            <w:tcPrChange w:id="10043" w:author="Steven" w:date="2022-04-18T14:53:00Z">
              <w:tcPr>
                <w:tcW w:w="4675" w:type="dxa"/>
              </w:tcPr>
            </w:tcPrChange>
          </w:tcPr>
          <w:p w14:paraId="0BB70E8A" w14:textId="5330AE66" w:rsidR="00BE4DC4" w:rsidRDefault="00BE4DC4" w:rsidP="00FE2F90">
            <w:pPr>
              <w:rPr>
                <w:ins w:id="10044" w:author="Steven" w:date="2022-04-01T16:34:00Z"/>
              </w:rPr>
            </w:pPr>
            <w:ins w:id="10045" w:author="Steven" w:date="2022-04-01T16:35:00Z">
              <w:r>
                <w:t>Description</w:t>
              </w:r>
            </w:ins>
          </w:p>
        </w:tc>
      </w:tr>
      <w:tr w:rsidR="00BE4DC4" w14:paraId="5A6EFE37" w14:textId="77777777" w:rsidTr="00D974F9">
        <w:trPr>
          <w:ins w:id="10046" w:author="Steven" w:date="2022-04-01T16:39:00Z"/>
        </w:trPr>
        <w:tc>
          <w:tcPr>
            <w:tcW w:w="2695" w:type="dxa"/>
            <w:tcPrChange w:id="10047" w:author="Steven" w:date="2022-04-18T14:53:00Z">
              <w:tcPr>
                <w:tcW w:w="4675" w:type="dxa"/>
              </w:tcPr>
            </w:tcPrChange>
          </w:tcPr>
          <w:p w14:paraId="045E9147" w14:textId="4C47E1AF" w:rsidR="00BE4DC4" w:rsidRDefault="00BE4DC4">
            <w:pPr>
              <w:rPr>
                <w:ins w:id="10048" w:author="Steven" w:date="2022-04-01T16:39:00Z"/>
              </w:rPr>
            </w:pPr>
            <w:ins w:id="10049" w:author="Steven" w:date="2022-04-01T16:40:00Z">
              <w:r w:rsidRPr="00BE4DC4">
                <w:t>fiber vector</w:t>
              </w:r>
              <w:r w:rsidRPr="00BE4DC4">
                <w:tab/>
              </w:r>
            </w:ins>
          </w:p>
        </w:tc>
        <w:tc>
          <w:tcPr>
            <w:tcW w:w="6655" w:type="dxa"/>
            <w:tcPrChange w:id="10050" w:author="Steven" w:date="2022-04-18T14:53:00Z">
              <w:tcPr>
                <w:tcW w:w="4675" w:type="dxa"/>
              </w:tcPr>
            </w:tcPrChange>
          </w:tcPr>
          <w:p w14:paraId="3AF815F4" w14:textId="7342433C" w:rsidR="00BE4DC4" w:rsidRDefault="00BE4DC4">
            <w:pPr>
              <w:rPr>
                <w:ins w:id="10051" w:author="Steven" w:date="2022-04-01T16:39:00Z"/>
              </w:rPr>
            </w:pPr>
            <w:ins w:id="10052" w:author="Steven" w:date="2022-04-01T16:40:00Z">
              <w:r w:rsidRPr="00BE4DC4">
                <w:t>The local collagen fibril orientation used with the vector field method for representing collagen orientation</w:t>
              </w:r>
            </w:ins>
            <w:ins w:id="10053" w:author="Steven" w:date="2022-04-01T16:43:00Z">
              <w:r w:rsidR="0066147B">
                <w:t xml:space="preserve">. This is </w:t>
              </w:r>
            </w:ins>
            <w:ins w:id="10054" w:author="Steven" w:date="2022-04-01T16:40:00Z">
              <w:r w:rsidR="0066147B">
                <w:t xml:space="preserve">used with the </w:t>
              </w:r>
            </w:ins>
            <w:ins w:id="10055" w:author="Steven" w:date="2022-04-01T16:44:00Z">
              <w:r w:rsidR="0066147B">
                <w:t xml:space="preserve">discrete </w:t>
              </w:r>
            </w:ins>
            <w:ins w:id="10056" w:author="Steven" w:date="2022-04-01T16:40:00Z">
              <w:r w:rsidR="0066147B">
                <w:t xml:space="preserve">fiber </w:t>
              </w:r>
            </w:ins>
            <w:ins w:id="10057" w:author="Steven" w:date="2022-04-01T16:44:00Z">
              <w:r w:rsidR="0066147B">
                <w:t>initial modifiers and PDDs</w:t>
              </w:r>
            </w:ins>
            <w:ins w:id="10058" w:author="Steven" w:date="2022-04-01T16:40:00Z">
              <w:r w:rsidRPr="00BE4DC4">
                <w:t>.</w:t>
              </w:r>
            </w:ins>
          </w:p>
        </w:tc>
      </w:tr>
      <w:tr w:rsidR="0066147B" w14:paraId="5FAA2280" w14:textId="77777777" w:rsidTr="00D974F9">
        <w:trPr>
          <w:ins w:id="10059" w:author="Steven" w:date="2022-04-01T16:42:00Z"/>
        </w:trPr>
        <w:tc>
          <w:tcPr>
            <w:tcW w:w="2695" w:type="dxa"/>
            <w:tcPrChange w:id="10060" w:author="Steven" w:date="2022-04-18T14:53:00Z">
              <w:tcPr>
                <w:tcW w:w="4675" w:type="dxa"/>
              </w:tcPr>
            </w:tcPrChange>
          </w:tcPr>
          <w:p w14:paraId="7594357A" w14:textId="560FA842" w:rsidR="0066147B" w:rsidRPr="00BE4DC4" w:rsidRDefault="0066147B" w:rsidP="00BE4DC4">
            <w:pPr>
              <w:rPr>
                <w:ins w:id="10061" w:author="Steven" w:date="2022-04-01T16:42:00Z"/>
              </w:rPr>
            </w:pPr>
            <w:proofErr w:type="spellStart"/>
            <w:ins w:id="10062" w:author="Steven" w:date="2022-04-01T16:42:00Z">
              <w:r>
                <w:t>angio</w:t>
              </w:r>
              <w:proofErr w:type="spellEnd"/>
              <w:r>
                <w:t xml:space="preserve"> SPD</w:t>
              </w:r>
            </w:ins>
          </w:p>
        </w:tc>
        <w:tc>
          <w:tcPr>
            <w:tcW w:w="6655" w:type="dxa"/>
            <w:tcPrChange w:id="10063" w:author="Steven" w:date="2022-04-18T14:53:00Z">
              <w:tcPr>
                <w:tcW w:w="4675" w:type="dxa"/>
              </w:tcPr>
            </w:tcPrChange>
          </w:tcPr>
          <w:p w14:paraId="51D47C1C" w14:textId="3DAD620E" w:rsidR="0066147B" w:rsidRPr="00BE4DC4" w:rsidRDefault="0066147B">
            <w:pPr>
              <w:rPr>
                <w:ins w:id="10064" w:author="Steven" w:date="2022-04-01T16:42:00Z"/>
              </w:rPr>
            </w:pPr>
            <w:ins w:id="10065" w:author="Steven" w:date="2022-04-01T16:42:00Z">
              <w:r>
                <w:t>The local collagen ellipsoidal fibril distribution stored as a symmetric positive-definite (SPD) matrix. This is used with the EFD initial modifiers</w:t>
              </w:r>
            </w:ins>
            <w:ins w:id="10066" w:author="Steven" w:date="2022-04-01T16:44:00Z">
              <w:r>
                <w:t xml:space="preserve"> and fractional anisotropy PDD</w:t>
              </w:r>
            </w:ins>
            <w:ins w:id="10067" w:author="Steven" w:date="2022-04-01T16:42:00Z">
              <w:r>
                <w:t>.</w:t>
              </w:r>
            </w:ins>
          </w:p>
        </w:tc>
      </w:tr>
      <w:tr w:rsidR="00BE4DC4" w14:paraId="0B243901" w14:textId="77777777" w:rsidTr="00D974F9">
        <w:trPr>
          <w:ins w:id="10068" w:author="Steven" w:date="2022-04-01T16:40:00Z"/>
        </w:trPr>
        <w:tc>
          <w:tcPr>
            <w:tcW w:w="2695" w:type="dxa"/>
            <w:tcPrChange w:id="10069" w:author="Steven" w:date="2022-04-18T14:53:00Z">
              <w:tcPr>
                <w:tcW w:w="4675" w:type="dxa"/>
              </w:tcPr>
            </w:tcPrChange>
          </w:tcPr>
          <w:p w14:paraId="4122BACF" w14:textId="19DFDFAC" w:rsidR="00BE4DC4" w:rsidRPr="00BE4DC4" w:rsidRDefault="00BE4DC4" w:rsidP="00BE4DC4">
            <w:pPr>
              <w:rPr>
                <w:ins w:id="10070" w:author="Steven" w:date="2022-04-01T16:40:00Z"/>
              </w:rPr>
            </w:pPr>
            <w:proofErr w:type="spellStart"/>
            <w:ins w:id="10071" w:author="Steven" w:date="2022-04-01T16:40:00Z">
              <w:r>
                <w:t>angio</w:t>
              </w:r>
              <w:proofErr w:type="spellEnd"/>
              <w:r>
                <w:t xml:space="preserve"> ECM density</w:t>
              </w:r>
            </w:ins>
          </w:p>
        </w:tc>
        <w:tc>
          <w:tcPr>
            <w:tcW w:w="6655" w:type="dxa"/>
            <w:tcPrChange w:id="10072" w:author="Steven" w:date="2022-04-18T14:53:00Z">
              <w:tcPr>
                <w:tcW w:w="4675" w:type="dxa"/>
              </w:tcPr>
            </w:tcPrChange>
          </w:tcPr>
          <w:p w14:paraId="6C65741C" w14:textId="4641B39D" w:rsidR="00BE4DC4" w:rsidRPr="00BE4DC4" w:rsidRDefault="00BE4DC4" w:rsidP="00FE2F90">
            <w:pPr>
              <w:rPr>
                <w:ins w:id="10073" w:author="Steven" w:date="2022-04-01T16:40:00Z"/>
              </w:rPr>
            </w:pPr>
            <w:proofErr w:type="gramStart"/>
            <w:ins w:id="10074" w:author="Steven" w:date="2022-04-01T16:40:00Z">
              <w:r>
                <w:t>The elemental value of the collagen concentration in mg/mL.</w:t>
              </w:r>
              <w:proofErr w:type="gramEnd"/>
            </w:ins>
          </w:p>
        </w:tc>
      </w:tr>
      <w:tr w:rsidR="00BE4DC4" w14:paraId="7D519EFD" w14:textId="77777777" w:rsidTr="00D974F9">
        <w:trPr>
          <w:ins w:id="10075" w:author="Steven" w:date="2022-04-01T16:34:00Z"/>
        </w:trPr>
        <w:tc>
          <w:tcPr>
            <w:tcW w:w="2695" w:type="dxa"/>
            <w:tcPrChange w:id="10076" w:author="Steven" w:date="2022-04-18T14:53:00Z">
              <w:tcPr>
                <w:tcW w:w="4675" w:type="dxa"/>
              </w:tcPr>
            </w:tcPrChange>
          </w:tcPr>
          <w:p w14:paraId="33B1F93E" w14:textId="17749637" w:rsidR="00BE4DC4" w:rsidRDefault="00BE4DC4" w:rsidP="00FE2F90">
            <w:pPr>
              <w:rPr>
                <w:ins w:id="10077" w:author="Steven" w:date="2022-04-01T16:34:00Z"/>
              </w:rPr>
            </w:pPr>
            <w:proofErr w:type="spellStart"/>
            <w:ins w:id="10078" w:author="Steven" w:date="2022-04-01T16:35:00Z">
              <w:r>
                <w:t>angio</w:t>
              </w:r>
              <w:proofErr w:type="spellEnd"/>
              <w:r>
                <w:t xml:space="preserve"> stress</w:t>
              </w:r>
            </w:ins>
          </w:p>
        </w:tc>
        <w:tc>
          <w:tcPr>
            <w:tcW w:w="6655" w:type="dxa"/>
            <w:tcPrChange w:id="10079" w:author="Steven" w:date="2022-04-18T14:53:00Z">
              <w:tcPr>
                <w:tcW w:w="4675" w:type="dxa"/>
              </w:tcPr>
            </w:tcPrChange>
          </w:tcPr>
          <w:p w14:paraId="4DB3946B" w14:textId="028D243F" w:rsidR="00BE4DC4" w:rsidRDefault="00BE4DC4" w:rsidP="00FE2F90">
            <w:pPr>
              <w:rPr>
                <w:ins w:id="10080" w:author="Steven" w:date="2022-04-01T16:34:00Z"/>
              </w:rPr>
            </w:pPr>
            <w:proofErr w:type="gramStart"/>
            <w:ins w:id="10081" w:author="Steven" w:date="2022-04-01T16:35:00Z">
              <w:r>
                <w:t>The stress due to vessel tip contractions.</w:t>
              </w:r>
            </w:ins>
            <w:proofErr w:type="gramEnd"/>
          </w:p>
        </w:tc>
      </w:tr>
      <w:tr w:rsidR="00BE4DC4" w14:paraId="2F544824" w14:textId="77777777" w:rsidTr="00D974F9">
        <w:trPr>
          <w:ins w:id="10082" w:author="Steven" w:date="2022-04-01T16:34:00Z"/>
        </w:trPr>
        <w:tc>
          <w:tcPr>
            <w:tcW w:w="2695" w:type="dxa"/>
            <w:tcPrChange w:id="10083" w:author="Steven" w:date="2022-04-18T14:53:00Z">
              <w:tcPr>
                <w:tcW w:w="4675" w:type="dxa"/>
              </w:tcPr>
            </w:tcPrChange>
          </w:tcPr>
          <w:p w14:paraId="3F4D531C" w14:textId="27CC993A" w:rsidR="00BE4DC4" w:rsidRDefault="00BE4DC4" w:rsidP="00FE2F90">
            <w:pPr>
              <w:rPr>
                <w:ins w:id="10084" w:author="Steven" w:date="2022-04-01T16:34:00Z"/>
              </w:rPr>
            </w:pPr>
            <w:ins w:id="10085" w:author="Steven" w:date="2022-04-01T16:35:00Z">
              <w:r>
                <w:t>vessel stress</w:t>
              </w:r>
            </w:ins>
          </w:p>
        </w:tc>
        <w:tc>
          <w:tcPr>
            <w:tcW w:w="6655" w:type="dxa"/>
            <w:tcPrChange w:id="10086" w:author="Steven" w:date="2022-04-18T14:53:00Z">
              <w:tcPr>
                <w:tcW w:w="4675" w:type="dxa"/>
              </w:tcPr>
            </w:tcPrChange>
          </w:tcPr>
          <w:p w14:paraId="147A351D" w14:textId="45956D44" w:rsidR="00BE4DC4" w:rsidRDefault="00BE4DC4">
            <w:pPr>
              <w:rPr>
                <w:ins w:id="10087" w:author="Steven" w:date="2022-04-01T16:34:00Z"/>
              </w:rPr>
            </w:pPr>
            <w:ins w:id="10088" w:author="Steven" w:date="2022-04-01T16:35:00Z">
              <w:r>
                <w:t xml:space="preserve">The stress experienced by the vessel </w:t>
              </w:r>
              <w:proofErr w:type="spellStart"/>
              <w:r>
                <w:t>submaterial</w:t>
              </w:r>
              <w:proofErr w:type="spellEnd"/>
              <w:r>
                <w:t>.</w:t>
              </w:r>
            </w:ins>
          </w:p>
        </w:tc>
      </w:tr>
      <w:tr w:rsidR="00BE4DC4" w14:paraId="6615B77A" w14:textId="77777777" w:rsidTr="00D974F9">
        <w:trPr>
          <w:ins w:id="10089" w:author="Steven" w:date="2022-04-01T16:34:00Z"/>
        </w:trPr>
        <w:tc>
          <w:tcPr>
            <w:tcW w:w="2695" w:type="dxa"/>
            <w:tcPrChange w:id="10090" w:author="Steven" w:date="2022-04-18T14:53:00Z">
              <w:tcPr>
                <w:tcW w:w="4675" w:type="dxa"/>
              </w:tcPr>
            </w:tcPrChange>
          </w:tcPr>
          <w:p w14:paraId="4F60662B" w14:textId="478D2B3F" w:rsidR="00BE4DC4" w:rsidRDefault="00BE4DC4" w:rsidP="00FE2F90">
            <w:pPr>
              <w:rPr>
                <w:ins w:id="10091" w:author="Steven" w:date="2022-04-01T16:34:00Z"/>
              </w:rPr>
            </w:pPr>
            <w:ins w:id="10092" w:author="Steven" w:date="2022-04-01T16:36:00Z">
              <w:r>
                <w:t>matrix stress</w:t>
              </w:r>
            </w:ins>
          </w:p>
        </w:tc>
        <w:tc>
          <w:tcPr>
            <w:tcW w:w="6655" w:type="dxa"/>
            <w:tcPrChange w:id="10093" w:author="Steven" w:date="2022-04-18T14:53:00Z">
              <w:tcPr>
                <w:tcW w:w="4675" w:type="dxa"/>
              </w:tcPr>
            </w:tcPrChange>
          </w:tcPr>
          <w:p w14:paraId="403C5856" w14:textId="5BA140E4" w:rsidR="00BE4DC4" w:rsidRDefault="00BE4DC4" w:rsidP="00FE2F90">
            <w:pPr>
              <w:rPr>
                <w:ins w:id="10094" w:author="Steven" w:date="2022-04-01T16:34:00Z"/>
              </w:rPr>
            </w:pPr>
            <w:ins w:id="10095" w:author="Steven" w:date="2022-04-01T16:36:00Z">
              <w:r>
                <w:t xml:space="preserve">The stress experienced by the matrix </w:t>
              </w:r>
              <w:proofErr w:type="spellStart"/>
              <w:r>
                <w:t>submaterial</w:t>
              </w:r>
              <w:proofErr w:type="spellEnd"/>
              <w:r>
                <w:t>.</w:t>
              </w:r>
            </w:ins>
          </w:p>
        </w:tc>
      </w:tr>
      <w:tr w:rsidR="00BE4DC4" w14:paraId="5854CE4D" w14:textId="77777777" w:rsidTr="00D974F9">
        <w:trPr>
          <w:ins w:id="10096" w:author="Steven" w:date="2022-04-01T16:36:00Z"/>
        </w:trPr>
        <w:tc>
          <w:tcPr>
            <w:tcW w:w="2695" w:type="dxa"/>
            <w:tcPrChange w:id="10097" w:author="Steven" w:date="2022-04-18T14:53:00Z">
              <w:tcPr>
                <w:tcW w:w="4675" w:type="dxa"/>
              </w:tcPr>
            </w:tcPrChange>
          </w:tcPr>
          <w:p w14:paraId="6E9D2EA8" w14:textId="172C2864" w:rsidR="00BE4DC4" w:rsidRDefault="00BE4DC4" w:rsidP="00FE2F90">
            <w:pPr>
              <w:rPr>
                <w:ins w:id="10098" w:author="Steven" w:date="2022-04-01T16:36:00Z"/>
              </w:rPr>
            </w:pPr>
            <w:ins w:id="10099" w:author="Steven" w:date="2022-04-01T16:36:00Z">
              <w:r>
                <w:t>vessel weight</w:t>
              </w:r>
            </w:ins>
          </w:p>
        </w:tc>
        <w:tc>
          <w:tcPr>
            <w:tcW w:w="6655" w:type="dxa"/>
            <w:tcPrChange w:id="10100" w:author="Steven" w:date="2022-04-18T14:53:00Z">
              <w:tcPr>
                <w:tcW w:w="4675" w:type="dxa"/>
              </w:tcPr>
            </w:tcPrChange>
          </w:tcPr>
          <w:p w14:paraId="1F13DEBD" w14:textId="18EA6717" w:rsidR="00BE4DC4" w:rsidRDefault="00BE4DC4" w:rsidP="00FE2F90">
            <w:pPr>
              <w:rPr>
                <w:ins w:id="10101" w:author="Steven" w:date="2022-04-01T16:36:00Z"/>
              </w:rPr>
            </w:pPr>
            <w:proofErr w:type="gramStart"/>
            <w:ins w:id="10102" w:author="Steven" w:date="2022-04-01T16:36:00Z">
              <w:r>
                <w:t>The volume fraction of the vessels within each element.</w:t>
              </w:r>
              <w:proofErr w:type="gramEnd"/>
            </w:ins>
          </w:p>
        </w:tc>
      </w:tr>
      <w:tr w:rsidR="00BE4DC4" w14:paraId="001C471E" w14:textId="77777777" w:rsidTr="00D974F9">
        <w:trPr>
          <w:ins w:id="10103" w:author="Steven" w:date="2022-04-01T16:36:00Z"/>
        </w:trPr>
        <w:tc>
          <w:tcPr>
            <w:tcW w:w="2695" w:type="dxa"/>
            <w:tcPrChange w:id="10104" w:author="Steven" w:date="2022-04-18T14:53:00Z">
              <w:tcPr>
                <w:tcW w:w="4675" w:type="dxa"/>
              </w:tcPr>
            </w:tcPrChange>
          </w:tcPr>
          <w:p w14:paraId="34657EA0" w14:textId="5C48FBA2" w:rsidR="00BE4DC4" w:rsidRDefault="00BE4DC4" w:rsidP="00FE2F90">
            <w:pPr>
              <w:rPr>
                <w:ins w:id="10105" w:author="Steven" w:date="2022-04-01T16:36:00Z"/>
              </w:rPr>
            </w:pPr>
            <w:ins w:id="10106" w:author="Steven" w:date="2022-04-01T16:36:00Z">
              <w:r>
                <w:t>matrix weight</w:t>
              </w:r>
            </w:ins>
          </w:p>
        </w:tc>
        <w:tc>
          <w:tcPr>
            <w:tcW w:w="6655" w:type="dxa"/>
            <w:tcPrChange w:id="10107" w:author="Steven" w:date="2022-04-18T14:53:00Z">
              <w:tcPr>
                <w:tcW w:w="4675" w:type="dxa"/>
              </w:tcPr>
            </w:tcPrChange>
          </w:tcPr>
          <w:p w14:paraId="34B78955" w14:textId="6CE219B6" w:rsidR="00BE4DC4" w:rsidRDefault="00BE4DC4" w:rsidP="00FE2F90">
            <w:pPr>
              <w:rPr>
                <w:ins w:id="10108" w:author="Steven" w:date="2022-04-01T16:36:00Z"/>
              </w:rPr>
            </w:pPr>
            <w:proofErr w:type="gramStart"/>
            <w:ins w:id="10109" w:author="Steven" w:date="2022-04-01T16:36:00Z">
              <w:r>
                <w:t>The volume fraction of the matrix within each element.</w:t>
              </w:r>
              <w:proofErr w:type="gramEnd"/>
            </w:ins>
          </w:p>
        </w:tc>
      </w:tr>
      <w:tr w:rsidR="00BE4DC4" w14:paraId="66F35509" w14:textId="77777777" w:rsidTr="00D974F9">
        <w:trPr>
          <w:ins w:id="10110" w:author="Steven" w:date="2022-04-01T16:36:00Z"/>
        </w:trPr>
        <w:tc>
          <w:tcPr>
            <w:tcW w:w="2695" w:type="dxa"/>
            <w:tcPrChange w:id="10111" w:author="Steven" w:date="2022-04-18T14:53:00Z">
              <w:tcPr>
                <w:tcW w:w="4675" w:type="dxa"/>
              </w:tcPr>
            </w:tcPrChange>
          </w:tcPr>
          <w:p w14:paraId="3AD79171" w14:textId="5D857A9C" w:rsidR="00BE4DC4" w:rsidRDefault="00BE4DC4" w:rsidP="00FE2F90">
            <w:pPr>
              <w:rPr>
                <w:ins w:id="10112" w:author="Steven" w:date="2022-04-01T16:36:00Z"/>
              </w:rPr>
            </w:pPr>
            <w:ins w:id="10113" w:author="Steven" w:date="2022-04-01T16:36:00Z">
              <w:r>
                <w:t xml:space="preserve">matrix </w:t>
              </w:r>
              <w:proofErr w:type="spellStart"/>
              <w:r>
                <w:t>visco</w:t>
              </w:r>
              <w:proofErr w:type="spellEnd"/>
              <w:r>
                <w:t xml:space="preserve"> stress</w:t>
              </w:r>
            </w:ins>
          </w:p>
        </w:tc>
        <w:tc>
          <w:tcPr>
            <w:tcW w:w="6655" w:type="dxa"/>
            <w:tcPrChange w:id="10114" w:author="Steven" w:date="2022-04-18T14:53:00Z">
              <w:tcPr>
                <w:tcW w:w="4675" w:type="dxa"/>
              </w:tcPr>
            </w:tcPrChange>
          </w:tcPr>
          <w:p w14:paraId="7AF36840" w14:textId="17B482B7" w:rsidR="00BE4DC4" w:rsidRDefault="00BE4DC4" w:rsidP="00FE2F90">
            <w:pPr>
              <w:rPr>
                <w:ins w:id="10115" w:author="Steven" w:date="2022-04-01T16:36:00Z"/>
              </w:rPr>
            </w:pPr>
            <w:proofErr w:type="gramStart"/>
            <w:ins w:id="10116" w:author="Steven" w:date="2022-04-01T16:37:00Z">
              <w:r>
                <w:t xml:space="preserve">The matrix </w:t>
              </w:r>
              <w:proofErr w:type="spellStart"/>
              <w:r>
                <w:t>submaterial’s</w:t>
              </w:r>
              <w:proofErr w:type="spellEnd"/>
              <w:r>
                <w:t xml:space="preserve"> viscoelastic stress.</w:t>
              </w:r>
            </w:ins>
            <w:proofErr w:type="gramEnd"/>
          </w:p>
        </w:tc>
      </w:tr>
      <w:tr w:rsidR="00BE4DC4" w14:paraId="2F19F110" w14:textId="77777777" w:rsidTr="00D974F9">
        <w:trPr>
          <w:ins w:id="10117" w:author="Steven" w:date="2022-04-01T16:37:00Z"/>
        </w:trPr>
        <w:tc>
          <w:tcPr>
            <w:tcW w:w="2695" w:type="dxa"/>
            <w:tcPrChange w:id="10118" w:author="Steven" w:date="2022-04-18T14:53:00Z">
              <w:tcPr>
                <w:tcW w:w="4675" w:type="dxa"/>
              </w:tcPr>
            </w:tcPrChange>
          </w:tcPr>
          <w:p w14:paraId="4B5E06D5" w14:textId="5FA81DBB" w:rsidR="00BE4DC4" w:rsidRDefault="00BE4DC4" w:rsidP="00FE2F90">
            <w:pPr>
              <w:rPr>
                <w:ins w:id="10119" w:author="Steven" w:date="2022-04-01T16:37:00Z"/>
              </w:rPr>
            </w:pPr>
            <w:ins w:id="10120" w:author="Steven" w:date="2022-04-01T16:37:00Z">
              <w:r>
                <w:t>matrix elastic stress</w:t>
              </w:r>
            </w:ins>
          </w:p>
        </w:tc>
        <w:tc>
          <w:tcPr>
            <w:tcW w:w="6655" w:type="dxa"/>
            <w:tcPrChange w:id="10121" w:author="Steven" w:date="2022-04-18T14:53:00Z">
              <w:tcPr>
                <w:tcW w:w="4675" w:type="dxa"/>
              </w:tcPr>
            </w:tcPrChange>
          </w:tcPr>
          <w:p w14:paraId="7138E79A" w14:textId="5144EA53" w:rsidR="00BE4DC4" w:rsidRDefault="00BE4DC4" w:rsidP="00FE2F90">
            <w:pPr>
              <w:rPr>
                <w:ins w:id="10122" w:author="Steven" w:date="2022-04-01T16:37:00Z"/>
              </w:rPr>
            </w:pPr>
            <w:proofErr w:type="gramStart"/>
            <w:ins w:id="10123" w:author="Steven" w:date="2022-04-01T16:37:00Z">
              <w:r>
                <w:t xml:space="preserve">The matrix </w:t>
              </w:r>
              <w:proofErr w:type="spellStart"/>
              <w:r>
                <w:t>submaterial’s</w:t>
              </w:r>
              <w:proofErr w:type="spellEnd"/>
              <w:r>
                <w:t xml:space="preserve"> elastic stress.</w:t>
              </w:r>
              <w:proofErr w:type="gramEnd"/>
            </w:ins>
          </w:p>
        </w:tc>
      </w:tr>
      <w:tr w:rsidR="00BE4DC4" w14:paraId="3E4DED98" w14:textId="77777777" w:rsidTr="00D974F9">
        <w:trPr>
          <w:ins w:id="10124" w:author="Steven" w:date="2022-04-01T16:37:00Z"/>
        </w:trPr>
        <w:tc>
          <w:tcPr>
            <w:tcW w:w="2695" w:type="dxa"/>
            <w:tcPrChange w:id="10125" w:author="Steven" w:date="2022-04-18T14:53:00Z">
              <w:tcPr>
                <w:tcW w:w="4675" w:type="dxa"/>
              </w:tcPr>
            </w:tcPrChange>
          </w:tcPr>
          <w:p w14:paraId="637FBD2A" w14:textId="589FE60A" w:rsidR="00BE4DC4" w:rsidRDefault="00BE4DC4" w:rsidP="00FE2F90">
            <w:pPr>
              <w:rPr>
                <w:ins w:id="10126" w:author="Steven" w:date="2022-04-01T16:37:00Z"/>
              </w:rPr>
            </w:pPr>
            <w:ins w:id="10127" w:author="Steven" w:date="2022-04-01T16:37:00Z">
              <w:r>
                <w:t>branch count</w:t>
              </w:r>
            </w:ins>
          </w:p>
        </w:tc>
        <w:tc>
          <w:tcPr>
            <w:tcW w:w="6655" w:type="dxa"/>
            <w:tcPrChange w:id="10128" w:author="Steven" w:date="2022-04-18T14:53:00Z">
              <w:tcPr>
                <w:tcW w:w="4675" w:type="dxa"/>
              </w:tcPr>
            </w:tcPrChange>
          </w:tcPr>
          <w:p w14:paraId="3688EF37" w14:textId="36DA4D0E" w:rsidR="00BE4DC4" w:rsidRDefault="00BE4DC4" w:rsidP="00FE2F90">
            <w:pPr>
              <w:rPr>
                <w:ins w:id="10129" w:author="Steven" w:date="2022-04-01T16:37:00Z"/>
              </w:rPr>
            </w:pPr>
            <w:proofErr w:type="gramStart"/>
            <w:ins w:id="10130" w:author="Steven" w:date="2022-04-01T16:37:00Z">
              <w:r>
                <w:t>The number of branches within each element.</w:t>
              </w:r>
              <w:proofErr w:type="gramEnd"/>
            </w:ins>
          </w:p>
        </w:tc>
      </w:tr>
      <w:tr w:rsidR="00BE4DC4" w14:paraId="04BD82BE" w14:textId="77777777" w:rsidTr="00D974F9">
        <w:trPr>
          <w:ins w:id="10131" w:author="Steven" w:date="2022-04-01T16:38:00Z"/>
        </w:trPr>
        <w:tc>
          <w:tcPr>
            <w:tcW w:w="2695" w:type="dxa"/>
            <w:tcPrChange w:id="10132" w:author="Steven" w:date="2022-04-18T14:53:00Z">
              <w:tcPr>
                <w:tcW w:w="4675" w:type="dxa"/>
              </w:tcPr>
            </w:tcPrChange>
          </w:tcPr>
          <w:p w14:paraId="7C617A5A" w14:textId="6ACB1235" w:rsidR="00BE4DC4" w:rsidRDefault="00BE4DC4" w:rsidP="00FE2F90">
            <w:pPr>
              <w:rPr>
                <w:ins w:id="10133" w:author="Steven" w:date="2022-04-01T16:38:00Z"/>
              </w:rPr>
            </w:pPr>
            <w:ins w:id="10134" w:author="Steven" w:date="2022-04-01T16:38:00Z">
              <w:r>
                <w:t>segment length</w:t>
              </w:r>
            </w:ins>
          </w:p>
        </w:tc>
        <w:tc>
          <w:tcPr>
            <w:tcW w:w="6655" w:type="dxa"/>
            <w:tcPrChange w:id="10135" w:author="Steven" w:date="2022-04-18T14:53:00Z">
              <w:tcPr>
                <w:tcW w:w="4675" w:type="dxa"/>
              </w:tcPr>
            </w:tcPrChange>
          </w:tcPr>
          <w:p w14:paraId="429FBA5E" w14:textId="75AA1F47" w:rsidR="00BE4DC4" w:rsidRDefault="00BE4DC4" w:rsidP="00FE2F90">
            <w:pPr>
              <w:rPr>
                <w:ins w:id="10136" w:author="Steven" w:date="2022-04-01T16:38:00Z"/>
              </w:rPr>
            </w:pPr>
            <w:proofErr w:type="gramStart"/>
            <w:ins w:id="10137" w:author="Steven" w:date="2022-04-01T16:38:00Z">
              <w:r>
                <w:t>The total segment length in each element.</w:t>
              </w:r>
              <w:proofErr w:type="gramEnd"/>
            </w:ins>
          </w:p>
        </w:tc>
      </w:tr>
      <w:tr w:rsidR="00BE4DC4" w14:paraId="683574AD" w14:textId="77777777" w:rsidTr="00D974F9">
        <w:trPr>
          <w:ins w:id="10138" w:author="Steven" w:date="2022-04-01T16:38:00Z"/>
        </w:trPr>
        <w:tc>
          <w:tcPr>
            <w:tcW w:w="2695" w:type="dxa"/>
            <w:tcPrChange w:id="10139" w:author="Steven" w:date="2022-04-18T14:53:00Z">
              <w:tcPr>
                <w:tcW w:w="4675" w:type="dxa"/>
              </w:tcPr>
            </w:tcPrChange>
          </w:tcPr>
          <w:p w14:paraId="67418F97" w14:textId="4EF90698" w:rsidR="00BE4DC4" w:rsidRDefault="00BE4DC4">
            <w:pPr>
              <w:rPr>
                <w:ins w:id="10140" w:author="Steven" w:date="2022-04-01T16:38:00Z"/>
              </w:rPr>
            </w:pPr>
            <w:ins w:id="10141" w:author="Steven" w:date="2022-04-01T16:38:00Z">
              <w:r>
                <w:t>anastomoses</w:t>
              </w:r>
            </w:ins>
          </w:p>
        </w:tc>
        <w:tc>
          <w:tcPr>
            <w:tcW w:w="6655" w:type="dxa"/>
            <w:tcPrChange w:id="10142" w:author="Steven" w:date="2022-04-18T14:53:00Z">
              <w:tcPr>
                <w:tcW w:w="4675" w:type="dxa"/>
              </w:tcPr>
            </w:tcPrChange>
          </w:tcPr>
          <w:p w14:paraId="592E81C6" w14:textId="24EEE467" w:rsidR="00BE4DC4" w:rsidRDefault="00BE4DC4" w:rsidP="00FE2F90">
            <w:pPr>
              <w:rPr>
                <w:ins w:id="10143" w:author="Steven" w:date="2022-04-01T16:38:00Z"/>
              </w:rPr>
            </w:pPr>
            <w:proofErr w:type="gramStart"/>
            <w:ins w:id="10144" w:author="Steven" w:date="2022-04-01T16:38:00Z">
              <w:r>
                <w:t>The number of anastomoses in each element.</w:t>
              </w:r>
              <w:proofErr w:type="gramEnd"/>
            </w:ins>
          </w:p>
        </w:tc>
      </w:tr>
    </w:tbl>
    <w:p w14:paraId="345F4639" w14:textId="008271DA" w:rsidR="00FE2F90" w:rsidDel="00182F65" w:rsidRDefault="00FE2F90" w:rsidP="00FE2F90">
      <w:pPr>
        <w:rPr>
          <w:del w:id="10145" w:author="Steven" w:date="2022-04-01T16:29:00Z"/>
        </w:rPr>
      </w:pPr>
      <w:del w:id="10146" w:author="Steven" w:date="2022-04-01T16:34:00Z">
        <w:r w:rsidDel="00BE4DC4">
          <w:delText>in the &lt;Output&gt;&lt;plotfile type="febio"&gt; section within the .feb.file.</w:delText>
        </w:r>
      </w:del>
    </w:p>
    <w:p w14:paraId="399533E7" w14:textId="533AD8C4" w:rsidR="00FE2F90" w:rsidRDefault="00FE2F90" w:rsidP="00FE2F90"/>
    <w:p w14:paraId="139ACA72" w14:textId="68D13587" w:rsidR="00B20296" w:rsidRPr="00BE5A55" w:rsidDel="001E2AFE" w:rsidRDefault="00B20296">
      <w:pPr>
        <w:pStyle w:val="Code0"/>
        <w:rPr>
          <w:del w:id="10147" w:author="Steven" w:date="2022-04-01T16:45:00Z"/>
          <w:szCs w:val="20"/>
          <w:rPrChange w:id="10148" w:author="Steven" w:date="2022-04-18T14:11:00Z">
            <w:rPr>
              <w:del w:id="10149" w:author="Steven" w:date="2022-04-01T16:45:00Z"/>
            </w:rPr>
          </w:rPrChange>
        </w:rPr>
        <w:pPrChange w:id="10150" w:author="Steven" w:date="2022-04-01T16:30:00Z">
          <w:pPr>
            <w:shd w:val="clear" w:color="auto" w:fill="FFFFFF"/>
            <w:jc w:val="left"/>
          </w:pPr>
        </w:pPrChange>
      </w:pPr>
      <w:del w:id="10151" w:author="Steven" w:date="2022-04-01T16:45:00Z">
        <w:r w:rsidRPr="00BE5A55" w:rsidDel="001E2AFE">
          <w:rPr>
            <w:szCs w:val="20"/>
            <w:rPrChange w:id="10152" w:author="Steven" w:date="2022-04-18T14:11:00Z">
              <w:rPr>
                <w:color w:val="0000FF"/>
              </w:rPr>
            </w:rPrChange>
          </w:rPr>
          <w:delText>&lt;var</w:delText>
        </w:r>
        <w:r w:rsidRPr="00BE5A55" w:rsidDel="001E2AFE">
          <w:rPr>
            <w:szCs w:val="20"/>
            <w:rPrChange w:id="10153" w:author="Steven" w:date="2022-04-18T14:11:00Z">
              <w:rPr>
                <w:color w:val="000000"/>
              </w:rPr>
            </w:rPrChange>
          </w:rPr>
          <w:delText xml:space="preserve"> type="angio stress"/&gt;</w:delText>
        </w:r>
        <w:bookmarkStart w:id="10154" w:name="_Toc99726491"/>
        <w:bookmarkEnd w:id="10154"/>
      </w:del>
    </w:p>
    <w:p w14:paraId="4C42EBB6" w14:textId="3CFF6877" w:rsidR="00FE2F90" w:rsidDel="00182F65" w:rsidRDefault="00FE2F90" w:rsidP="00FE2F90">
      <w:pPr>
        <w:rPr>
          <w:del w:id="10155" w:author="Steven" w:date="2022-04-01T16:29:00Z"/>
        </w:rPr>
      </w:pPr>
      <w:del w:id="10156" w:author="Steven" w:date="2022-04-01T16:45:00Z">
        <w:r w:rsidDel="001E2AFE">
          <w:delText>This tag will output the stress that the vascular network creates.</w:delText>
        </w:r>
      </w:del>
      <w:bookmarkStart w:id="10157" w:name="_Toc99726492"/>
      <w:bookmarkEnd w:id="10157"/>
    </w:p>
    <w:p w14:paraId="1E8A496F" w14:textId="2D5770B4" w:rsidR="00FE2F90" w:rsidDel="001E2AFE" w:rsidRDefault="00FE2F90" w:rsidP="00FE2F90">
      <w:pPr>
        <w:rPr>
          <w:del w:id="10158" w:author="Steven" w:date="2022-04-01T16:45:00Z"/>
        </w:rPr>
      </w:pPr>
      <w:bookmarkStart w:id="10159" w:name="_Toc99726493"/>
      <w:bookmarkEnd w:id="10159"/>
    </w:p>
    <w:p w14:paraId="7A11D84D" w14:textId="6B33E933" w:rsidR="00B20296" w:rsidRPr="00BE5A55" w:rsidDel="001E2AFE" w:rsidRDefault="00B20296">
      <w:pPr>
        <w:pStyle w:val="Code0"/>
        <w:rPr>
          <w:del w:id="10160" w:author="Steven" w:date="2022-04-01T16:45:00Z"/>
          <w:szCs w:val="20"/>
          <w:rPrChange w:id="10161" w:author="Steven" w:date="2022-04-18T14:11:00Z">
            <w:rPr>
              <w:del w:id="10162" w:author="Steven" w:date="2022-04-01T16:45:00Z"/>
            </w:rPr>
          </w:rPrChange>
        </w:rPr>
        <w:pPrChange w:id="10163" w:author="Steven" w:date="2022-04-01T16:30:00Z">
          <w:pPr>
            <w:shd w:val="clear" w:color="auto" w:fill="FFFFFF"/>
            <w:jc w:val="left"/>
          </w:pPr>
        </w:pPrChange>
      </w:pPr>
      <w:del w:id="10164" w:author="Steven" w:date="2022-04-01T16:45:00Z">
        <w:r w:rsidRPr="00BE5A55" w:rsidDel="001E2AFE">
          <w:rPr>
            <w:szCs w:val="20"/>
            <w:rPrChange w:id="10165" w:author="Steven" w:date="2022-04-18T14:11:00Z">
              <w:rPr>
                <w:color w:val="0000FF"/>
              </w:rPr>
            </w:rPrChange>
          </w:rPr>
          <w:delText>&lt;var</w:delText>
        </w:r>
        <w:r w:rsidRPr="00BE5A55" w:rsidDel="001E2AFE">
          <w:rPr>
            <w:szCs w:val="20"/>
            <w:rPrChange w:id="10166" w:author="Steven" w:date="2022-04-18T14:11:00Z">
              <w:rPr>
                <w:color w:val="000000"/>
              </w:rPr>
            </w:rPrChange>
          </w:rPr>
          <w:delText xml:space="preserve"> type="vessel stress"/&gt;</w:delText>
        </w:r>
        <w:bookmarkStart w:id="10167" w:name="_Toc99726494"/>
        <w:bookmarkEnd w:id="10167"/>
      </w:del>
    </w:p>
    <w:p w14:paraId="49CC394A" w14:textId="41862A56" w:rsidR="00FE2F90" w:rsidDel="00106C2F" w:rsidRDefault="00FE2F90" w:rsidP="00FE2F90">
      <w:pPr>
        <w:rPr>
          <w:del w:id="10168" w:author="Steven" w:date="2022-04-01T16:30:00Z"/>
        </w:rPr>
      </w:pPr>
      <w:del w:id="10169" w:author="Steven" w:date="2022-04-01T16:45:00Z">
        <w:r w:rsidDel="001E2AFE">
          <w:delText>This tag will output the stress that is from the vessel submaterial.</w:delText>
        </w:r>
      </w:del>
      <w:bookmarkStart w:id="10170" w:name="_Toc99726495"/>
      <w:bookmarkEnd w:id="10170"/>
    </w:p>
    <w:p w14:paraId="6E1ACB5E" w14:textId="5312FE55" w:rsidR="00FE2F90" w:rsidRPr="00106C2F" w:rsidDel="001E2AFE" w:rsidRDefault="00FE2F90" w:rsidP="00FE2F90">
      <w:pPr>
        <w:rPr>
          <w:del w:id="10171" w:author="Steven" w:date="2022-04-01T16:45:00Z"/>
        </w:rPr>
      </w:pPr>
      <w:bookmarkStart w:id="10172" w:name="_Toc99726496"/>
      <w:bookmarkEnd w:id="10172"/>
    </w:p>
    <w:p w14:paraId="29FB1E9C" w14:textId="727EDDAC" w:rsidR="00B20296" w:rsidRPr="00BE5A55" w:rsidDel="001E2AFE" w:rsidRDefault="00B20296">
      <w:pPr>
        <w:pStyle w:val="Code0"/>
        <w:rPr>
          <w:del w:id="10173" w:author="Steven" w:date="2022-04-01T16:45:00Z"/>
          <w:szCs w:val="20"/>
          <w:rPrChange w:id="10174" w:author="Steven" w:date="2022-04-18T14:11:00Z">
            <w:rPr>
              <w:del w:id="10175" w:author="Steven" w:date="2022-04-01T16:45:00Z"/>
            </w:rPr>
          </w:rPrChange>
        </w:rPr>
        <w:pPrChange w:id="10176" w:author="Steven" w:date="2022-04-01T16:30:00Z">
          <w:pPr>
            <w:shd w:val="clear" w:color="auto" w:fill="FFFFFF"/>
            <w:jc w:val="left"/>
          </w:pPr>
        </w:pPrChange>
      </w:pPr>
      <w:del w:id="10177" w:author="Steven" w:date="2022-04-01T16:45:00Z">
        <w:r w:rsidRPr="00BE5A55" w:rsidDel="001E2AFE">
          <w:rPr>
            <w:szCs w:val="20"/>
            <w:rPrChange w:id="10178" w:author="Steven" w:date="2022-04-18T14:11:00Z">
              <w:rPr>
                <w:rFonts w:ascii="Courier New" w:hAnsi="Courier New" w:cs="Courier New"/>
                <w:color w:val="0000FF"/>
                <w:sz w:val="20"/>
                <w:szCs w:val="20"/>
              </w:rPr>
            </w:rPrChange>
          </w:rPr>
          <w:delText>&lt;var</w:delText>
        </w:r>
        <w:r w:rsidRPr="00BE5A55" w:rsidDel="001E2AFE">
          <w:rPr>
            <w:szCs w:val="20"/>
            <w:rPrChange w:id="10179" w:author="Steven" w:date="2022-04-18T14:11:00Z">
              <w:rPr>
                <w:rFonts w:ascii="Courier New" w:hAnsi="Courier New" w:cs="Courier New"/>
                <w:color w:val="000000"/>
                <w:sz w:val="20"/>
                <w:szCs w:val="20"/>
              </w:rPr>
            </w:rPrChange>
          </w:rPr>
          <w:delText xml:space="preserve"> type="matrix stress"/&gt;</w:delText>
        </w:r>
        <w:bookmarkStart w:id="10180" w:name="_Toc99726497"/>
        <w:bookmarkEnd w:id="10180"/>
      </w:del>
    </w:p>
    <w:p w14:paraId="694DDA72" w14:textId="080B14A3" w:rsidR="00FE2F90" w:rsidRPr="00106C2F" w:rsidDel="00106C2F" w:rsidRDefault="00FE2F90" w:rsidP="00FE2F90">
      <w:pPr>
        <w:rPr>
          <w:del w:id="10181" w:author="Steven" w:date="2022-04-01T16:30:00Z"/>
        </w:rPr>
      </w:pPr>
      <w:del w:id="10182" w:author="Steven" w:date="2022-04-01T16:45:00Z">
        <w:r w:rsidRPr="00106C2F" w:rsidDel="001E2AFE">
          <w:delText>This tag will output the stress that is from the matrix submaterial.</w:delText>
        </w:r>
      </w:del>
      <w:bookmarkStart w:id="10183" w:name="_Toc99726498"/>
      <w:bookmarkEnd w:id="10183"/>
    </w:p>
    <w:p w14:paraId="235B2679" w14:textId="2C235C26" w:rsidR="00FE2F90" w:rsidRPr="00106C2F" w:rsidDel="001E2AFE" w:rsidRDefault="00FE2F90" w:rsidP="00FE2F90">
      <w:pPr>
        <w:rPr>
          <w:del w:id="10184" w:author="Steven" w:date="2022-04-01T16:45:00Z"/>
        </w:rPr>
      </w:pPr>
      <w:bookmarkStart w:id="10185" w:name="_Toc99726499"/>
      <w:bookmarkEnd w:id="10185"/>
    </w:p>
    <w:p w14:paraId="3D2763E3" w14:textId="296F0DB1" w:rsidR="00B20296" w:rsidRPr="00BE5A55" w:rsidDel="001E2AFE" w:rsidRDefault="00B20296">
      <w:pPr>
        <w:pStyle w:val="Code0"/>
        <w:rPr>
          <w:del w:id="10186" w:author="Steven" w:date="2022-04-01T16:45:00Z"/>
          <w:szCs w:val="20"/>
          <w:rPrChange w:id="10187" w:author="Steven" w:date="2022-04-18T14:11:00Z">
            <w:rPr>
              <w:del w:id="10188" w:author="Steven" w:date="2022-04-01T16:45:00Z"/>
            </w:rPr>
          </w:rPrChange>
        </w:rPr>
        <w:pPrChange w:id="10189" w:author="Steven" w:date="2022-04-01T16:30:00Z">
          <w:pPr>
            <w:shd w:val="clear" w:color="auto" w:fill="FFFFFF"/>
            <w:jc w:val="left"/>
          </w:pPr>
        </w:pPrChange>
      </w:pPr>
      <w:del w:id="10190" w:author="Steven" w:date="2022-04-01T16:45:00Z">
        <w:r w:rsidRPr="00BE5A55" w:rsidDel="001E2AFE">
          <w:rPr>
            <w:szCs w:val="20"/>
            <w:rPrChange w:id="10191" w:author="Steven" w:date="2022-04-18T14:11:00Z">
              <w:rPr>
                <w:rFonts w:ascii="Courier New" w:hAnsi="Courier New" w:cs="Courier New"/>
                <w:color w:val="0000FF"/>
                <w:sz w:val="20"/>
                <w:szCs w:val="20"/>
              </w:rPr>
            </w:rPrChange>
          </w:rPr>
          <w:delText>&lt;var</w:delText>
        </w:r>
        <w:r w:rsidRPr="00BE5A55" w:rsidDel="001E2AFE">
          <w:rPr>
            <w:szCs w:val="20"/>
            <w:rPrChange w:id="10192" w:author="Steven" w:date="2022-04-18T14:11:00Z">
              <w:rPr>
                <w:rFonts w:ascii="Courier New" w:hAnsi="Courier New" w:cs="Courier New"/>
                <w:color w:val="000000"/>
                <w:sz w:val="20"/>
                <w:szCs w:val="20"/>
              </w:rPr>
            </w:rPrChange>
          </w:rPr>
          <w:delText xml:space="preserve"> type="vessel weight"/&gt;</w:delText>
        </w:r>
        <w:bookmarkStart w:id="10193" w:name="_Toc99726500"/>
        <w:bookmarkEnd w:id="10193"/>
      </w:del>
    </w:p>
    <w:p w14:paraId="0E391155" w14:textId="08A988E9" w:rsidR="00FE2F90" w:rsidRPr="00106C2F" w:rsidDel="00106C2F" w:rsidRDefault="00FE2F90" w:rsidP="00FE2F90">
      <w:pPr>
        <w:rPr>
          <w:del w:id="10194" w:author="Steven" w:date="2022-04-01T16:30:00Z"/>
        </w:rPr>
      </w:pPr>
      <w:del w:id="10195" w:author="Steven" w:date="2022-04-01T16:45:00Z">
        <w:r w:rsidRPr="00106C2F" w:rsidDel="001E2AFE">
          <w:delText xml:space="preserve">This tag will output the </w:delText>
        </w:r>
        <w:r w:rsidR="000577B9" w:rsidRPr="00106C2F" w:rsidDel="001E2AFE">
          <w:delText>weighting of the vessel material at each point.</w:delText>
        </w:r>
      </w:del>
      <w:bookmarkStart w:id="10196" w:name="_Toc99726501"/>
      <w:bookmarkEnd w:id="10196"/>
    </w:p>
    <w:p w14:paraId="3295B521" w14:textId="6AF5F7BB" w:rsidR="00FE2F90" w:rsidRPr="00106C2F" w:rsidDel="001E2AFE" w:rsidRDefault="00FE2F90" w:rsidP="00FE2F90">
      <w:pPr>
        <w:rPr>
          <w:del w:id="10197" w:author="Steven" w:date="2022-04-01T16:45:00Z"/>
        </w:rPr>
      </w:pPr>
      <w:bookmarkStart w:id="10198" w:name="_Toc99726502"/>
      <w:bookmarkEnd w:id="10198"/>
    </w:p>
    <w:p w14:paraId="527489E2" w14:textId="617A3B19" w:rsidR="00B20296" w:rsidRPr="00BE5A55" w:rsidDel="001E2AFE" w:rsidRDefault="00B20296">
      <w:pPr>
        <w:pStyle w:val="Code0"/>
        <w:rPr>
          <w:del w:id="10199" w:author="Steven" w:date="2022-04-01T16:45:00Z"/>
          <w:szCs w:val="20"/>
          <w:rPrChange w:id="10200" w:author="Steven" w:date="2022-04-18T14:11:00Z">
            <w:rPr>
              <w:del w:id="10201" w:author="Steven" w:date="2022-04-01T16:45:00Z"/>
            </w:rPr>
          </w:rPrChange>
        </w:rPr>
        <w:pPrChange w:id="10202" w:author="Steven" w:date="2022-04-01T16:30:00Z">
          <w:pPr>
            <w:shd w:val="clear" w:color="auto" w:fill="FFFFFF"/>
            <w:jc w:val="left"/>
          </w:pPr>
        </w:pPrChange>
      </w:pPr>
      <w:del w:id="10203" w:author="Steven" w:date="2022-04-01T16:45:00Z">
        <w:r w:rsidRPr="00BE5A55" w:rsidDel="001E2AFE">
          <w:rPr>
            <w:szCs w:val="20"/>
            <w:rPrChange w:id="10204" w:author="Steven" w:date="2022-04-18T14:11:00Z">
              <w:rPr>
                <w:rFonts w:ascii="Courier New" w:hAnsi="Courier New" w:cs="Courier New"/>
                <w:color w:val="0000FF"/>
                <w:sz w:val="20"/>
                <w:szCs w:val="20"/>
              </w:rPr>
            </w:rPrChange>
          </w:rPr>
          <w:delText>&lt;var</w:delText>
        </w:r>
        <w:r w:rsidRPr="00BE5A55" w:rsidDel="001E2AFE">
          <w:rPr>
            <w:szCs w:val="20"/>
            <w:rPrChange w:id="10205" w:author="Steven" w:date="2022-04-18T14:11:00Z">
              <w:rPr>
                <w:rFonts w:ascii="Courier New" w:hAnsi="Courier New" w:cs="Courier New"/>
                <w:color w:val="000000"/>
                <w:sz w:val="20"/>
                <w:szCs w:val="20"/>
              </w:rPr>
            </w:rPrChange>
          </w:rPr>
          <w:delText xml:space="preserve"> type="matrix weight"/&gt;</w:delText>
        </w:r>
        <w:bookmarkStart w:id="10206" w:name="_Toc99726503"/>
        <w:bookmarkEnd w:id="10206"/>
      </w:del>
    </w:p>
    <w:p w14:paraId="0502A304" w14:textId="3237BB71" w:rsidR="000577B9" w:rsidRPr="00106C2F" w:rsidDel="00106C2F" w:rsidRDefault="000577B9" w:rsidP="000577B9">
      <w:pPr>
        <w:rPr>
          <w:del w:id="10207" w:author="Steven" w:date="2022-04-01T16:31:00Z"/>
        </w:rPr>
      </w:pPr>
      <w:del w:id="10208" w:author="Steven" w:date="2022-04-01T16:45:00Z">
        <w:r w:rsidRPr="00106C2F" w:rsidDel="001E2AFE">
          <w:delText>This tag will output the weighting of the matrix material at each point.</w:delText>
        </w:r>
      </w:del>
      <w:bookmarkStart w:id="10209" w:name="_Toc99726504"/>
      <w:bookmarkEnd w:id="10209"/>
    </w:p>
    <w:p w14:paraId="57F9029A" w14:textId="1F1EB20C" w:rsidR="000577B9" w:rsidRPr="00106C2F" w:rsidDel="001E2AFE" w:rsidRDefault="000577B9" w:rsidP="00FE2F90">
      <w:pPr>
        <w:rPr>
          <w:del w:id="10210" w:author="Steven" w:date="2022-04-01T16:45:00Z"/>
        </w:rPr>
      </w:pPr>
      <w:bookmarkStart w:id="10211" w:name="_Toc99726505"/>
      <w:bookmarkEnd w:id="10211"/>
    </w:p>
    <w:p w14:paraId="64554AE5" w14:textId="34DE317C" w:rsidR="00B20296" w:rsidRPr="00BE5A55" w:rsidDel="001E2AFE" w:rsidRDefault="00B20296">
      <w:pPr>
        <w:pStyle w:val="Code0"/>
        <w:rPr>
          <w:del w:id="10212" w:author="Steven" w:date="2022-04-01T16:45:00Z"/>
          <w:szCs w:val="20"/>
          <w:rPrChange w:id="10213" w:author="Steven" w:date="2022-04-18T14:11:00Z">
            <w:rPr>
              <w:del w:id="10214" w:author="Steven" w:date="2022-04-01T16:45:00Z"/>
            </w:rPr>
          </w:rPrChange>
        </w:rPr>
        <w:pPrChange w:id="10215" w:author="Steven" w:date="2022-04-01T16:31:00Z">
          <w:pPr>
            <w:shd w:val="clear" w:color="auto" w:fill="FFFFFF"/>
            <w:jc w:val="left"/>
          </w:pPr>
        </w:pPrChange>
      </w:pPr>
      <w:del w:id="10216" w:author="Steven" w:date="2022-04-01T16:45:00Z">
        <w:r w:rsidRPr="00BE5A55" w:rsidDel="001E2AFE">
          <w:rPr>
            <w:szCs w:val="20"/>
            <w:rPrChange w:id="10217" w:author="Steven" w:date="2022-04-18T14:11:00Z">
              <w:rPr>
                <w:rFonts w:ascii="Courier New" w:hAnsi="Courier New" w:cs="Courier New"/>
                <w:color w:val="0000FF"/>
                <w:sz w:val="20"/>
                <w:szCs w:val="20"/>
              </w:rPr>
            </w:rPrChange>
          </w:rPr>
          <w:delText>&lt;var</w:delText>
        </w:r>
        <w:r w:rsidRPr="00BE5A55" w:rsidDel="001E2AFE">
          <w:rPr>
            <w:szCs w:val="20"/>
            <w:rPrChange w:id="10218" w:author="Steven" w:date="2022-04-18T14:11:00Z">
              <w:rPr>
                <w:rFonts w:ascii="Courier New" w:hAnsi="Courier New" w:cs="Courier New"/>
                <w:color w:val="000000"/>
                <w:sz w:val="20"/>
                <w:szCs w:val="20"/>
              </w:rPr>
            </w:rPrChange>
          </w:rPr>
          <w:delText xml:space="preserve"> type="matrix visco stress"/&gt;</w:delText>
        </w:r>
        <w:bookmarkStart w:id="10219" w:name="_Toc99726506"/>
        <w:bookmarkEnd w:id="10219"/>
      </w:del>
    </w:p>
    <w:p w14:paraId="7627A95F" w14:textId="4B1D306C" w:rsidR="000577B9" w:rsidRPr="00106C2F" w:rsidDel="00106C2F" w:rsidRDefault="000577B9" w:rsidP="00FE2F90">
      <w:pPr>
        <w:rPr>
          <w:del w:id="10220" w:author="Steven" w:date="2022-04-01T16:31:00Z"/>
        </w:rPr>
      </w:pPr>
      <w:del w:id="10221" w:author="Steven" w:date="2022-04-01T16:45:00Z">
        <w:r w:rsidRPr="00106C2F" w:rsidDel="001E2AFE">
          <w:delText>This tag will output the matrix submaterial’s viscoelastic submaterial’s stress.</w:delText>
        </w:r>
      </w:del>
      <w:bookmarkStart w:id="10222" w:name="_Toc99726507"/>
      <w:bookmarkEnd w:id="10222"/>
    </w:p>
    <w:p w14:paraId="5CD61DC7" w14:textId="39D778ED" w:rsidR="000577B9" w:rsidRPr="00106C2F" w:rsidDel="001E2AFE" w:rsidRDefault="000577B9" w:rsidP="00FE2F90">
      <w:pPr>
        <w:rPr>
          <w:del w:id="10223" w:author="Steven" w:date="2022-04-01T16:45:00Z"/>
        </w:rPr>
      </w:pPr>
      <w:bookmarkStart w:id="10224" w:name="_Toc99726508"/>
      <w:bookmarkEnd w:id="10224"/>
    </w:p>
    <w:p w14:paraId="7B83B604" w14:textId="03A3E8E2" w:rsidR="00B20296" w:rsidRPr="00BE5A55" w:rsidDel="001E2AFE" w:rsidRDefault="00B20296">
      <w:pPr>
        <w:pStyle w:val="Code0"/>
        <w:rPr>
          <w:del w:id="10225" w:author="Steven" w:date="2022-04-01T16:45:00Z"/>
          <w:szCs w:val="20"/>
          <w:rPrChange w:id="10226" w:author="Steven" w:date="2022-04-18T14:11:00Z">
            <w:rPr>
              <w:del w:id="10227" w:author="Steven" w:date="2022-04-01T16:45:00Z"/>
            </w:rPr>
          </w:rPrChange>
        </w:rPr>
        <w:pPrChange w:id="10228" w:author="Steven" w:date="2022-04-01T16:31:00Z">
          <w:pPr>
            <w:shd w:val="clear" w:color="auto" w:fill="FFFFFF"/>
            <w:jc w:val="left"/>
          </w:pPr>
        </w:pPrChange>
      </w:pPr>
      <w:del w:id="10229" w:author="Steven" w:date="2022-04-01T16:45:00Z">
        <w:r w:rsidRPr="00BE5A55" w:rsidDel="001E2AFE">
          <w:rPr>
            <w:szCs w:val="20"/>
            <w:rPrChange w:id="10230" w:author="Steven" w:date="2022-04-18T14:11:00Z">
              <w:rPr>
                <w:rFonts w:ascii="Courier New" w:hAnsi="Courier New" w:cs="Courier New"/>
                <w:color w:val="0000FF"/>
                <w:sz w:val="20"/>
                <w:szCs w:val="20"/>
              </w:rPr>
            </w:rPrChange>
          </w:rPr>
          <w:delText>&lt;var</w:delText>
        </w:r>
        <w:r w:rsidRPr="00BE5A55" w:rsidDel="001E2AFE">
          <w:rPr>
            <w:szCs w:val="20"/>
            <w:rPrChange w:id="10231" w:author="Steven" w:date="2022-04-18T14:11:00Z">
              <w:rPr>
                <w:rFonts w:ascii="Courier New" w:hAnsi="Courier New" w:cs="Courier New"/>
                <w:color w:val="000000"/>
                <w:sz w:val="20"/>
                <w:szCs w:val="20"/>
              </w:rPr>
            </w:rPrChange>
          </w:rPr>
          <w:delText xml:space="preserve"> type="matrix elastic stress"/&gt;</w:delText>
        </w:r>
        <w:bookmarkStart w:id="10232" w:name="_Toc99726509"/>
        <w:bookmarkEnd w:id="10232"/>
      </w:del>
    </w:p>
    <w:p w14:paraId="7BF58B72" w14:textId="5B7E4993" w:rsidR="000577B9" w:rsidRPr="00106C2F" w:rsidDel="00106C2F" w:rsidRDefault="000577B9" w:rsidP="000577B9">
      <w:pPr>
        <w:rPr>
          <w:del w:id="10233" w:author="Steven" w:date="2022-04-01T16:31:00Z"/>
        </w:rPr>
      </w:pPr>
      <w:del w:id="10234" w:author="Steven" w:date="2022-04-01T16:45:00Z">
        <w:r w:rsidRPr="00106C2F" w:rsidDel="001E2AFE">
          <w:delText>This tag will output the matrix submaterial’s elastic submaterial stress.</w:delText>
        </w:r>
      </w:del>
      <w:bookmarkStart w:id="10235" w:name="_Toc99726510"/>
      <w:bookmarkEnd w:id="10235"/>
    </w:p>
    <w:p w14:paraId="282842C0" w14:textId="16D964E5" w:rsidR="000577B9" w:rsidRPr="00106C2F" w:rsidDel="001E2AFE" w:rsidRDefault="000577B9" w:rsidP="00FE2F90">
      <w:pPr>
        <w:rPr>
          <w:del w:id="10236" w:author="Steven" w:date="2022-04-01T16:45:00Z"/>
        </w:rPr>
      </w:pPr>
      <w:bookmarkStart w:id="10237" w:name="_Toc99726511"/>
      <w:bookmarkEnd w:id="10237"/>
    </w:p>
    <w:p w14:paraId="084EC64F" w14:textId="163889E1" w:rsidR="00B20296" w:rsidRPr="00BE5A55" w:rsidDel="001E2AFE" w:rsidRDefault="00B20296">
      <w:pPr>
        <w:pStyle w:val="Code0"/>
        <w:rPr>
          <w:del w:id="10238" w:author="Steven" w:date="2022-04-01T16:45:00Z"/>
          <w:szCs w:val="20"/>
          <w:rPrChange w:id="10239" w:author="Steven" w:date="2022-04-18T14:11:00Z">
            <w:rPr>
              <w:del w:id="10240" w:author="Steven" w:date="2022-04-01T16:45:00Z"/>
            </w:rPr>
          </w:rPrChange>
        </w:rPr>
        <w:pPrChange w:id="10241" w:author="Steven" w:date="2022-04-01T16:31:00Z">
          <w:pPr>
            <w:shd w:val="clear" w:color="auto" w:fill="FFFFFF"/>
            <w:jc w:val="left"/>
          </w:pPr>
        </w:pPrChange>
      </w:pPr>
      <w:del w:id="10242" w:author="Steven" w:date="2022-04-01T16:45:00Z">
        <w:r w:rsidRPr="00BE5A55" w:rsidDel="001E2AFE">
          <w:rPr>
            <w:szCs w:val="20"/>
            <w:rPrChange w:id="10243" w:author="Steven" w:date="2022-04-18T14:11:00Z">
              <w:rPr>
                <w:rFonts w:ascii="Courier New" w:hAnsi="Courier New" w:cs="Courier New"/>
                <w:color w:val="0000FF"/>
                <w:sz w:val="20"/>
                <w:szCs w:val="20"/>
              </w:rPr>
            </w:rPrChange>
          </w:rPr>
          <w:delText>&lt;var</w:delText>
        </w:r>
        <w:r w:rsidRPr="00BE5A55" w:rsidDel="001E2AFE">
          <w:rPr>
            <w:szCs w:val="20"/>
            <w:rPrChange w:id="10244" w:author="Steven" w:date="2022-04-18T14:11:00Z">
              <w:rPr>
                <w:rFonts w:ascii="Courier New" w:hAnsi="Courier New" w:cs="Courier New"/>
                <w:color w:val="000000"/>
                <w:sz w:val="20"/>
                <w:szCs w:val="20"/>
              </w:rPr>
            </w:rPrChange>
          </w:rPr>
          <w:delText xml:space="preserve"> type="branch_count"/&gt;</w:delText>
        </w:r>
        <w:bookmarkStart w:id="10245" w:name="_Toc99726512"/>
        <w:bookmarkEnd w:id="10245"/>
      </w:del>
    </w:p>
    <w:p w14:paraId="325CE1FB" w14:textId="120E390F" w:rsidR="00167B84" w:rsidRPr="00106C2F" w:rsidDel="00106C2F" w:rsidRDefault="00167B84" w:rsidP="00167B84">
      <w:pPr>
        <w:rPr>
          <w:del w:id="10246" w:author="Steven" w:date="2022-04-01T16:31:00Z"/>
        </w:rPr>
      </w:pPr>
      <w:del w:id="10247" w:author="Steven" w:date="2022-04-01T16:45:00Z">
        <w:r w:rsidRPr="00106C2F" w:rsidDel="001E2AFE">
          <w:delText>This tag will output count of branches that have occoured within each element.</w:delText>
        </w:r>
      </w:del>
      <w:bookmarkStart w:id="10248" w:name="_Toc99726513"/>
      <w:bookmarkEnd w:id="10248"/>
    </w:p>
    <w:p w14:paraId="60FB0E77" w14:textId="46AFB064" w:rsidR="00DF7BCC" w:rsidRPr="00106C2F" w:rsidDel="001E2AFE" w:rsidRDefault="00DF7BCC" w:rsidP="00167B84">
      <w:pPr>
        <w:rPr>
          <w:del w:id="10249" w:author="Steven" w:date="2022-04-01T16:45:00Z"/>
        </w:rPr>
      </w:pPr>
      <w:bookmarkStart w:id="10250" w:name="_Toc99726514"/>
      <w:bookmarkEnd w:id="10250"/>
    </w:p>
    <w:p w14:paraId="21DCB638" w14:textId="68966B28" w:rsidR="00B20296" w:rsidRPr="00BE5A55" w:rsidDel="001E2AFE" w:rsidRDefault="00B20296">
      <w:pPr>
        <w:pStyle w:val="Code0"/>
        <w:rPr>
          <w:del w:id="10251" w:author="Steven" w:date="2022-04-01T16:45:00Z"/>
          <w:szCs w:val="20"/>
          <w:rPrChange w:id="10252" w:author="Steven" w:date="2022-04-18T14:11:00Z">
            <w:rPr>
              <w:del w:id="10253" w:author="Steven" w:date="2022-04-01T16:45:00Z"/>
            </w:rPr>
          </w:rPrChange>
        </w:rPr>
        <w:pPrChange w:id="10254" w:author="Steven" w:date="2022-04-01T16:31:00Z">
          <w:pPr>
            <w:shd w:val="clear" w:color="auto" w:fill="FFFFFF"/>
            <w:jc w:val="left"/>
          </w:pPr>
        </w:pPrChange>
      </w:pPr>
      <w:del w:id="10255" w:author="Steven" w:date="2022-04-01T16:45:00Z">
        <w:r w:rsidRPr="00BE5A55" w:rsidDel="001E2AFE">
          <w:rPr>
            <w:szCs w:val="20"/>
            <w:rPrChange w:id="10256" w:author="Steven" w:date="2022-04-18T14:11:00Z">
              <w:rPr>
                <w:rFonts w:ascii="Courier New" w:hAnsi="Courier New" w:cs="Courier New"/>
                <w:color w:val="0000FF"/>
                <w:sz w:val="20"/>
                <w:szCs w:val="20"/>
              </w:rPr>
            </w:rPrChange>
          </w:rPr>
          <w:delText>&lt;var</w:delText>
        </w:r>
        <w:r w:rsidRPr="00BE5A55" w:rsidDel="001E2AFE">
          <w:rPr>
            <w:szCs w:val="20"/>
            <w:rPrChange w:id="10257" w:author="Steven" w:date="2022-04-18T14:11:00Z">
              <w:rPr>
                <w:rFonts w:ascii="Courier New" w:hAnsi="Courier New" w:cs="Courier New"/>
                <w:color w:val="000000"/>
                <w:sz w:val="20"/>
                <w:szCs w:val="20"/>
              </w:rPr>
            </w:rPrChange>
          </w:rPr>
          <w:delText xml:space="preserve"> type="segment_length"/&gt;</w:delText>
        </w:r>
        <w:bookmarkStart w:id="10258" w:name="_Toc99726515"/>
        <w:bookmarkEnd w:id="10258"/>
      </w:del>
    </w:p>
    <w:p w14:paraId="7B29A9E2" w14:textId="04776BD1" w:rsidR="00DF7BCC" w:rsidRPr="00106C2F" w:rsidDel="00106C2F" w:rsidRDefault="00DF7BCC" w:rsidP="00DF7BCC">
      <w:pPr>
        <w:rPr>
          <w:del w:id="10259" w:author="Steven" w:date="2022-04-01T16:31:00Z"/>
        </w:rPr>
      </w:pPr>
      <w:del w:id="10260" w:author="Steven" w:date="2022-04-01T16:45:00Z">
        <w:r w:rsidRPr="00106C2F" w:rsidDel="001E2AFE">
          <w:delText>This tag will output the segment length in terms of the global coordinate system’s units</w:delText>
        </w:r>
        <w:r w:rsidR="00027BA5" w:rsidRPr="00106C2F" w:rsidDel="001E2AFE">
          <w:delText xml:space="preserve"> for each element</w:delText>
        </w:r>
        <w:r w:rsidRPr="00106C2F" w:rsidDel="001E2AFE">
          <w:delText>.</w:delText>
        </w:r>
      </w:del>
      <w:bookmarkStart w:id="10261" w:name="_Toc99726516"/>
      <w:bookmarkEnd w:id="10261"/>
    </w:p>
    <w:p w14:paraId="0D1508D6" w14:textId="746FE453" w:rsidR="00DF7BCC" w:rsidRPr="00106C2F" w:rsidDel="001E2AFE" w:rsidRDefault="00DF7BCC" w:rsidP="00167B84">
      <w:pPr>
        <w:rPr>
          <w:del w:id="10262" w:author="Steven" w:date="2022-04-01T16:45:00Z"/>
        </w:rPr>
      </w:pPr>
      <w:bookmarkStart w:id="10263" w:name="_Toc99726517"/>
      <w:bookmarkEnd w:id="10263"/>
    </w:p>
    <w:p w14:paraId="7530498A" w14:textId="54AA0B6E" w:rsidR="00B20296" w:rsidRPr="00BE5A55" w:rsidDel="001E2AFE" w:rsidRDefault="00B20296">
      <w:pPr>
        <w:pStyle w:val="Code0"/>
        <w:rPr>
          <w:del w:id="10264" w:author="Steven" w:date="2022-04-01T16:45:00Z"/>
          <w:szCs w:val="20"/>
          <w:rPrChange w:id="10265" w:author="Steven" w:date="2022-04-18T14:11:00Z">
            <w:rPr>
              <w:del w:id="10266" w:author="Steven" w:date="2022-04-01T16:45:00Z"/>
            </w:rPr>
          </w:rPrChange>
        </w:rPr>
        <w:pPrChange w:id="10267" w:author="Steven" w:date="2022-04-01T16:31:00Z">
          <w:pPr>
            <w:shd w:val="clear" w:color="auto" w:fill="FFFFFF"/>
            <w:jc w:val="left"/>
          </w:pPr>
        </w:pPrChange>
      </w:pPr>
      <w:del w:id="10268" w:author="Steven" w:date="2022-04-01T16:45:00Z">
        <w:r w:rsidRPr="00BE5A55" w:rsidDel="001E2AFE">
          <w:rPr>
            <w:szCs w:val="20"/>
            <w:rPrChange w:id="10269" w:author="Steven" w:date="2022-04-18T14:11:00Z">
              <w:rPr>
                <w:rFonts w:ascii="Courier New" w:hAnsi="Courier New" w:cs="Courier New"/>
                <w:color w:val="0000FF"/>
                <w:sz w:val="20"/>
                <w:szCs w:val="20"/>
              </w:rPr>
            </w:rPrChange>
          </w:rPr>
          <w:delText>&lt;var</w:delText>
        </w:r>
        <w:r w:rsidRPr="00BE5A55" w:rsidDel="001E2AFE">
          <w:rPr>
            <w:szCs w:val="20"/>
            <w:rPrChange w:id="10270" w:author="Steven" w:date="2022-04-18T14:11:00Z">
              <w:rPr>
                <w:rFonts w:ascii="Courier New" w:hAnsi="Courier New" w:cs="Courier New"/>
                <w:color w:val="000000"/>
                <w:sz w:val="20"/>
                <w:szCs w:val="20"/>
              </w:rPr>
            </w:rPrChange>
          </w:rPr>
          <w:delText xml:space="preserve"> type="anastamoses"/&gt;</w:delText>
        </w:r>
        <w:bookmarkStart w:id="10271" w:name="_Toc99726518"/>
        <w:bookmarkEnd w:id="10271"/>
      </w:del>
    </w:p>
    <w:p w14:paraId="2A8E38B2" w14:textId="3C2FB754" w:rsidR="00182F65" w:rsidRPr="00106C2F" w:rsidDel="001E2AFE" w:rsidRDefault="00640D31" w:rsidP="00640D31">
      <w:pPr>
        <w:rPr>
          <w:del w:id="10272" w:author="Steven" w:date="2022-04-01T16:45:00Z"/>
        </w:rPr>
      </w:pPr>
      <w:del w:id="10273" w:author="Steven" w:date="2022-04-01T16:45:00Z">
        <w:r w:rsidRPr="00106C2F" w:rsidDel="001E2AFE">
          <w:delText>This tag will output the number of anastomoses within each element.</w:delText>
        </w:r>
        <w:bookmarkStart w:id="10274" w:name="_Toc99726519"/>
        <w:bookmarkEnd w:id="10274"/>
      </w:del>
    </w:p>
    <w:p w14:paraId="15A51EF6" w14:textId="0D98E42A" w:rsidR="00640D31" w:rsidRPr="00106C2F" w:rsidDel="001E2AFE" w:rsidRDefault="00640D31" w:rsidP="00167B84">
      <w:pPr>
        <w:rPr>
          <w:del w:id="10275" w:author="Steven" w:date="2022-04-01T16:45:00Z"/>
        </w:rPr>
      </w:pPr>
      <w:bookmarkStart w:id="10276" w:name="_Toc99726520"/>
      <w:bookmarkEnd w:id="10276"/>
    </w:p>
    <w:p w14:paraId="69DF3B39" w14:textId="3D75E025" w:rsidR="0019748C" w:rsidRPr="00106C2F" w:rsidDel="001E2AFE" w:rsidRDefault="0019748C" w:rsidP="00FE2F90">
      <w:pPr>
        <w:rPr>
          <w:del w:id="10277" w:author="Steven" w:date="2022-04-01T16:45:00Z"/>
        </w:rPr>
      </w:pPr>
      <w:bookmarkStart w:id="10278" w:name="_Toc99726521"/>
      <w:bookmarkEnd w:id="10278"/>
    </w:p>
    <w:p w14:paraId="5C476BF9" w14:textId="36986410" w:rsidR="0019748C" w:rsidRPr="00106C2F" w:rsidDel="00BE4DC4" w:rsidRDefault="0019748C" w:rsidP="009B2CA8">
      <w:pPr>
        <w:shd w:val="clear" w:color="auto" w:fill="FFFFFF"/>
        <w:jc w:val="left"/>
        <w:rPr>
          <w:del w:id="10279" w:author="Steven" w:date="2022-04-01T16:33:00Z"/>
        </w:rPr>
      </w:pPr>
      <w:del w:id="10280" w:author="Steven" w:date="2022-04-01T16:45:00Z">
        <w:r w:rsidRPr="00106C2F" w:rsidDel="001E2AFE">
          <w:delText xml:space="preserve">Note the fibers used in the simulation match the fibers used in FEBio so the tag to output them is from febio and is </w:delText>
        </w:r>
        <w:r w:rsidR="009B2CA8" w:rsidRPr="00106C2F" w:rsidDel="001E2AFE">
          <w:rPr>
            <w:rFonts w:ascii="Courier New" w:hAnsi="Courier New" w:cs="Courier New"/>
            <w:sz w:val="20"/>
            <w:szCs w:val="20"/>
            <w:rPrChange w:id="10281" w:author="Steven" w:date="2022-04-01T16:30:00Z">
              <w:rPr>
                <w:rFonts w:ascii="Courier New" w:hAnsi="Courier New" w:cs="Courier New"/>
                <w:color w:val="0000FF"/>
                <w:sz w:val="20"/>
                <w:szCs w:val="20"/>
              </w:rPr>
            </w:rPrChange>
          </w:rPr>
          <w:delText>&lt;var</w:delText>
        </w:r>
        <w:r w:rsidR="009B2CA8" w:rsidRPr="00106C2F" w:rsidDel="001E2AFE">
          <w:rPr>
            <w:rFonts w:ascii="Courier New" w:hAnsi="Courier New" w:cs="Courier New"/>
            <w:sz w:val="20"/>
            <w:szCs w:val="20"/>
            <w:rPrChange w:id="10282" w:author="Steven" w:date="2022-04-01T16:30:00Z">
              <w:rPr>
                <w:rFonts w:ascii="Courier New" w:hAnsi="Courier New" w:cs="Courier New"/>
                <w:color w:val="000000"/>
                <w:sz w:val="20"/>
                <w:szCs w:val="20"/>
              </w:rPr>
            </w:rPrChange>
          </w:rPr>
          <w:delText xml:space="preserve"> </w:delText>
        </w:r>
        <w:r w:rsidR="009B2CA8" w:rsidRPr="00106C2F" w:rsidDel="001E2AFE">
          <w:rPr>
            <w:rFonts w:ascii="Courier New" w:hAnsi="Courier New" w:cs="Courier New"/>
            <w:sz w:val="20"/>
            <w:szCs w:val="20"/>
            <w:rPrChange w:id="10283" w:author="Steven" w:date="2022-04-01T16:30:00Z">
              <w:rPr>
                <w:rFonts w:ascii="Courier New" w:hAnsi="Courier New" w:cs="Courier New"/>
                <w:color w:val="FF0000"/>
                <w:sz w:val="20"/>
                <w:szCs w:val="20"/>
              </w:rPr>
            </w:rPrChange>
          </w:rPr>
          <w:delText>type</w:delText>
        </w:r>
        <w:r w:rsidR="009B2CA8" w:rsidRPr="00106C2F" w:rsidDel="001E2AFE">
          <w:rPr>
            <w:rFonts w:ascii="Courier New" w:hAnsi="Courier New" w:cs="Courier New"/>
            <w:sz w:val="20"/>
            <w:szCs w:val="20"/>
            <w:rPrChange w:id="10284" w:author="Steven" w:date="2022-04-01T16:30:00Z">
              <w:rPr>
                <w:rFonts w:ascii="Courier New" w:hAnsi="Courier New" w:cs="Courier New"/>
                <w:color w:val="000000"/>
                <w:sz w:val="20"/>
                <w:szCs w:val="20"/>
              </w:rPr>
            </w:rPrChange>
          </w:rPr>
          <w:delText>=</w:delText>
        </w:r>
        <w:r w:rsidR="009B2CA8" w:rsidRPr="00106C2F" w:rsidDel="001E2AFE">
          <w:rPr>
            <w:rFonts w:ascii="Courier New" w:hAnsi="Courier New" w:cs="Courier New"/>
            <w:bCs/>
            <w:sz w:val="20"/>
            <w:szCs w:val="20"/>
            <w:rPrChange w:id="10285" w:author="Steven" w:date="2022-04-01T16:30:00Z">
              <w:rPr>
                <w:rFonts w:ascii="Courier New" w:hAnsi="Courier New" w:cs="Courier New"/>
                <w:b/>
                <w:bCs/>
                <w:color w:val="8000FF"/>
                <w:sz w:val="20"/>
                <w:szCs w:val="20"/>
              </w:rPr>
            </w:rPrChange>
          </w:rPr>
          <w:delText>"fiber vector"</w:delText>
        </w:r>
        <w:r w:rsidR="009B2CA8" w:rsidRPr="00106C2F" w:rsidDel="001E2AFE">
          <w:rPr>
            <w:rFonts w:ascii="Courier New" w:hAnsi="Courier New" w:cs="Courier New"/>
            <w:sz w:val="20"/>
            <w:szCs w:val="20"/>
            <w:rPrChange w:id="10286" w:author="Steven" w:date="2022-04-01T16:30:00Z">
              <w:rPr>
                <w:rFonts w:ascii="Courier New" w:hAnsi="Courier New" w:cs="Courier New"/>
                <w:color w:val="0000FF"/>
                <w:sz w:val="20"/>
                <w:szCs w:val="20"/>
              </w:rPr>
            </w:rPrChange>
          </w:rPr>
          <w:delText>/&gt;</w:delText>
        </w:r>
      </w:del>
      <w:bookmarkStart w:id="10287" w:name="_Toc99726522"/>
      <w:bookmarkEnd w:id="10287"/>
    </w:p>
    <w:p w14:paraId="166259BC" w14:textId="41205488" w:rsidR="000577B9" w:rsidRPr="00106C2F" w:rsidDel="00BE4DC4" w:rsidRDefault="000577B9" w:rsidP="00FE2F90">
      <w:pPr>
        <w:rPr>
          <w:del w:id="10288" w:author="Steven" w:date="2022-04-01T16:33:00Z"/>
        </w:rPr>
      </w:pPr>
      <w:bookmarkStart w:id="10289" w:name="_Toc99726523"/>
      <w:bookmarkEnd w:id="10289"/>
    </w:p>
    <w:p w14:paraId="1057BD3A" w14:textId="0F439A79" w:rsidR="000577B9" w:rsidRPr="00106C2F" w:rsidDel="001E2AFE" w:rsidRDefault="000577B9">
      <w:pPr>
        <w:shd w:val="clear" w:color="auto" w:fill="FFFFFF"/>
        <w:jc w:val="left"/>
        <w:rPr>
          <w:del w:id="10290" w:author="Steven" w:date="2022-04-01T16:45:00Z"/>
        </w:rPr>
        <w:pPrChange w:id="10291" w:author="Steven" w:date="2022-04-01T16:33:00Z">
          <w:pPr/>
        </w:pPrChange>
      </w:pPr>
      <w:del w:id="10292" w:author="Steven" w:date="2022-04-01T16:33:00Z">
        <w:r w:rsidRPr="00106C2F" w:rsidDel="00BE4DC4">
          <w:delText>e.g.</w:delText>
        </w:r>
      </w:del>
      <w:bookmarkStart w:id="10293" w:name="_Toc99726524"/>
      <w:bookmarkEnd w:id="10293"/>
    </w:p>
    <w:p w14:paraId="1A663C1F" w14:textId="55866A0B" w:rsidR="003209F4" w:rsidRPr="00106C2F" w:rsidDel="001E2AFE" w:rsidRDefault="003209F4" w:rsidP="003209F4">
      <w:pPr>
        <w:shd w:val="clear" w:color="auto" w:fill="FFFFFF"/>
        <w:jc w:val="left"/>
        <w:rPr>
          <w:del w:id="10294" w:author="Steven" w:date="2022-04-01T16:45:00Z"/>
          <w:rFonts w:ascii="Courier New" w:hAnsi="Courier New" w:cs="Courier New"/>
          <w:bCs/>
          <w:sz w:val="20"/>
          <w:szCs w:val="20"/>
          <w:rPrChange w:id="10295" w:author="Steven" w:date="2022-04-01T16:30:00Z">
            <w:rPr>
              <w:del w:id="10296" w:author="Steven" w:date="2022-04-01T16:45:00Z"/>
              <w:rFonts w:ascii="Courier New" w:hAnsi="Courier New" w:cs="Courier New"/>
              <w:b/>
              <w:bCs/>
              <w:color w:val="000000"/>
              <w:sz w:val="20"/>
              <w:szCs w:val="20"/>
            </w:rPr>
          </w:rPrChange>
        </w:rPr>
      </w:pPr>
      <w:del w:id="10297" w:author="Steven" w:date="2022-04-01T16:45:00Z">
        <w:r w:rsidRPr="00106C2F" w:rsidDel="001E2AFE">
          <w:rPr>
            <w:rFonts w:ascii="Courier New" w:hAnsi="Courier New" w:cs="Courier New"/>
            <w:sz w:val="20"/>
            <w:szCs w:val="20"/>
            <w:rPrChange w:id="10298" w:author="Steven" w:date="2022-04-01T16:30:00Z">
              <w:rPr>
                <w:rFonts w:ascii="Courier New" w:hAnsi="Courier New" w:cs="Courier New"/>
                <w:color w:val="0000FF"/>
                <w:sz w:val="20"/>
                <w:szCs w:val="20"/>
              </w:rPr>
            </w:rPrChange>
          </w:rPr>
          <w:delText>&lt;Output&gt;</w:delText>
        </w:r>
        <w:bookmarkStart w:id="10299" w:name="_Toc99726525"/>
        <w:bookmarkEnd w:id="10299"/>
      </w:del>
    </w:p>
    <w:p w14:paraId="5F1D36A5" w14:textId="35DAC75C" w:rsidR="003209F4" w:rsidRPr="00106C2F" w:rsidDel="001E2AFE" w:rsidRDefault="003209F4" w:rsidP="003209F4">
      <w:pPr>
        <w:shd w:val="clear" w:color="auto" w:fill="FFFFFF"/>
        <w:jc w:val="left"/>
        <w:rPr>
          <w:del w:id="10300" w:author="Steven" w:date="2022-04-01T16:45:00Z"/>
          <w:rFonts w:ascii="Courier New" w:hAnsi="Courier New" w:cs="Courier New"/>
          <w:bCs/>
          <w:sz w:val="20"/>
          <w:szCs w:val="20"/>
          <w:rPrChange w:id="10301" w:author="Steven" w:date="2022-04-01T16:30:00Z">
            <w:rPr>
              <w:del w:id="10302" w:author="Steven" w:date="2022-04-01T16:45:00Z"/>
              <w:rFonts w:ascii="Courier New" w:hAnsi="Courier New" w:cs="Courier New"/>
              <w:b/>
              <w:bCs/>
              <w:color w:val="000000"/>
              <w:sz w:val="20"/>
              <w:szCs w:val="20"/>
            </w:rPr>
          </w:rPrChange>
        </w:rPr>
      </w:pPr>
      <w:del w:id="10303" w:author="Steven" w:date="2022-04-01T16:45:00Z">
        <w:r w:rsidRPr="00106C2F" w:rsidDel="001E2AFE">
          <w:rPr>
            <w:rFonts w:ascii="Courier New" w:hAnsi="Courier New" w:cs="Courier New"/>
            <w:bCs/>
            <w:sz w:val="20"/>
            <w:szCs w:val="20"/>
            <w:rPrChange w:id="10304"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05" w:author="Steven" w:date="2022-04-01T16:30:00Z">
              <w:rPr>
                <w:rFonts w:ascii="Courier New" w:hAnsi="Courier New" w:cs="Courier New"/>
                <w:color w:val="0000FF"/>
                <w:sz w:val="20"/>
                <w:szCs w:val="20"/>
              </w:rPr>
            </w:rPrChange>
          </w:rPr>
          <w:delText>&lt;plotfile</w:delText>
        </w:r>
        <w:r w:rsidRPr="00106C2F" w:rsidDel="001E2AFE">
          <w:rPr>
            <w:rFonts w:ascii="Courier New" w:hAnsi="Courier New" w:cs="Courier New"/>
            <w:sz w:val="20"/>
            <w:szCs w:val="20"/>
            <w:rPrChange w:id="10306"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07"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08"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09" w:author="Steven" w:date="2022-04-01T16:30:00Z">
              <w:rPr>
                <w:rFonts w:ascii="Courier New" w:hAnsi="Courier New" w:cs="Courier New"/>
                <w:b/>
                <w:bCs/>
                <w:color w:val="8000FF"/>
                <w:sz w:val="20"/>
                <w:szCs w:val="20"/>
              </w:rPr>
            </w:rPrChange>
          </w:rPr>
          <w:delText>"febio"</w:delText>
        </w:r>
        <w:r w:rsidRPr="00106C2F" w:rsidDel="001E2AFE">
          <w:rPr>
            <w:rFonts w:ascii="Courier New" w:hAnsi="Courier New" w:cs="Courier New"/>
            <w:sz w:val="20"/>
            <w:szCs w:val="20"/>
            <w:rPrChange w:id="10310" w:author="Steven" w:date="2022-04-01T16:30:00Z">
              <w:rPr>
                <w:rFonts w:ascii="Courier New" w:hAnsi="Courier New" w:cs="Courier New"/>
                <w:color w:val="0000FF"/>
                <w:sz w:val="20"/>
                <w:szCs w:val="20"/>
              </w:rPr>
            </w:rPrChange>
          </w:rPr>
          <w:delText>&gt;</w:delText>
        </w:r>
        <w:bookmarkStart w:id="10311" w:name="_Toc99726526"/>
        <w:bookmarkEnd w:id="10311"/>
      </w:del>
    </w:p>
    <w:p w14:paraId="7EC6396B" w14:textId="695466B7" w:rsidR="003209F4" w:rsidRPr="00106C2F" w:rsidDel="001E2AFE" w:rsidRDefault="003209F4" w:rsidP="003209F4">
      <w:pPr>
        <w:shd w:val="clear" w:color="auto" w:fill="FFFFFF"/>
        <w:jc w:val="left"/>
        <w:rPr>
          <w:del w:id="10312" w:author="Steven" w:date="2022-04-01T16:45:00Z"/>
          <w:rFonts w:ascii="Courier New" w:hAnsi="Courier New" w:cs="Courier New"/>
          <w:bCs/>
          <w:sz w:val="20"/>
          <w:szCs w:val="20"/>
          <w:rPrChange w:id="10313" w:author="Steven" w:date="2022-04-01T16:30:00Z">
            <w:rPr>
              <w:del w:id="10314" w:author="Steven" w:date="2022-04-01T16:45:00Z"/>
              <w:rFonts w:ascii="Courier New" w:hAnsi="Courier New" w:cs="Courier New"/>
              <w:b/>
              <w:bCs/>
              <w:color w:val="000000"/>
              <w:sz w:val="20"/>
              <w:szCs w:val="20"/>
            </w:rPr>
          </w:rPrChange>
        </w:rPr>
      </w:pPr>
      <w:del w:id="10315" w:author="Steven" w:date="2022-04-01T16:45:00Z">
        <w:r w:rsidRPr="00106C2F" w:rsidDel="001E2AFE">
          <w:rPr>
            <w:rFonts w:ascii="Courier New" w:hAnsi="Courier New" w:cs="Courier New"/>
            <w:bCs/>
            <w:sz w:val="20"/>
            <w:szCs w:val="20"/>
            <w:rPrChange w:id="10316"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17"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18"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19"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20"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21" w:author="Steven" w:date="2022-04-01T16:30:00Z">
              <w:rPr>
                <w:rFonts w:ascii="Courier New" w:hAnsi="Courier New" w:cs="Courier New"/>
                <w:b/>
                <w:bCs/>
                <w:color w:val="8000FF"/>
                <w:sz w:val="20"/>
                <w:szCs w:val="20"/>
              </w:rPr>
            </w:rPrChange>
          </w:rPr>
          <w:delText>"displacement"</w:delText>
        </w:r>
        <w:r w:rsidRPr="00106C2F" w:rsidDel="001E2AFE">
          <w:rPr>
            <w:rFonts w:ascii="Courier New" w:hAnsi="Courier New" w:cs="Courier New"/>
            <w:sz w:val="20"/>
            <w:szCs w:val="20"/>
            <w:rPrChange w:id="10322" w:author="Steven" w:date="2022-04-01T16:30:00Z">
              <w:rPr>
                <w:rFonts w:ascii="Courier New" w:hAnsi="Courier New" w:cs="Courier New"/>
                <w:color w:val="0000FF"/>
                <w:sz w:val="20"/>
                <w:szCs w:val="20"/>
              </w:rPr>
            </w:rPrChange>
          </w:rPr>
          <w:delText>/&gt;</w:delText>
        </w:r>
        <w:bookmarkStart w:id="10323" w:name="_Toc99726527"/>
        <w:bookmarkEnd w:id="10323"/>
      </w:del>
    </w:p>
    <w:p w14:paraId="1595CA24" w14:textId="618934E9" w:rsidR="003209F4" w:rsidRPr="00106C2F" w:rsidDel="001E2AFE" w:rsidRDefault="003209F4" w:rsidP="003209F4">
      <w:pPr>
        <w:shd w:val="clear" w:color="auto" w:fill="FFFFFF"/>
        <w:jc w:val="left"/>
        <w:rPr>
          <w:del w:id="10324" w:author="Steven" w:date="2022-04-01T16:45:00Z"/>
          <w:rFonts w:ascii="Courier New" w:hAnsi="Courier New" w:cs="Courier New"/>
          <w:bCs/>
          <w:sz w:val="20"/>
          <w:szCs w:val="20"/>
          <w:rPrChange w:id="10325" w:author="Steven" w:date="2022-04-01T16:30:00Z">
            <w:rPr>
              <w:del w:id="10326" w:author="Steven" w:date="2022-04-01T16:45:00Z"/>
              <w:rFonts w:ascii="Courier New" w:hAnsi="Courier New" w:cs="Courier New"/>
              <w:b/>
              <w:bCs/>
              <w:color w:val="000000"/>
              <w:sz w:val="20"/>
              <w:szCs w:val="20"/>
            </w:rPr>
          </w:rPrChange>
        </w:rPr>
      </w:pPr>
      <w:del w:id="10327" w:author="Steven" w:date="2022-04-01T16:45:00Z">
        <w:r w:rsidRPr="00106C2F" w:rsidDel="001E2AFE">
          <w:rPr>
            <w:rFonts w:ascii="Courier New" w:hAnsi="Courier New" w:cs="Courier New"/>
            <w:bCs/>
            <w:sz w:val="20"/>
            <w:szCs w:val="20"/>
            <w:rPrChange w:id="10328"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29"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30"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31"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32"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33" w:author="Steven" w:date="2022-04-01T16:30:00Z">
              <w:rPr>
                <w:rFonts w:ascii="Courier New" w:hAnsi="Courier New" w:cs="Courier New"/>
                <w:b/>
                <w:bCs/>
                <w:color w:val="8000FF"/>
                <w:sz w:val="20"/>
                <w:szCs w:val="20"/>
              </w:rPr>
            </w:rPrChange>
          </w:rPr>
          <w:delText>"stress"</w:delText>
        </w:r>
        <w:r w:rsidRPr="00106C2F" w:rsidDel="001E2AFE">
          <w:rPr>
            <w:rFonts w:ascii="Courier New" w:hAnsi="Courier New" w:cs="Courier New"/>
            <w:sz w:val="20"/>
            <w:szCs w:val="20"/>
            <w:rPrChange w:id="10334" w:author="Steven" w:date="2022-04-01T16:30:00Z">
              <w:rPr>
                <w:rFonts w:ascii="Courier New" w:hAnsi="Courier New" w:cs="Courier New"/>
                <w:color w:val="0000FF"/>
                <w:sz w:val="20"/>
                <w:szCs w:val="20"/>
              </w:rPr>
            </w:rPrChange>
          </w:rPr>
          <w:delText>/&gt;</w:delText>
        </w:r>
        <w:bookmarkStart w:id="10335" w:name="_Toc99726528"/>
        <w:bookmarkEnd w:id="10335"/>
      </w:del>
    </w:p>
    <w:p w14:paraId="2E787BC1" w14:textId="5AAD3EAA" w:rsidR="003209F4" w:rsidRPr="00106C2F" w:rsidDel="001E2AFE" w:rsidRDefault="003209F4" w:rsidP="003209F4">
      <w:pPr>
        <w:shd w:val="clear" w:color="auto" w:fill="FFFFFF"/>
        <w:jc w:val="left"/>
        <w:rPr>
          <w:del w:id="10336" w:author="Steven" w:date="2022-04-01T16:45:00Z"/>
          <w:rFonts w:ascii="Courier New" w:hAnsi="Courier New" w:cs="Courier New"/>
          <w:bCs/>
          <w:sz w:val="20"/>
          <w:szCs w:val="20"/>
          <w:rPrChange w:id="10337" w:author="Steven" w:date="2022-04-01T16:30:00Z">
            <w:rPr>
              <w:del w:id="10338" w:author="Steven" w:date="2022-04-01T16:45:00Z"/>
              <w:rFonts w:ascii="Courier New" w:hAnsi="Courier New" w:cs="Courier New"/>
              <w:b/>
              <w:bCs/>
              <w:color w:val="000000"/>
              <w:sz w:val="20"/>
              <w:szCs w:val="20"/>
            </w:rPr>
          </w:rPrChange>
        </w:rPr>
      </w:pPr>
      <w:del w:id="10339" w:author="Steven" w:date="2022-04-01T16:45:00Z">
        <w:r w:rsidRPr="00106C2F" w:rsidDel="001E2AFE">
          <w:rPr>
            <w:rFonts w:ascii="Courier New" w:hAnsi="Courier New" w:cs="Courier New"/>
            <w:bCs/>
            <w:sz w:val="20"/>
            <w:szCs w:val="20"/>
            <w:rPrChange w:id="10340"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41"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42"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43"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44"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45" w:author="Steven" w:date="2022-04-01T16:30:00Z">
              <w:rPr>
                <w:rFonts w:ascii="Courier New" w:hAnsi="Courier New" w:cs="Courier New"/>
                <w:b/>
                <w:bCs/>
                <w:color w:val="8000FF"/>
                <w:sz w:val="20"/>
                <w:szCs w:val="20"/>
              </w:rPr>
            </w:rPrChange>
          </w:rPr>
          <w:delText>"angio stress"</w:delText>
        </w:r>
        <w:r w:rsidRPr="00106C2F" w:rsidDel="001E2AFE">
          <w:rPr>
            <w:rFonts w:ascii="Courier New" w:hAnsi="Courier New" w:cs="Courier New"/>
            <w:sz w:val="20"/>
            <w:szCs w:val="20"/>
            <w:rPrChange w:id="10346" w:author="Steven" w:date="2022-04-01T16:30:00Z">
              <w:rPr>
                <w:rFonts w:ascii="Courier New" w:hAnsi="Courier New" w:cs="Courier New"/>
                <w:color w:val="0000FF"/>
                <w:sz w:val="20"/>
                <w:szCs w:val="20"/>
              </w:rPr>
            </w:rPrChange>
          </w:rPr>
          <w:delText>/&gt;</w:delText>
        </w:r>
        <w:bookmarkStart w:id="10347" w:name="_Toc99726529"/>
        <w:bookmarkEnd w:id="10347"/>
      </w:del>
    </w:p>
    <w:p w14:paraId="5F306930" w14:textId="2DD4C2E3" w:rsidR="003209F4" w:rsidRPr="00106C2F" w:rsidDel="001E2AFE" w:rsidRDefault="003209F4" w:rsidP="003209F4">
      <w:pPr>
        <w:shd w:val="clear" w:color="auto" w:fill="FFFFFF"/>
        <w:jc w:val="left"/>
        <w:rPr>
          <w:del w:id="10348" w:author="Steven" w:date="2022-04-01T16:45:00Z"/>
          <w:rFonts w:ascii="Courier New" w:hAnsi="Courier New" w:cs="Courier New"/>
          <w:bCs/>
          <w:sz w:val="20"/>
          <w:szCs w:val="20"/>
          <w:rPrChange w:id="10349" w:author="Steven" w:date="2022-04-01T16:30:00Z">
            <w:rPr>
              <w:del w:id="10350" w:author="Steven" w:date="2022-04-01T16:45:00Z"/>
              <w:rFonts w:ascii="Courier New" w:hAnsi="Courier New" w:cs="Courier New"/>
              <w:b/>
              <w:bCs/>
              <w:color w:val="000000"/>
              <w:sz w:val="20"/>
              <w:szCs w:val="20"/>
            </w:rPr>
          </w:rPrChange>
        </w:rPr>
      </w:pPr>
      <w:del w:id="10351" w:author="Steven" w:date="2022-04-01T16:45:00Z">
        <w:r w:rsidRPr="00106C2F" w:rsidDel="001E2AFE">
          <w:rPr>
            <w:rFonts w:ascii="Courier New" w:hAnsi="Courier New" w:cs="Courier New"/>
            <w:bCs/>
            <w:sz w:val="20"/>
            <w:szCs w:val="20"/>
            <w:rPrChange w:id="10352"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53"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54"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55"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56"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57" w:author="Steven" w:date="2022-04-01T16:30:00Z">
              <w:rPr>
                <w:rFonts w:ascii="Courier New" w:hAnsi="Courier New" w:cs="Courier New"/>
                <w:b/>
                <w:bCs/>
                <w:color w:val="8000FF"/>
                <w:sz w:val="20"/>
                <w:szCs w:val="20"/>
              </w:rPr>
            </w:rPrChange>
          </w:rPr>
          <w:delText>"vessel stress"</w:delText>
        </w:r>
        <w:r w:rsidRPr="00106C2F" w:rsidDel="001E2AFE">
          <w:rPr>
            <w:rFonts w:ascii="Courier New" w:hAnsi="Courier New" w:cs="Courier New"/>
            <w:sz w:val="20"/>
            <w:szCs w:val="20"/>
            <w:rPrChange w:id="10358" w:author="Steven" w:date="2022-04-01T16:30:00Z">
              <w:rPr>
                <w:rFonts w:ascii="Courier New" w:hAnsi="Courier New" w:cs="Courier New"/>
                <w:color w:val="0000FF"/>
                <w:sz w:val="20"/>
                <w:szCs w:val="20"/>
              </w:rPr>
            </w:rPrChange>
          </w:rPr>
          <w:delText>/&gt;</w:delText>
        </w:r>
        <w:bookmarkStart w:id="10359" w:name="_Toc99726530"/>
        <w:bookmarkEnd w:id="10359"/>
      </w:del>
    </w:p>
    <w:p w14:paraId="5F403A9D" w14:textId="34F542BA" w:rsidR="003209F4" w:rsidRPr="00106C2F" w:rsidDel="001E2AFE" w:rsidRDefault="003209F4" w:rsidP="003209F4">
      <w:pPr>
        <w:shd w:val="clear" w:color="auto" w:fill="FFFFFF"/>
        <w:jc w:val="left"/>
        <w:rPr>
          <w:del w:id="10360" w:author="Steven" w:date="2022-04-01T16:45:00Z"/>
          <w:rFonts w:ascii="Courier New" w:hAnsi="Courier New" w:cs="Courier New"/>
          <w:bCs/>
          <w:sz w:val="20"/>
          <w:szCs w:val="20"/>
          <w:rPrChange w:id="10361" w:author="Steven" w:date="2022-04-01T16:30:00Z">
            <w:rPr>
              <w:del w:id="10362" w:author="Steven" w:date="2022-04-01T16:45:00Z"/>
              <w:rFonts w:ascii="Courier New" w:hAnsi="Courier New" w:cs="Courier New"/>
              <w:b/>
              <w:bCs/>
              <w:color w:val="000000"/>
              <w:sz w:val="20"/>
              <w:szCs w:val="20"/>
            </w:rPr>
          </w:rPrChange>
        </w:rPr>
      </w:pPr>
      <w:del w:id="10363" w:author="Steven" w:date="2022-04-01T16:45:00Z">
        <w:r w:rsidRPr="00106C2F" w:rsidDel="001E2AFE">
          <w:rPr>
            <w:rFonts w:ascii="Courier New" w:hAnsi="Courier New" w:cs="Courier New"/>
            <w:bCs/>
            <w:sz w:val="20"/>
            <w:szCs w:val="20"/>
            <w:rPrChange w:id="10364"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65"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66"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67"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68"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69" w:author="Steven" w:date="2022-04-01T16:30:00Z">
              <w:rPr>
                <w:rFonts w:ascii="Courier New" w:hAnsi="Courier New" w:cs="Courier New"/>
                <w:b/>
                <w:bCs/>
                <w:color w:val="8000FF"/>
                <w:sz w:val="20"/>
                <w:szCs w:val="20"/>
              </w:rPr>
            </w:rPrChange>
          </w:rPr>
          <w:delText>"matrix stress"</w:delText>
        </w:r>
        <w:r w:rsidRPr="00106C2F" w:rsidDel="001E2AFE">
          <w:rPr>
            <w:rFonts w:ascii="Courier New" w:hAnsi="Courier New" w:cs="Courier New"/>
            <w:sz w:val="20"/>
            <w:szCs w:val="20"/>
            <w:rPrChange w:id="10370" w:author="Steven" w:date="2022-04-01T16:30:00Z">
              <w:rPr>
                <w:rFonts w:ascii="Courier New" w:hAnsi="Courier New" w:cs="Courier New"/>
                <w:color w:val="0000FF"/>
                <w:sz w:val="20"/>
                <w:szCs w:val="20"/>
              </w:rPr>
            </w:rPrChange>
          </w:rPr>
          <w:delText>/&gt;</w:delText>
        </w:r>
        <w:bookmarkStart w:id="10371" w:name="_Toc99726531"/>
        <w:bookmarkEnd w:id="10371"/>
      </w:del>
    </w:p>
    <w:p w14:paraId="3E15939E" w14:textId="2B943D40" w:rsidR="003209F4" w:rsidRPr="00106C2F" w:rsidDel="001E2AFE" w:rsidRDefault="003209F4" w:rsidP="003209F4">
      <w:pPr>
        <w:shd w:val="clear" w:color="auto" w:fill="FFFFFF"/>
        <w:jc w:val="left"/>
        <w:rPr>
          <w:del w:id="10372" w:author="Steven" w:date="2022-04-01T16:45:00Z"/>
          <w:rFonts w:ascii="Courier New" w:hAnsi="Courier New" w:cs="Courier New"/>
          <w:bCs/>
          <w:sz w:val="20"/>
          <w:szCs w:val="20"/>
          <w:rPrChange w:id="10373" w:author="Steven" w:date="2022-04-01T16:30:00Z">
            <w:rPr>
              <w:del w:id="10374" w:author="Steven" w:date="2022-04-01T16:45:00Z"/>
              <w:rFonts w:ascii="Courier New" w:hAnsi="Courier New" w:cs="Courier New"/>
              <w:b/>
              <w:bCs/>
              <w:color w:val="000000"/>
              <w:sz w:val="20"/>
              <w:szCs w:val="20"/>
            </w:rPr>
          </w:rPrChange>
        </w:rPr>
      </w:pPr>
      <w:del w:id="10375" w:author="Steven" w:date="2022-04-01T16:45:00Z">
        <w:r w:rsidRPr="00106C2F" w:rsidDel="001E2AFE">
          <w:rPr>
            <w:rFonts w:ascii="Courier New" w:hAnsi="Courier New" w:cs="Courier New"/>
            <w:bCs/>
            <w:sz w:val="20"/>
            <w:szCs w:val="20"/>
            <w:rPrChange w:id="10376"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77"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78"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79"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80"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81" w:author="Steven" w:date="2022-04-01T16:30:00Z">
              <w:rPr>
                <w:rFonts w:ascii="Courier New" w:hAnsi="Courier New" w:cs="Courier New"/>
                <w:b/>
                <w:bCs/>
                <w:color w:val="8000FF"/>
                <w:sz w:val="20"/>
                <w:szCs w:val="20"/>
              </w:rPr>
            </w:rPrChange>
          </w:rPr>
          <w:delText>"vessel weight"</w:delText>
        </w:r>
        <w:r w:rsidRPr="00106C2F" w:rsidDel="001E2AFE">
          <w:rPr>
            <w:rFonts w:ascii="Courier New" w:hAnsi="Courier New" w:cs="Courier New"/>
            <w:sz w:val="20"/>
            <w:szCs w:val="20"/>
            <w:rPrChange w:id="10382" w:author="Steven" w:date="2022-04-01T16:30:00Z">
              <w:rPr>
                <w:rFonts w:ascii="Courier New" w:hAnsi="Courier New" w:cs="Courier New"/>
                <w:color w:val="0000FF"/>
                <w:sz w:val="20"/>
                <w:szCs w:val="20"/>
              </w:rPr>
            </w:rPrChange>
          </w:rPr>
          <w:delText>/&gt;</w:delText>
        </w:r>
        <w:bookmarkStart w:id="10383" w:name="_Toc99726532"/>
        <w:bookmarkEnd w:id="10383"/>
      </w:del>
    </w:p>
    <w:p w14:paraId="5CCCF488" w14:textId="41D719BD" w:rsidR="003209F4" w:rsidRPr="00106C2F" w:rsidDel="001E2AFE" w:rsidRDefault="003209F4" w:rsidP="003209F4">
      <w:pPr>
        <w:shd w:val="clear" w:color="auto" w:fill="FFFFFF"/>
        <w:jc w:val="left"/>
        <w:rPr>
          <w:del w:id="10384" w:author="Steven" w:date="2022-04-01T16:45:00Z"/>
          <w:rFonts w:ascii="Courier New" w:hAnsi="Courier New" w:cs="Courier New"/>
          <w:bCs/>
          <w:sz w:val="20"/>
          <w:szCs w:val="20"/>
          <w:rPrChange w:id="10385" w:author="Steven" w:date="2022-04-01T16:30:00Z">
            <w:rPr>
              <w:del w:id="10386" w:author="Steven" w:date="2022-04-01T16:45:00Z"/>
              <w:rFonts w:ascii="Courier New" w:hAnsi="Courier New" w:cs="Courier New"/>
              <w:b/>
              <w:bCs/>
              <w:color w:val="000000"/>
              <w:sz w:val="20"/>
              <w:szCs w:val="20"/>
            </w:rPr>
          </w:rPrChange>
        </w:rPr>
      </w:pPr>
      <w:del w:id="10387" w:author="Steven" w:date="2022-04-01T16:45:00Z">
        <w:r w:rsidRPr="00106C2F" w:rsidDel="001E2AFE">
          <w:rPr>
            <w:rFonts w:ascii="Courier New" w:hAnsi="Courier New" w:cs="Courier New"/>
            <w:bCs/>
            <w:sz w:val="20"/>
            <w:szCs w:val="20"/>
            <w:rPrChange w:id="10388"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389" w:author="Steven" w:date="2022-04-01T16:30:00Z">
              <w:rPr>
                <w:rFonts w:ascii="Courier New" w:hAnsi="Courier New" w:cs="Courier New"/>
                <w:color w:val="0000FF"/>
                <w:sz w:val="20"/>
                <w:szCs w:val="20"/>
              </w:rPr>
            </w:rPrChange>
          </w:rPr>
          <w:delText>&lt;var</w:delText>
        </w:r>
        <w:r w:rsidRPr="00106C2F" w:rsidDel="001E2AFE">
          <w:rPr>
            <w:rFonts w:ascii="Courier New" w:hAnsi="Courier New" w:cs="Courier New"/>
            <w:sz w:val="20"/>
            <w:szCs w:val="20"/>
            <w:rPrChange w:id="10390" w:author="Steven" w:date="2022-04-01T16:30:00Z">
              <w:rPr>
                <w:rFonts w:ascii="Courier New" w:hAnsi="Courier New" w:cs="Courier New"/>
                <w:color w:val="000000"/>
                <w:sz w:val="20"/>
                <w:szCs w:val="20"/>
              </w:rPr>
            </w:rPrChange>
          </w:rPr>
          <w:delText xml:space="preserve"> </w:delText>
        </w:r>
        <w:r w:rsidRPr="00106C2F" w:rsidDel="001E2AFE">
          <w:rPr>
            <w:rFonts w:ascii="Courier New" w:hAnsi="Courier New" w:cs="Courier New"/>
            <w:sz w:val="20"/>
            <w:szCs w:val="20"/>
            <w:rPrChange w:id="10391" w:author="Steven" w:date="2022-04-01T16:30:00Z">
              <w:rPr>
                <w:rFonts w:ascii="Courier New" w:hAnsi="Courier New" w:cs="Courier New"/>
                <w:color w:val="FF0000"/>
                <w:sz w:val="20"/>
                <w:szCs w:val="20"/>
              </w:rPr>
            </w:rPrChange>
          </w:rPr>
          <w:delText>type</w:delText>
        </w:r>
        <w:r w:rsidRPr="00106C2F" w:rsidDel="001E2AFE">
          <w:rPr>
            <w:rFonts w:ascii="Courier New" w:hAnsi="Courier New" w:cs="Courier New"/>
            <w:sz w:val="20"/>
            <w:szCs w:val="20"/>
            <w:rPrChange w:id="10392" w:author="Steven" w:date="2022-04-01T16:30:00Z">
              <w:rPr>
                <w:rFonts w:ascii="Courier New" w:hAnsi="Courier New" w:cs="Courier New"/>
                <w:color w:val="000000"/>
                <w:sz w:val="20"/>
                <w:szCs w:val="20"/>
              </w:rPr>
            </w:rPrChange>
          </w:rPr>
          <w:delText>=</w:delText>
        </w:r>
        <w:r w:rsidRPr="00106C2F" w:rsidDel="001E2AFE">
          <w:rPr>
            <w:rFonts w:ascii="Courier New" w:hAnsi="Courier New" w:cs="Courier New"/>
            <w:bCs/>
            <w:sz w:val="20"/>
            <w:szCs w:val="20"/>
            <w:rPrChange w:id="10393" w:author="Steven" w:date="2022-04-01T16:30:00Z">
              <w:rPr>
                <w:rFonts w:ascii="Courier New" w:hAnsi="Courier New" w:cs="Courier New"/>
                <w:b/>
                <w:bCs/>
                <w:color w:val="8000FF"/>
                <w:sz w:val="20"/>
                <w:szCs w:val="20"/>
              </w:rPr>
            </w:rPrChange>
          </w:rPr>
          <w:delText>"matrix weight"</w:delText>
        </w:r>
        <w:r w:rsidRPr="00106C2F" w:rsidDel="001E2AFE">
          <w:rPr>
            <w:rFonts w:ascii="Courier New" w:hAnsi="Courier New" w:cs="Courier New"/>
            <w:sz w:val="20"/>
            <w:szCs w:val="20"/>
            <w:rPrChange w:id="10394" w:author="Steven" w:date="2022-04-01T16:30:00Z">
              <w:rPr>
                <w:rFonts w:ascii="Courier New" w:hAnsi="Courier New" w:cs="Courier New"/>
                <w:color w:val="0000FF"/>
                <w:sz w:val="20"/>
                <w:szCs w:val="20"/>
              </w:rPr>
            </w:rPrChange>
          </w:rPr>
          <w:delText>/&gt;</w:delText>
        </w:r>
        <w:bookmarkStart w:id="10395" w:name="_Toc99726533"/>
        <w:bookmarkEnd w:id="10395"/>
      </w:del>
    </w:p>
    <w:p w14:paraId="3DCDE0F8" w14:textId="06D266A8" w:rsidR="003209F4" w:rsidRPr="00106C2F" w:rsidDel="001E2AFE" w:rsidRDefault="003209F4" w:rsidP="003209F4">
      <w:pPr>
        <w:shd w:val="clear" w:color="auto" w:fill="FFFFFF"/>
        <w:jc w:val="left"/>
        <w:rPr>
          <w:del w:id="10396" w:author="Steven" w:date="2022-04-01T16:45:00Z"/>
          <w:rFonts w:ascii="Courier New" w:hAnsi="Courier New" w:cs="Courier New"/>
          <w:bCs/>
          <w:sz w:val="20"/>
          <w:szCs w:val="20"/>
          <w:rPrChange w:id="10397" w:author="Steven" w:date="2022-04-01T16:30:00Z">
            <w:rPr>
              <w:del w:id="10398" w:author="Steven" w:date="2022-04-01T16:45:00Z"/>
              <w:rFonts w:ascii="Courier New" w:hAnsi="Courier New" w:cs="Courier New"/>
              <w:b/>
              <w:bCs/>
              <w:color w:val="000000"/>
              <w:sz w:val="20"/>
              <w:szCs w:val="20"/>
            </w:rPr>
          </w:rPrChange>
        </w:rPr>
      </w:pPr>
      <w:del w:id="10399" w:author="Steven" w:date="2022-04-01T16:45:00Z">
        <w:r w:rsidRPr="00106C2F" w:rsidDel="001E2AFE">
          <w:rPr>
            <w:rFonts w:ascii="Courier New" w:hAnsi="Courier New" w:cs="Courier New"/>
            <w:bCs/>
            <w:sz w:val="20"/>
            <w:szCs w:val="20"/>
            <w:rPrChange w:id="10400" w:author="Steven" w:date="2022-04-01T16:30:00Z">
              <w:rPr>
                <w:rFonts w:ascii="Courier New" w:hAnsi="Courier New" w:cs="Courier New"/>
                <w:b/>
                <w:bCs/>
                <w:color w:val="000000"/>
                <w:sz w:val="20"/>
                <w:szCs w:val="20"/>
              </w:rPr>
            </w:rPrChange>
          </w:rPr>
          <w:delText xml:space="preserve">    </w:delText>
        </w:r>
        <w:r w:rsidRPr="00106C2F" w:rsidDel="001E2AFE">
          <w:rPr>
            <w:rFonts w:ascii="Courier New" w:hAnsi="Courier New" w:cs="Courier New"/>
            <w:sz w:val="20"/>
            <w:szCs w:val="20"/>
            <w:rPrChange w:id="10401" w:author="Steven" w:date="2022-04-01T16:30:00Z">
              <w:rPr>
                <w:rFonts w:ascii="Courier New" w:hAnsi="Courier New" w:cs="Courier New"/>
                <w:color w:val="0000FF"/>
                <w:sz w:val="20"/>
                <w:szCs w:val="20"/>
              </w:rPr>
            </w:rPrChange>
          </w:rPr>
          <w:delText>&lt;/plotfile&gt;</w:delText>
        </w:r>
        <w:bookmarkStart w:id="10402" w:name="_Toc99726534"/>
        <w:bookmarkEnd w:id="10402"/>
      </w:del>
    </w:p>
    <w:p w14:paraId="0A94F731" w14:textId="63EA48A5" w:rsidR="00BC3EEF" w:rsidRPr="00106C2F" w:rsidDel="001E2AFE" w:rsidRDefault="003209F4" w:rsidP="003209F4">
      <w:pPr>
        <w:shd w:val="clear" w:color="auto" w:fill="FFFFFF"/>
        <w:jc w:val="left"/>
        <w:rPr>
          <w:del w:id="10403" w:author="Steven" w:date="2022-04-01T16:45:00Z"/>
        </w:rPr>
      </w:pPr>
      <w:del w:id="10404" w:author="Steven" w:date="2022-04-01T16:45:00Z">
        <w:r w:rsidRPr="00106C2F" w:rsidDel="001E2AFE">
          <w:rPr>
            <w:rFonts w:ascii="Courier New" w:hAnsi="Courier New" w:cs="Courier New"/>
            <w:sz w:val="20"/>
            <w:szCs w:val="20"/>
            <w:rPrChange w:id="10405" w:author="Steven" w:date="2022-04-01T16:30:00Z">
              <w:rPr>
                <w:rFonts w:ascii="Courier New" w:hAnsi="Courier New" w:cs="Courier New"/>
                <w:color w:val="0000FF"/>
                <w:sz w:val="20"/>
                <w:szCs w:val="20"/>
              </w:rPr>
            </w:rPrChange>
          </w:rPr>
          <w:delText>&lt;/Output&gt;</w:delText>
        </w:r>
        <w:bookmarkStart w:id="10406" w:name="_Toc99726535"/>
        <w:bookmarkEnd w:id="10406"/>
      </w:del>
    </w:p>
    <w:p w14:paraId="034D8E80" w14:textId="1BF0985C" w:rsidR="0017701E" w:rsidRDefault="0017701E">
      <w:pPr>
        <w:pStyle w:val="Heading2"/>
      </w:pPr>
      <w:bookmarkStart w:id="10407" w:name="_Toc99726536"/>
      <w:r>
        <w:t>Vessel File Format 2</w:t>
      </w:r>
      <w:bookmarkEnd w:id="10407"/>
    </w:p>
    <w:p w14:paraId="7811CD05" w14:textId="49B4B8C5" w:rsidR="0017701E" w:rsidRDefault="0017701E" w:rsidP="0017701E">
      <w:r>
        <w:t xml:space="preserve">This format is the output format for the vessel file </w:t>
      </w:r>
      <w:r w:rsidR="003961E8">
        <w:t>that is output by this plugin. The file has extension .ang2. All of the coordinates that are stored in this file are relative to the reference configuration. All numbers in this file are written in a little endian format. All integers in this file are unsigned.</w:t>
      </w:r>
      <w:r w:rsidR="003F7C2A">
        <w:t xml:space="preserve"> All </w:t>
      </w:r>
      <w:del w:id="10408" w:author="Steven LaBelle" w:date="2018-08-21T12:47:00Z">
        <w:r w:rsidR="003F7C2A" w:rsidDel="006F5FF4">
          <w:delText>floating point</w:delText>
        </w:r>
      </w:del>
      <w:ins w:id="10409" w:author="Steven LaBelle" w:date="2018-08-21T12:47:00Z">
        <w:r w:rsidR="006F5FF4">
          <w:t>floating-point</w:t>
        </w:r>
      </w:ins>
      <w:r w:rsidR="003F7C2A">
        <w:t xml:space="preserve"> numbers are in the IEEE 754 format.</w:t>
      </w:r>
      <w:r w:rsidR="003961E8">
        <w:t xml:space="preserve"> This file starts with the magic number </w:t>
      </w:r>
      <w:r w:rsidR="003961E8" w:rsidRPr="003961E8">
        <w:t>0xfdb97531</w:t>
      </w:r>
      <w:r w:rsidR="003961E8">
        <w:t xml:space="preserve">. Next in the file is the version which is 4 bytes, the current version is </w:t>
      </w:r>
      <w:proofErr w:type="gramStart"/>
      <w:r w:rsidR="003961E8">
        <w:t>0</w:t>
      </w:r>
      <w:proofErr w:type="gramEnd"/>
      <w:r w:rsidR="003961E8">
        <w:t xml:space="preserve">. The </w:t>
      </w:r>
      <w:ins w:id="10410" w:author="Steven LaBelle" w:date="2018-08-21T12:46:00Z">
        <w:r w:rsidR="006F5FF4">
          <w:t xml:space="preserve">remainder </w:t>
        </w:r>
      </w:ins>
      <w:del w:id="10411" w:author="Steven LaBelle" w:date="2018-08-21T12:46:00Z">
        <w:r w:rsidR="003961E8" w:rsidDel="006F5FF4">
          <w:delText>remain</w:delText>
        </w:r>
      </w:del>
      <w:del w:id="10412" w:author="Steven LaBelle" w:date="2018-08-21T12:45:00Z">
        <w:r w:rsidR="003961E8" w:rsidDel="006F5FF4">
          <w:delText>e</w:delText>
        </w:r>
      </w:del>
      <w:del w:id="10413" w:author="Steven LaBelle" w:date="2018-08-21T12:46:00Z">
        <w:r w:rsidR="003961E8" w:rsidDel="006F5FF4">
          <w:delText xml:space="preserve">d </w:delText>
        </w:r>
      </w:del>
      <w:r w:rsidR="003961E8">
        <w:t>of the file is organized into sections with one section per mechanical</w:t>
      </w:r>
      <w:ins w:id="10414" w:author="Steven LaBelle" w:date="2018-08-21T12:46:00Z">
        <w:r w:rsidR="006F5FF4">
          <w:t xml:space="preserve"> (FEBio)</w:t>
        </w:r>
      </w:ins>
      <w:r w:rsidR="003961E8">
        <w:t xml:space="preserve"> timestep. Each section starts </w:t>
      </w:r>
      <w:r w:rsidR="003F7C2A">
        <w:t>with the number of segments created in this timestep</w:t>
      </w:r>
      <w:del w:id="10415" w:author="Steven LaBelle" w:date="2018-08-21T12:46:00Z">
        <w:r w:rsidR="003F7C2A" w:rsidDel="006F5FF4">
          <w:delText>, this is</w:delText>
        </w:r>
      </w:del>
      <w:r w:rsidR="003F7C2A">
        <w:t xml:space="preserve"> stored as a </w:t>
      </w:r>
      <w:del w:id="10416" w:author="Steven LaBelle" w:date="2018-08-21T12:47:00Z">
        <w:r w:rsidR="003F7C2A" w:rsidDel="006F5FF4">
          <w:delText>4 byte</w:delText>
        </w:r>
      </w:del>
      <w:ins w:id="10417" w:author="Steven LaBelle" w:date="2018-08-21T12:47:00Z">
        <w:r w:rsidR="006F5FF4">
          <w:t>4-byte</w:t>
        </w:r>
      </w:ins>
      <w:r w:rsidR="003F7C2A">
        <w:t xml:space="preserve"> integer. Next in the section is a </w:t>
      </w:r>
      <w:del w:id="10418" w:author="Steven LaBelle" w:date="2018-08-21T12:46:00Z">
        <w:r w:rsidR="003F7C2A" w:rsidDel="006F5FF4">
          <w:delText>floating point</w:delText>
        </w:r>
      </w:del>
      <w:ins w:id="10419" w:author="Steven LaBelle" w:date="2018-08-21T12:46:00Z">
        <w:r w:rsidR="006F5FF4">
          <w:t>floating-point</w:t>
        </w:r>
      </w:ins>
      <w:r w:rsidR="003F7C2A">
        <w:t xml:space="preserve"> number is the start time of the curre</w:t>
      </w:r>
      <w:r w:rsidR="002056D7">
        <w:t xml:space="preserve">nt mechanical timestep. Next in the file is the collection of segments that grew this timestep. Each segment is represented with </w:t>
      </w:r>
      <w:proofErr w:type="gramStart"/>
      <w:r w:rsidR="002056D7">
        <w:t>6</w:t>
      </w:r>
      <w:proofErr w:type="gramEnd"/>
      <w:r w:rsidR="002056D7">
        <w:t xml:space="preserve"> floating point numbers, x_0, y_0, z_0, x_1, y_1, z_1.</w:t>
      </w:r>
    </w:p>
    <w:p w14:paraId="7FB5B50F" w14:textId="1A6E41B6" w:rsidR="000D6D03" w:rsidRDefault="000D6D03" w:rsidP="0017701E"/>
    <w:p w14:paraId="12DBB2EB" w14:textId="76630D78" w:rsidR="000D6D03" w:rsidRDefault="000D6D03" w:rsidP="0017701E">
      <w:pPr>
        <w:rPr>
          <w:ins w:id="10420" w:author="mp4" w:date="2018-08-24T13:54:00Z"/>
        </w:rPr>
      </w:pPr>
      <w:proofErr w:type="gramStart"/>
      <w:r>
        <w:t>Revision 1.</w:t>
      </w:r>
      <w:proofErr w:type="gramEnd"/>
      <w:r>
        <w:t xml:space="preserve"> The file version number is now 1. Immediately following the version number is the number of 32 bit integers that are used as bitmasks to denote whether vessels can grow in a given material</w:t>
      </w:r>
      <w:r w:rsidR="00BE6010">
        <w:t>, this is a 4 byte integer</w:t>
      </w:r>
      <w:r>
        <w:t>.</w:t>
      </w:r>
      <w:r w:rsidR="0052239D">
        <w:t xml:space="preserve"> The bitmasks </w:t>
      </w:r>
      <w:r w:rsidR="00A100F1">
        <w:t xml:space="preserve">are sequential for each </w:t>
      </w:r>
      <w:r w:rsidR="007659BB">
        <w:t>group of masks</w:t>
      </w:r>
      <w:r w:rsidR="00F9253D">
        <w:t xml:space="preserve"> </w:t>
      </w:r>
      <w:r w:rsidR="00A100F1">
        <w:t>(the first bitmask integer is for materials 1 through 32, the second bitmask has data for materials 33 through 64, and so on)</w:t>
      </w:r>
      <w:r w:rsidR="007659BB">
        <w:t xml:space="preserve">. All mask groups are represented with a </w:t>
      </w:r>
      <w:del w:id="10421" w:author="Steven LaBelle" w:date="2018-08-21T12:47:00Z">
        <w:r w:rsidR="007659BB" w:rsidDel="006F5FF4">
          <w:delText>4 byte</w:delText>
        </w:r>
      </w:del>
      <w:ins w:id="10422" w:author="Steven LaBelle" w:date="2018-08-21T12:47:00Z">
        <w:r w:rsidR="006F5FF4">
          <w:t>4-byte</w:t>
        </w:r>
      </w:ins>
      <w:r w:rsidR="007659BB">
        <w:t xml:space="preserve"> integer. Within each </w:t>
      </w:r>
      <w:del w:id="10423" w:author="Steven LaBelle" w:date="2018-08-21T12:48:00Z">
        <w:r w:rsidR="007659BB" w:rsidDel="006F5FF4">
          <w:delText>mask</w:delText>
        </w:r>
      </w:del>
      <w:ins w:id="10424" w:author="Steven LaBelle" w:date="2018-08-21T12:48:00Z">
        <w:r w:rsidR="006F5FF4">
          <w:t>mask,</w:t>
        </w:r>
      </w:ins>
      <w:r w:rsidR="007659BB">
        <w:t xml:space="preserve"> each bit represents whether or not vessels can grow in the given material. If the mask bit for a given material </w:t>
      </w:r>
      <w:r w:rsidR="007659BB">
        <w:lastRenderedPageBreak/>
        <w:t>is 1 then vessels are allowed to grow within this material. If the mask bit for a given material is 0 then vessels are not allowed to grow within the material.</w:t>
      </w:r>
      <w:r w:rsidR="00C35947">
        <w:t xml:space="preserve"> </w:t>
      </w:r>
      <w:r w:rsidR="00737BD4">
        <w:t>Within each mask group the ones place is the mask for the first material within the mask group; the two’s place in the mask group is the mask for the second material within the mask group</w:t>
      </w:r>
      <w:r w:rsidR="006F7F75">
        <w:t>,</w:t>
      </w:r>
      <w:r w:rsidR="00737BD4">
        <w:t xml:space="preserve"> and so on.</w:t>
      </w:r>
    </w:p>
    <w:p w14:paraId="5108B03A" w14:textId="3A0D745B" w:rsidR="00BD1B67" w:rsidRDefault="00BD1B67" w:rsidP="0017701E">
      <w:pPr>
        <w:rPr>
          <w:ins w:id="10425" w:author="mp4" w:date="2018-08-24T13:54:00Z"/>
        </w:rPr>
      </w:pPr>
    </w:p>
    <w:p w14:paraId="31359A4E" w14:textId="05FF72B9" w:rsidR="00BD1B67" w:rsidDel="00BE4DC4" w:rsidRDefault="00BD1B67" w:rsidP="0017701E">
      <w:pPr>
        <w:rPr>
          <w:del w:id="10426" w:author="Steven" w:date="2022-04-01T16:32:00Z"/>
        </w:rPr>
      </w:pPr>
      <w:ins w:id="10427" w:author="mp4" w:date="2018-08-24T13:54:00Z">
        <w:r>
          <w:t xml:space="preserve">Revision 1 files will be generated by the current version of </w:t>
        </w:r>
        <w:del w:id="10428" w:author="Steven" w:date="2022-03-29T11:05:00Z">
          <w:r w:rsidDel="00691F03">
            <w:delText>AngioFE3</w:delText>
          </w:r>
        </w:del>
      </w:ins>
      <w:ins w:id="10429" w:author="Steven" w:date="2022-03-29T11:05:00Z">
        <w:r w:rsidR="00691F03">
          <w:t>AngioFE</w:t>
        </w:r>
      </w:ins>
      <w:ins w:id="10430" w:author="mp4" w:date="2018-08-24T13:54:00Z">
        <w:r>
          <w:t>.</w:t>
        </w:r>
      </w:ins>
    </w:p>
    <w:p w14:paraId="335BD2C3" w14:textId="01FE17D6" w:rsidR="00B73AFC" w:rsidRDefault="00B73AFC">
      <w:pPr>
        <w:rPr>
          <w:ins w:id="10431" w:author="Steven" w:date="2022-03-29T12:38:00Z"/>
          <w:rFonts w:cs="Arial"/>
          <w:b/>
          <w:bCs/>
          <w:kern w:val="32"/>
          <w:sz w:val="40"/>
          <w:szCs w:val="32"/>
        </w:rPr>
        <w:pPrChange w:id="10432" w:author="Steven" w:date="2022-04-01T16:32:00Z">
          <w:pPr>
            <w:jc w:val="left"/>
          </w:pPr>
        </w:pPrChange>
      </w:pPr>
    </w:p>
    <w:p w14:paraId="781F612F" w14:textId="2965F680" w:rsidR="00A53BAD" w:rsidDel="00BE4DC4" w:rsidRDefault="00A53BAD" w:rsidP="00A53BAD">
      <w:pPr>
        <w:pStyle w:val="Heading1"/>
        <w:rPr>
          <w:del w:id="10433" w:author="Steven" w:date="2022-04-01T16:32:00Z"/>
        </w:rPr>
      </w:pPr>
      <w:del w:id="10434" w:author="Steven" w:date="2022-04-01T16:32:00Z">
        <w:r w:rsidDel="00BE4DC4">
          <w:delText>Warnings</w:delText>
        </w:r>
      </w:del>
    </w:p>
    <w:p w14:paraId="09BEBD79" w14:textId="47AE5DA6" w:rsidR="00A53BAD" w:rsidDel="00BE4DC4" w:rsidRDefault="00A53BAD">
      <w:pPr>
        <w:pStyle w:val="Heading2"/>
        <w:rPr>
          <w:del w:id="10435" w:author="Steven" w:date="2022-04-01T16:32:00Z"/>
        </w:rPr>
      </w:pPr>
      <w:del w:id="10436" w:author="Steven" w:date="2022-04-01T16:32:00Z">
        <w:r w:rsidDel="00BE4DC4">
          <w:delText>Branch Bombing</w:delText>
        </w:r>
      </w:del>
    </w:p>
    <w:p w14:paraId="0987C5DB" w14:textId="0FBD17D4" w:rsidR="00A53BAD" w:rsidDel="00BE4DC4" w:rsidRDefault="00A53BAD" w:rsidP="00A53BAD">
      <w:pPr>
        <w:rPr>
          <w:del w:id="10437" w:author="Steven" w:date="2022-04-01T16:32:00Z"/>
        </w:rPr>
      </w:pPr>
      <w:del w:id="10438" w:author="Steven" w:date="2022-04-01T16:32:00Z">
        <w:r w:rsidDel="00BE4DC4">
          <w:delText xml:space="preserve">It is possible to have the plugin continuously add branch points and then as those points grow add more branch points at an exponential rate. </w:delText>
        </w:r>
      </w:del>
      <w:ins w:id="10439" w:author="Steven LaBelle" w:date="2018-08-21T12:48:00Z">
        <w:del w:id="10440" w:author="Steven" w:date="2022-04-01T16:32:00Z">
          <w:r w:rsidR="006F5FF4" w:rsidDel="00BE4DC4">
            <w:delText>Thus,</w:delText>
          </w:r>
        </w:del>
      </w:ins>
      <w:del w:id="10441" w:author="Steven" w:date="2022-04-01T16:32:00Z">
        <w:r w:rsidDel="00BE4DC4">
          <w:delText>As such the ratio between length to branch</w:delText>
        </w:r>
      </w:del>
      <w:ins w:id="10442" w:author="Steven LaBelle" w:date="2018-08-21T12:48:00Z">
        <w:del w:id="10443" w:author="Steven" w:date="2022-04-01T16:32:00Z">
          <w:r w:rsidR="006F5FF4" w:rsidDel="00BE4DC4">
            <w:delText xml:space="preserve"> </w:delText>
          </w:r>
        </w:del>
      </w:ins>
      <w:del w:id="10444" w:author="Steven" w:date="2022-04-01T16:32:00Z">
        <w:r w:rsidR="00D23804" w:rsidDel="00BE4DC4">
          <w:delText>(mean of this distribution)</w:delText>
        </w:r>
        <w:r w:rsidDel="00BE4DC4">
          <w:delText xml:space="preserve"> and vessel velocity should remain high. You will probably see runtimes increase exponentially as this ratio </w:delText>
        </w:r>
        <w:r w:rsidR="000D2DED" w:rsidDel="00BE4DC4">
          <w:delText xml:space="preserve">approaches </w:delText>
        </w:r>
        <w:r w:rsidDel="00BE4DC4">
          <w:delText>1.25:1. trouble</w:delText>
        </w:r>
      </w:del>
      <w:ins w:id="10445" w:author="Steven LaBelle" w:date="2018-08-21T12:49:00Z">
        <w:del w:id="10446" w:author="Steven" w:date="2022-04-01T16:32:00Z">
          <w:r w:rsidR="006F5FF4" w:rsidDel="00BE4DC4">
            <w:delText>Trouble</w:delText>
          </w:r>
        </w:del>
      </w:ins>
      <w:del w:id="10447" w:author="Steven" w:date="2022-04-01T16:32:00Z">
        <w:r w:rsidDel="00BE4DC4">
          <w:delText xml:space="preserve"> is virtually guaranteed if the ratio is 1:1</w:delText>
        </w:r>
        <w:r w:rsidR="00D23804" w:rsidDel="00BE4DC4">
          <w:delText xml:space="preserve">. </w:delText>
        </w:r>
        <w:r w:rsidR="002758B1" w:rsidDel="00BE4DC4">
          <w:delText>I personally experienced problems with a ratio of 175:140.</w:delText>
        </w:r>
      </w:del>
    </w:p>
    <w:p w14:paraId="0BECB848" w14:textId="6447D344" w:rsidR="00EF0752" w:rsidDel="00BE4DC4" w:rsidRDefault="00EF0752">
      <w:pPr>
        <w:rPr>
          <w:del w:id="10448" w:author="Steven" w:date="2022-04-01T16:32:00Z"/>
        </w:rPr>
      </w:pPr>
    </w:p>
    <w:p w14:paraId="7ED3CE0E" w14:textId="18484E5E" w:rsidR="00EF0752" w:rsidRDefault="00EF0752">
      <w:pPr>
        <w:pStyle w:val="Heading1"/>
        <w:numPr>
          <w:ilvl w:val="0"/>
          <w:numId w:val="0"/>
        </w:numPr>
        <w:pPrChange w:id="10449" w:author="Steven" w:date="2022-04-01T16:32:00Z">
          <w:pPr>
            <w:pStyle w:val="Heading1"/>
          </w:pPr>
        </w:pPrChange>
      </w:pPr>
      <w:bookmarkStart w:id="10450" w:name="_Toc99726537"/>
      <w:r>
        <w:lastRenderedPageBreak/>
        <w:t>Sample Files</w:t>
      </w:r>
      <w:bookmarkEnd w:id="10450"/>
    </w:p>
    <w:p w14:paraId="60B15C13" w14:textId="66254E1D" w:rsidR="00CD76BB" w:rsidRPr="00CD76BB" w:rsidRDefault="00CD76BB" w:rsidP="00CD76BB">
      <w:r>
        <w:t xml:space="preserve">The sample files include examples that should represent the major features of </w:t>
      </w:r>
      <w:del w:id="10451" w:author="Steven" w:date="2022-03-29T11:05:00Z">
        <w:r w:rsidDel="00691F03">
          <w:delText>AngioFE3</w:delText>
        </w:r>
      </w:del>
      <w:ins w:id="10452" w:author="Steven" w:date="2022-03-29T11:05:00Z">
        <w:r w:rsidR="00691F03">
          <w:t>AngioFE</w:t>
        </w:r>
      </w:ins>
      <w:r>
        <w:t>.</w:t>
      </w:r>
    </w:p>
    <w:p w14:paraId="5CF95195" w14:textId="5C0AC25D" w:rsidR="00EF0752" w:rsidRDefault="00EF0752">
      <w:pPr>
        <w:pStyle w:val="Heading2"/>
      </w:pPr>
      <w:bookmarkStart w:id="10453" w:name="_Toc99726538"/>
      <w:commentRangeStart w:id="10454"/>
      <w:r>
        <w:t>CIF_SAL</w:t>
      </w:r>
      <w:commentRangeEnd w:id="10454"/>
      <w:r w:rsidR="006F5FF4">
        <w:rPr>
          <w:rStyle w:val="CommentReference"/>
          <w:rFonts w:cs="Times New Roman"/>
          <w:b w:val="0"/>
          <w:bCs w:val="0"/>
          <w:iCs w:val="0"/>
        </w:rPr>
        <w:commentReference w:id="10454"/>
      </w:r>
      <w:bookmarkEnd w:id="10453"/>
    </w:p>
    <w:p w14:paraId="00C07C73" w14:textId="18A5E9E3" w:rsidR="00EF0752" w:rsidRDefault="00EF0752" w:rsidP="00EF0752">
      <w:r>
        <w:t>An example of a large model. This is an example of a core in field model. The density only effects growth rate. There is no density gradient specified.</w:t>
      </w:r>
    </w:p>
    <w:p w14:paraId="33178FC1" w14:textId="6CF65FFA" w:rsidR="00EF0752" w:rsidRDefault="00EF0752">
      <w:pPr>
        <w:pStyle w:val="Heading2"/>
      </w:pPr>
      <w:bookmarkStart w:id="10455" w:name="_Toc99726539"/>
      <w:r>
        <w:t>Anastamosis</w:t>
      </w:r>
      <w:bookmarkEnd w:id="10455"/>
    </w:p>
    <w:p w14:paraId="68FB6E6D" w14:textId="07631A01" w:rsidR="00EF0752" w:rsidRDefault="00EF0752" w:rsidP="00EF0752">
      <w:r>
        <w:t xml:space="preserve">An example of growth with anastomosis turned on. Anastamosis will </w:t>
      </w:r>
      <w:r w:rsidR="00B25BC4">
        <w:t>make tips that are sufficiently close to a segment grow towards that segment.</w:t>
      </w:r>
      <w:r w:rsidR="000347E5">
        <w:t xml:space="preserve"> When tips get within fuse radius of each other and the dot product of the tip’s directions is greater than fuse angle the tips will fuse.</w:t>
      </w:r>
    </w:p>
    <w:p w14:paraId="42E6D7E3" w14:textId="5FD762D4" w:rsidR="00112554" w:rsidRDefault="00112554">
      <w:pPr>
        <w:pStyle w:val="Heading2"/>
      </w:pPr>
      <w:bookmarkStart w:id="10456" w:name="_Toc99726540"/>
      <w:r>
        <w:t>Bouncy</w:t>
      </w:r>
      <w:bookmarkStart w:id="10457" w:name="_GoBack"/>
      <w:bookmarkEnd w:id="10456"/>
      <w:bookmarkEnd w:id="10457"/>
    </w:p>
    <w:p w14:paraId="1AF198BF" w14:textId="0A55E9F7" w:rsidR="009F0789" w:rsidRDefault="00112554" w:rsidP="00112554">
      <w:r>
        <w:t>Shows of the repulse feature of AngioFE. Repulse is a way to specify a set of nodes from which vessels will be repulsed from. In this example vessels grow away from the bottom face of the model.</w:t>
      </w:r>
    </w:p>
    <w:p w14:paraId="38A2D9BF" w14:textId="0297FB19" w:rsidR="009F0789" w:rsidRDefault="00016C10">
      <w:pPr>
        <w:pStyle w:val="Heading2"/>
      </w:pPr>
      <w:bookmarkStart w:id="10458" w:name="_Toc99726541"/>
      <w:r>
        <w:t>Multi</w:t>
      </w:r>
      <w:ins w:id="10459" w:author="Steven LaBelle" w:date="2018-08-21T12:49:00Z">
        <w:r w:rsidR="006F5FF4">
          <w:t>-</w:t>
        </w:r>
      </w:ins>
      <w:del w:id="10460" w:author="Steven LaBelle" w:date="2018-08-21T12:49:00Z">
        <w:r w:rsidDel="006F5FF4">
          <w:delText xml:space="preserve"> </w:delText>
        </w:r>
      </w:del>
      <w:r>
        <w:t>Domian</w:t>
      </w:r>
      <w:bookmarkEnd w:id="10458"/>
      <w:r w:rsidR="0001143F">
        <w:t xml:space="preserve"> </w:t>
      </w:r>
    </w:p>
    <w:p w14:paraId="5F62CDB4" w14:textId="1171167E" w:rsidR="00EF0752" w:rsidRDefault="00016C10" w:rsidP="00EF0752">
      <w:r>
        <w:t xml:space="preserve">Shows multiple domains. </w:t>
      </w:r>
      <w:r w:rsidR="0001143F">
        <w:t>Vessels can grow between</w:t>
      </w:r>
      <w:del w:id="10461" w:author="Steven LaBelle" w:date="2018-08-21T12:49:00Z">
        <w:r w:rsidR="0001143F" w:rsidDel="006F5FF4">
          <w:delText xml:space="preserve"> the</w:delText>
        </w:r>
      </w:del>
      <w:r w:rsidR="0001143F">
        <w:t xml:space="preserve"> two angio materials.</w:t>
      </w:r>
    </w:p>
    <w:p w14:paraId="3A789B01" w14:textId="1E11E088" w:rsidR="0001143F" w:rsidRDefault="0001143F">
      <w:pPr>
        <w:pStyle w:val="Heading2"/>
      </w:pPr>
      <w:bookmarkStart w:id="10462" w:name="_Toc99726542"/>
      <w:r>
        <w:t>Density gradient</w:t>
      </w:r>
      <w:bookmarkEnd w:id="10462"/>
    </w:p>
    <w:p w14:paraId="2B86E532" w14:textId="0D732D70" w:rsidR="001A30D6" w:rsidRDefault="0001143F" w:rsidP="00EF0752">
      <w:r>
        <w:t xml:space="preserve">The density on the boundary between the </w:t>
      </w:r>
      <w:r w:rsidR="000C345C">
        <w:t xml:space="preserve">materials is a slice of high </w:t>
      </w:r>
      <w:del w:id="10463" w:author="Steven LaBelle" w:date="2018-08-21T12:50:00Z">
        <w:r w:rsidR="000C345C" w:rsidDel="006F5FF4">
          <w:delText>ecm</w:delText>
        </w:r>
      </w:del>
      <w:ins w:id="10464" w:author="Steven LaBelle" w:date="2018-08-21T12:50:00Z">
        <w:r w:rsidR="006F5FF4">
          <w:t>ECM</w:t>
        </w:r>
      </w:ins>
      <w:r w:rsidR="000C345C">
        <w:t xml:space="preserve"> density. Each material handles the density gradient in a different way.</w:t>
      </w:r>
    </w:p>
    <w:p w14:paraId="635A0C51" w14:textId="08115EAF" w:rsidR="001A30D6" w:rsidRDefault="001A30D6">
      <w:pPr>
        <w:pStyle w:val="Heading2"/>
      </w:pPr>
      <w:bookmarkStart w:id="10465" w:name="_Toc99726543"/>
      <w:r>
        <w:t>Multiphasic</w:t>
      </w:r>
      <w:bookmarkEnd w:id="10465"/>
    </w:p>
    <w:p w14:paraId="69F39297" w14:textId="0986C71F" w:rsidR="00CF4396" w:rsidRDefault="001A30D6" w:rsidP="001A30D6">
      <w:r>
        <w:t xml:space="preserve">An Angio material is used as the solid component of a multiphasic material. There is a concentration gradient in the center portion of this model. In this </w:t>
      </w:r>
      <w:del w:id="10466" w:author="Steven LaBelle" w:date="2018-08-21T12:50:00Z">
        <w:r w:rsidDel="006F5FF4">
          <w:delText>example</w:delText>
        </w:r>
      </w:del>
      <w:ins w:id="10467" w:author="Steven LaBelle" w:date="2018-08-21T12:50:00Z">
        <w:r w:rsidR="006F5FF4">
          <w:t>example,</w:t>
        </w:r>
      </w:ins>
      <w:r>
        <w:t xml:space="preserve"> the tips will grow along the concentration gradient.</w:t>
      </w:r>
    </w:p>
    <w:p w14:paraId="656AE84E" w14:textId="47155B50" w:rsidR="00CF4396" w:rsidRDefault="00692077">
      <w:pPr>
        <w:pStyle w:val="Heading2"/>
      </w:pPr>
      <w:bookmarkStart w:id="10468" w:name="_Toc99726544"/>
      <w:r>
        <w:t>Tet4 M</w:t>
      </w:r>
      <w:r w:rsidR="00CF4396">
        <w:t>odel</w:t>
      </w:r>
      <w:bookmarkEnd w:id="10468"/>
    </w:p>
    <w:p w14:paraId="0F2214FA" w14:textId="4281AA80" w:rsidR="00CF4396" w:rsidRDefault="00CF4396" w:rsidP="00CF4396">
      <w:r>
        <w:t>An example where vessels are growing through tet4 elements.</w:t>
      </w:r>
    </w:p>
    <w:p w14:paraId="0376CF10" w14:textId="3DB0658B" w:rsidR="00590E67" w:rsidRDefault="001F271C">
      <w:pPr>
        <w:pStyle w:val="Heading2"/>
      </w:pPr>
      <w:bookmarkStart w:id="10469" w:name="_Toc99726545"/>
      <w:r>
        <w:t>Tet</w:t>
      </w:r>
      <w:r w:rsidR="00590E67">
        <w:t>10 Model</w:t>
      </w:r>
      <w:bookmarkEnd w:id="10469"/>
    </w:p>
    <w:p w14:paraId="198209A9" w14:textId="39A474CE" w:rsidR="00590E67" w:rsidRDefault="00590E67" w:rsidP="00590E67">
      <w:r>
        <w:t>An example using Tet10 elements.</w:t>
      </w:r>
    </w:p>
    <w:p w14:paraId="7521E4FD" w14:textId="2FF26EBB" w:rsidR="00590E67" w:rsidRDefault="00590E67">
      <w:pPr>
        <w:pStyle w:val="Heading2"/>
      </w:pPr>
      <w:bookmarkStart w:id="10470" w:name="_Toc99726546"/>
      <w:r>
        <w:lastRenderedPageBreak/>
        <w:t>Hex20 Model</w:t>
      </w:r>
      <w:bookmarkEnd w:id="10470"/>
    </w:p>
    <w:p w14:paraId="028EC7B1" w14:textId="1D40F483" w:rsidR="00590E67" w:rsidRDefault="00590E67" w:rsidP="00590E67">
      <w:r>
        <w:t>An example where vessels are growing through hex20 elements.</w:t>
      </w:r>
    </w:p>
    <w:p w14:paraId="5FF10E45" w14:textId="5362BD3B" w:rsidR="008500D8" w:rsidRDefault="008500D8">
      <w:pPr>
        <w:pStyle w:val="Heading2"/>
      </w:pPr>
      <w:bookmarkStart w:id="10471" w:name="_Toc99726547"/>
      <w:r>
        <w:t>Hex20 Cumulative Stress</w:t>
      </w:r>
      <w:bookmarkEnd w:id="10471"/>
    </w:p>
    <w:p w14:paraId="0E02631E" w14:textId="7853470E" w:rsidR="008500D8" w:rsidRDefault="008500D8" w:rsidP="008500D8">
      <w:r>
        <w:t>This example uses hex20 elements, combined with a stress policy that allows the vascular network to continue to exert stress even after the tips have grown.</w:t>
      </w:r>
    </w:p>
    <w:p w14:paraId="2DD9EF14" w14:textId="242C9A46" w:rsidR="00DE1F11" w:rsidRDefault="00DE1F11" w:rsidP="008500D8"/>
    <w:p w14:paraId="5E27406D" w14:textId="2C3A3975" w:rsidR="00DE1F11" w:rsidDel="00BE4DC4" w:rsidRDefault="00DE1F11">
      <w:pPr>
        <w:pStyle w:val="Heading2"/>
        <w:rPr>
          <w:del w:id="10472" w:author="Steven" w:date="2022-04-01T16:32:00Z"/>
        </w:rPr>
      </w:pPr>
      <w:del w:id="10473" w:author="Steven" w:date="2022-04-01T16:32:00Z">
        <w:r w:rsidDel="00BE4DC4">
          <w:delText>Minimal Material</w:delText>
        </w:r>
      </w:del>
    </w:p>
    <w:p w14:paraId="1EB9BED1" w14:textId="2B7473E2" w:rsidR="00DE1F11" w:rsidDel="00BE4DC4" w:rsidRDefault="00DE1F11" w:rsidP="00DE1F11">
      <w:pPr>
        <w:rPr>
          <w:ins w:id="10474" w:author="Steven LaBelle" w:date="2018-08-21T12:50:00Z"/>
          <w:del w:id="10475" w:author="Steven" w:date="2022-04-01T16:32:00Z"/>
        </w:rPr>
      </w:pPr>
      <w:del w:id="10476" w:author="Steven" w:date="2022-04-01T16:32:00Z">
        <w:r w:rsidDel="00BE4DC4">
          <w:delText xml:space="preserve">The following is a minimal material for </w:delText>
        </w:r>
      </w:del>
      <w:ins w:id="10477" w:author="Steven LaBelle" w:date="2018-08-21T12:50:00Z">
        <w:del w:id="10478" w:author="Steven" w:date="2022-04-01T16:32:00Z">
          <w:r w:rsidR="006F5FF4" w:rsidDel="00BE4DC4">
            <w:delText>AngioFE</w:delText>
          </w:r>
        </w:del>
      </w:ins>
      <w:del w:id="10479" w:author="Steven" w:date="2022-04-01T16:32:00Z">
        <w:r w:rsidDel="00BE4DC4">
          <w:delText xml:space="preserve">angiofe. This will not set the fiber direction, or any direction, so all segments will grow the same direction for the entire time this runs. This </w:delText>
        </w:r>
      </w:del>
      <w:ins w:id="10480" w:author="Steven LaBelle" w:date="2018-08-21T12:50:00Z">
        <w:del w:id="10481" w:author="Steven" w:date="2022-04-01T16:32:00Z">
          <w:r w:rsidR="006F5FF4" w:rsidDel="00BE4DC4">
            <w:delText>example contains the minimum specification for the plugin to run</w:delText>
          </w:r>
        </w:del>
      </w:ins>
      <w:del w:id="10482" w:author="Steven" w:date="2022-04-01T16:32:00Z">
        <w:r w:rsidDel="00BE4DC4">
          <w:delText xml:space="preserve">is just enough stuff in the material to get the plugin to run. </w:delText>
        </w:r>
      </w:del>
      <w:ins w:id="10483" w:author="Steven LaBelle" w:date="2018-08-21T12:50:00Z">
        <w:del w:id="10484" w:author="Steven" w:date="2022-04-01T16:32:00Z">
          <w:r w:rsidR="006F5FF4" w:rsidDel="00BE4DC4">
            <w:delText>Refer to this example</w:delText>
          </w:r>
        </w:del>
      </w:ins>
      <w:del w:id="10485" w:author="Steven" w:date="2022-04-01T16:32:00Z">
        <w:r w:rsidDel="00BE4DC4">
          <w:delText>Consider using this if you are encountering errors and are unsure what your angio material is missing.</w:delText>
        </w:r>
      </w:del>
    </w:p>
    <w:p w14:paraId="541553E2" w14:textId="2D8E72F4" w:rsidR="006F5FF4" w:rsidDel="00BE4DC4" w:rsidRDefault="006F5FF4" w:rsidP="00DE1F11">
      <w:pPr>
        <w:rPr>
          <w:del w:id="10486" w:author="Steven" w:date="2022-04-01T16:32:00Z"/>
        </w:rPr>
      </w:pPr>
    </w:p>
    <w:p w14:paraId="3F4634EC" w14:textId="4ECDFF4F" w:rsidR="00DE1F11" w:rsidRPr="00DE1F11" w:rsidDel="00BE4DC4" w:rsidRDefault="00DE1F11" w:rsidP="00DE1F11">
      <w:pPr>
        <w:shd w:val="clear" w:color="auto" w:fill="FFFFFF"/>
        <w:jc w:val="left"/>
        <w:rPr>
          <w:del w:id="10487" w:author="Steven" w:date="2022-04-01T16:32:00Z"/>
          <w:rFonts w:ascii="Courier New" w:hAnsi="Courier New" w:cs="Courier New"/>
          <w:b/>
          <w:bCs/>
          <w:color w:val="000000"/>
          <w:sz w:val="20"/>
          <w:szCs w:val="20"/>
        </w:rPr>
      </w:pPr>
      <w:del w:id="10488" w:author="Steven" w:date="2022-04-01T16:32:00Z">
        <w:r w:rsidRPr="00DE1F11" w:rsidDel="00BE4DC4">
          <w:rPr>
            <w:rFonts w:ascii="Courier New" w:hAnsi="Courier New" w:cs="Courier New"/>
            <w:color w:val="FF0000"/>
            <w:sz w:val="20"/>
            <w:szCs w:val="20"/>
            <w:shd w:val="clear" w:color="auto" w:fill="FFFF00"/>
          </w:rPr>
          <w:delText>&lt;?</w:delText>
        </w:r>
        <w:r w:rsidRPr="00DE1F11" w:rsidDel="00BE4DC4">
          <w:rPr>
            <w:rFonts w:ascii="Courier New" w:hAnsi="Courier New" w:cs="Courier New"/>
            <w:color w:val="0000FF"/>
            <w:sz w:val="20"/>
            <w:szCs w:val="20"/>
          </w:rPr>
          <w:delText>xml</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version</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"1.0"</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encoding</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"ISO-8859-1"</w:delText>
        </w:r>
        <w:r w:rsidRPr="00DE1F11" w:rsidDel="00BE4DC4">
          <w:rPr>
            <w:rFonts w:ascii="Courier New" w:hAnsi="Courier New" w:cs="Courier New"/>
            <w:color w:val="FF0000"/>
            <w:sz w:val="20"/>
            <w:szCs w:val="20"/>
            <w:shd w:val="clear" w:color="auto" w:fill="FFFF00"/>
          </w:rPr>
          <w:delText>?&gt;</w:delText>
        </w:r>
      </w:del>
    </w:p>
    <w:p w14:paraId="03692505" w14:textId="23FA7C97" w:rsidR="00DE1F11" w:rsidRPr="00DE1F11" w:rsidDel="00BE4DC4" w:rsidRDefault="00DE1F11" w:rsidP="00DE1F11">
      <w:pPr>
        <w:shd w:val="clear" w:color="auto" w:fill="FFFFFF"/>
        <w:jc w:val="left"/>
        <w:rPr>
          <w:del w:id="10489" w:author="Steven" w:date="2022-04-01T16:32:00Z"/>
          <w:rFonts w:ascii="Courier New" w:hAnsi="Courier New" w:cs="Courier New"/>
          <w:b/>
          <w:bCs/>
          <w:color w:val="000000"/>
          <w:sz w:val="20"/>
          <w:szCs w:val="20"/>
        </w:rPr>
      </w:pPr>
      <w:del w:id="10490" w:author="Steven" w:date="2022-04-01T16:32:00Z">
        <w:r w:rsidRPr="00DE1F11" w:rsidDel="00BE4DC4">
          <w:rPr>
            <w:rFonts w:ascii="Courier New" w:hAnsi="Courier New" w:cs="Courier New"/>
            <w:color w:val="0000FF"/>
            <w:sz w:val="20"/>
            <w:szCs w:val="20"/>
          </w:rPr>
          <w:delText>&lt;febio_spec</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version</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"2.5"</w:delText>
        </w:r>
        <w:r w:rsidRPr="00DE1F11" w:rsidDel="00BE4DC4">
          <w:rPr>
            <w:rFonts w:ascii="Courier New" w:hAnsi="Courier New" w:cs="Courier New"/>
            <w:color w:val="0000FF"/>
            <w:sz w:val="20"/>
            <w:szCs w:val="20"/>
          </w:rPr>
          <w:delText>&gt;</w:delText>
        </w:r>
      </w:del>
    </w:p>
    <w:p w14:paraId="73BDD7C7" w14:textId="43144FF7" w:rsidR="00DE1F11" w:rsidRPr="00DE1F11" w:rsidDel="00BE4DC4" w:rsidRDefault="00DE1F11" w:rsidP="00DE1F11">
      <w:pPr>
        <w:shd w:val="clear" w:color="auto" w:fill="FFFFFF"/>
        <w:jc w:val="left"/>
        <w:rPr>
          <w:del w:id="10491" w:author="Steven" w:date="2022-04-01T16:32:00Z"/>
          <w:rFonts w:ascii="Courier New" w:hAnsi="Courier New" w:cs="Courier New"/>
          <w:b/>
          <w:bCs/>
          <w:color w:val="000000"/>
          <w:sz w:val="20"/>
          <w:szCs w:val="20"/>
        </w:rPr>
      </w:pPr>
      <w:del w:id="10492"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&lt;Material&gt;</w:delText>
        </w:r>
      </w:del>
    </w:p>
    <w:p w14:paraId="550BD884" w14:textId="5C052640" w:rsidR="00DE1F11" w:rsidRPr="00DE1F11" w:rsidDel="00BE4DC4" w:rsidRDefault="00DE1F11" w:rsidP="00DE1F11">
      <w:pPr>
        <w:shd w:val="clear" w:color="auto" w:fill="FFFFFF"/>
        <w:jc w:val="left"/>
        <w:rPr>
          <w:del w:id="10493" w:author="Steven" w:date="2022-04-01T16:32:00Z"/>
          <w:rFonts w:ascii="Courier New" w:hAnsi="Courier New" w:cs="Courier New"/>
          <w:b/>
          <w:bCs/>
          <w:color w:val="000000"/>
          <w:sz w:val="20"/>
          <w:szCs w:val="20"/>
        </w:rPr>
      </w:pPr>
      <w:del w:id="10494"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id</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"1"</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name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"Material01"</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"angio_mat"</w:delText>
        </w:r>
        <w:r w:rsidRPr="00DE1F11" w:rsidDel="00BE4DC4">
          <w:rPr>
            <w:rFonts w:ascii="Courier New" w:hAnsi="Courier New" w:cs="Courier New"/>
            <w:color w:val="0000FF"/>
            <w:sz w:val="20"/>
            <w:szCs w:val="20"/>
          </w:rPr>
          <w:delText>&gt;</w:delText>
        </w:r>
      </w:del>
    </w:p>
    <w:p w14:paraId="427E1718" w14:textId="2AFE8C42" w:rsidR="00DE1F11" w:rsidRPr="00DE1F11" w:rsidDel="00BE4DC4" w:rsidRDefault="00DE1F11" w:rsidP="00DE1F11">
      <w:pPr>
        <w:shd w:val="clear" w:color="auto" w:fill="FFFFFF"/>
        <w:jc w:val="left"/>
        <w:rPr>
          <w:del w:id="10495" w:author="Steven" w:date="2022-04-01T16:32:00Z"/>
          <w:rFonts w:ascii="Courier New" w:hAnsi="Courier New" w:cs="Courier New"/>
          <w:b/>
          <w:bCs/>
          <w:color w:val="000000"/>
          <w:sz w:val="20"/>
          <w:szCs w:val="20"/>
        </w:rPr>
      </w:pPr>
      <w:del w:id="1049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&lt;angio_stress_policy</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"load_curve_vel_angio_stress_policy"</w:delText>
        </w:r>
        <w:r w:rsidRPr="00DE1F11" w:rsidDel="00BE4DC4">
          <w:rPr>
            <w:rFonts w:ascii="Courier New" w:hAnsi="Courier New" w:cs="Courier New"/>
            <w:color w:val="0000FF"/>
            <w:sz w:val="20"/>
            <w:szCs w:val="20"/>
          </w:rPr>
          <w:delText>&gt;</w:delText>
        </w:r>
      </w:del>
    </w:p>
    <w:p w14:paraId="7A48D712" w14:textId="1C9FE693" w:rsidR="00DE1F11" w:rsidRPr="00DE1F11" w:rsidDel="00BE4DC4" w:rsidRDefault="00DE1F11" w:rsidP="00DE1F11">
      <w:pPr>
        <w:shd w:val="clear" w:color="auto" w:fill="FFFFFF"/>
        <w:jc w:val="left"/>
        <w:rPr>
          <w:del w:id="10497" w:author="Steven" w:date="2022-04-01T16:32:00Z"/>
          <w:rFonts w:ascii="Courier New" w:hAnsi="Courier New" w:cs="Courier New"/>
          <w:b/>
          <w:bCs/>
          <w:color w:val="000000"/>
          <w:sz w:val="20"/>
          <w:szCs w:val="20"/>
        </w:rPr>
      </w:pPr>
      <w:del w:id="1049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&lt;sprout_mag&gt;</w:delText>
        </w:r>
        <w:r w:rsidRPr="00DE1F11" w:rsidDel="00BE4DC4">
          <w:rPr>
            <w:rFonts w:ascii="Courier New" w:hAnsi="Courier New" w:cs="Courier New"/>
            <w:b/>
            <w:bCs/>
            <w:color w:val="000000"/>
            <w:sz w:val="20"/>
            <w:szCs w:val="20"/>
          </w:rPr>
          <w:delText>1e-13</w:delText>
        </w:r>
        <w:r w:rsidRPr="00DE1F11" w:rsidDel="00BE4DC4">
          <w:rPr>
            <w:rFonts w:ascii="Courier New" w:hAnsi="Courier New" w:cs="Courier New"/>
            <w:color w:val="0000FF"/>
            <w:sz w:val="20"/>
            <w:szCs w:val="20"/>
          </w:rPr>
          <w:delText>&lt;/sprout_mag&gt;</w:delText>
        </w:r>
      </w:del>
    </w:p>
    <w:p w14:paraId="576FC832" w14:textId="23B3E032" w:rsidR="00DE1F11" w:rsidRPr="00DE1F11" w:rsidDel="00BE4DC4" w:rsidRDefault="00DE1F11" w:rsidP="00DE1F11">
      <w:pPr>
        <w:shd w:val="clear" w:color="auto" w:fill="FFFFFF"/>
        <w:jc w:val="left"/>
        <w:rPr>
          <w:del w:id="10499" w:author="Steven" w:date="2022-04-01T16:32:00Z"/>
          <w:rFonts w:ascii="Courier New" w:hAnsi="Courier New" w:cs="Courier New"/>
          <w:b/>
          <w:bCs/>
          <w:color w:val="000000"/>
          <w:sz w:val="20"/>
          <w:szCs w:val="20"/>
        </w:rPr>
      </w:pPr>
      <w:del w:id="10500"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&lt;/angio_stress_policy&gt;</w:delText>
        </w:r>
      </w:del>
    </w:p>
    <w:p w14:paraId="76600D56" w14:textId="14072898" w:rsidR="00DE1F11" w:rsidRPr="00DE1F11" w:rsidDel="00BE4DC4" w:rsidRDefault="00DE1F11" w:rsidP="00DE1F11">
      <w:pPr>
        <w:shd w:val="clear" w:color="auto" w:fill="FFFFFF"/>
        <w:jc w:val="left"/>
        <w:rPr>
          <w:del w:id="10501" w:author="Steven" w:date="2022-04-01T16:32:00Z"/>
          <w:rFonts w:ascii="Courier New" w:hAnsi="Courier New" w:cs="Courier New"/>
          <w:b/>
          <w:bCs/>
          <w:color w:val="000000"/>
          <w:sz w:val="20"/>
          <w:szCs w:val="20"/>
        </w:rPr>
      </w:pPr>
      <w:del w:id="10502"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&lt;velocity_manager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"segment_growth_velocity_manager"</w:delText>
        </w:r>
        <w:r w:rsidRPr="00DE1F11" w:rsidDel="00BE4DC4">
          <w:rPr>
            <w:rFonts w:ascii="Courier New" w:hAnsi="Courier New" w:cs="Courier New"/>
            <w:color w:val="0000FF"/>
            <w:sz w:val="20"/>
            <w:szCs w:val="20"/>
          </w:rPr>
          <w:delText>&gt;</w:delText>
        </w:r>
      </w:del>
    </w:p>
    <w:p w14:paraId="5DECA103" w14:textId="40E89DF9" w:rsidR="00DE1F11" w:rsidRPr="00DE1F11" w:rsidDel="00BE4DC4" w:rsidRDefault="00DE1F11" w:rsidP="00DE1F11">
      <w:pPr>
        <w:shd w:val="clear" w:color="auto" w:fill="FFFFFF"/>
        <w:jc w:val="left"/>
        <w:rPr>
          <w:del w:id="10503" w:author="Steven" w:date="2022-04-01T16:32:00Z"/>
          <w:rFonts w:ascii="Courier New" w:hAnsi="Courier New" w:cs="Courier New"/>
          <w:b/>
          <w:bCs/>
          <w:color w:val="000000"/>
          <w:sz w:val="20"/>
          <w:szCs w:val="20"/>
        </w:rPr>
      </w:pPr>
      <w:del w:id="10504"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&lt;/velocity_manager&gt;</w:delText>
        </w:r>
      </w:del>
    </w:p>
    <w:p w14:paraId="59E9EB32" w14:textId="41427D00" w:rsidR="00DE1F11" w:rsidRPr="00DE1F11" w:rsidDel="00BE4DC4" w:rsidRDefault="00DE1F11" w:rsidP="00DE1F11">
      <w:pPr>
        <w:shd w:val="clear" w:color="auto" w:fill="FFFFFF"/>
        <w:jc w:val="left"/>
        <w:rPr>
          <w:del w:id="10505" w:author="Steven" w:date="2022-04-01T16:32:00Z"/>
          <w:rFonts w:ascii="Courier New" w:hAnsi="Courier New" w:cs="Courier New"/>
          <w:b/>
          <w:bCs/>
          <w:color w:val="000000"/>
          <w:sz w:val="20"/>
          <w:szCs w:val="20"/>
        </w:rPr>
      </w:pPr>
      <w:del w:id="10506" w:author="Steven" w:date="2022-04-01T16:32:00Z">
        <w:r w:rsidRPr="00DE1F11" w:rsidDel="00BE4DC4">
          <w:rPr>
            <w:rFonts w:ascii="Courier New" w:hAnsi="Courier New" w:cs="Courier New"/>
            <w:b/>
            <w:bCs/>
            <w:color w:val="000000"/>
            <w:sz w:val="20"/>
            <w:szCs w:val="20"/>
          </w:rPr>
          <w:delText xml:space="preserve">            </w:delText>
        </w:r>
      </w:del>
    </w:p>
    <w:p w14:paraId="7DF0C7B5" w14:textId="76761B3E" w:rsidR="00DE1F11" w:rsidRPr="00DE1F11" w:rsidDel="00BE4DC4" w:rsidRDefault="00DE1F11" w:rsidP="00DE1F11">
      <w:pPr>
        <w:shd w:val="clear" w:color="auto" w:fill="FFFFFF"/>
        <w:jc w:val="left"/>
        <w:rPr>
          <w:del w:id="10507" w:author="Steven" w:date="2022-04-01T16:32:00Z"/>
          <w:rFonts w:ascii="Courier New" w:hAnsi="Courier New" w:cs="Courier New"/>
          <w:b/>
          <w:bCs/>
          <w:color w:val="000000"/>
          <w:sz w:val="20"/>
          <w:szCs w:val="20"/>
        </w:rPr>
      </w:pPr>
      <w:del w:id="1050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&lt;psc_manager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"previous_segment_contribution_manager"</w:delText>
        </w:r>
        <w:r w:rsidRPr="00DE1F11" w:rsidDel="00BE4DC4">
          <w:rPr>
            <w:rFonts w:ascii="Courier New" w:hAnsi="Courier New" w:cs="Courier New"/>
            <w:color w:val="0000FF"/>
            <w:sz w:val="20"/>
            <w:szCs w:val="20"/>
          </w:rPr>
          <w:delText>&gt;</w:delText>
        </w:r>
      </w:del>
    </w:p>
    <w:p w14:paraId="192A7633" w14:textId="6A9C7121" w:rsidR="00DE1F11" w:rsidRPr="00DE1F11" w:rsidDel="00BE4DC4" w:rsidRDefault="00DE1F11" w:rsidP="00DE1F11">
      <w:pPr>
        <w:shd w:val="clear" w:color="auto" w:fill="FFFFFF"/>
        <w:jc w:val="left"/>
        <w:rPr>
          <w:del w:id="10509" w:author="Steven" w:date="2022-04-01T16:32:00Z"/>
          <w:rFonts w:ascii="Courier New" w:hAnsi="Courier New" w:cs="Courier New"/>
          <w:b/>
          <w:bCs/>
          <w:color w:val="000000"/>
          <w:sz w:val="20"/>
          <w:szCs w:val="20"/>
        </w:rPr>
      </w:pPr>
      <w:del w:id="10510"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&lt;/psc_manager&gt;</w:delText>
        </w:r>
      </w:del>
    </w:p>
    <w:p w14:paraId="0D05375B" w14:textId="5784FCA5" w:rsidR="00DE1F11" w:rsidRPr="00DE1F11" w:rsidDel="00BE4DC4" w:rsidRDefault="00DE1F11" w:rsidP="00DE1F11">
      <w:pPr>
        <w:shd w:val="clear" w:color="auto" w:fill="FFFFFF"/>
        <w:jc w:val="left"/>
        <w:rPr>
          <w:del w:id="10511" w:author="Steven" w:date="2022-04-01T16:32:00Z"/>
          <w:rFonts w:ascii="Courier New" w:hAnsi="Courier New" w:cs="Courier New"/>
          <w:b/>
          <w:bCs/>
          <w:color w:val="000000"/>
          <w:sz w:val="20"/>
          <w:szCs w:val="20"/>
        </w:rPr>
      </w:pPr>
      <w:del w:id="10512"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&lt;pdd_manager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"position_dependent_direction_manager"</w:delText>
        </w:r>
        <w:r w:rsidRPr="00DE1F11" w:rsidDel="00BE4DC4">
          <w:rPr>
            <w:rFonts w:ascii="Courier New" w:hAnsi="Courier New" w:cs="Courier New"/>
            <w:color w:val="0000FF"/>
            <w:sz w:val="20"/>
            <w:szCs w:val="20"/>
          </w:rPr>
          <w:delText>&gt;</w:delText>
        </w:r>
      </w:del>
    </w:p>
    <w:p w14:paraId="1C2953B6" w14:textId="787C5070" w:rsidR="00DE1F11" w:rsidRPr="00DE1F11" w:rsidDel="00BE4DC4" w:rsidRDefault="00DE1F11" w:rsidP="00DE1F11">
      <w:pPr>
        <w:shd w:val="clear" w:color="auto" w:fill="FFFFFF"/>
        <w:jc w:val="left"/>
        <w:rPr>
          <w:del w:id="10513" w:author="Steven" w:date="2022-04-01T16:32:00Z"/>
          <w:rFonts w:ascii="Courier New" w:hAnsi="Courier New" w:cs="Courier New"/>
          <w:b/>
          <w:bCs/>
          <w:color w:val="000000"/>
          <w:sz w:val="20"/>
          <w:szCs w:val="20"/>
        </w:rPr>
      </w:pPr>
      <w:del w:id="10514"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&lt;/pdd_manager&gt;</w:delText>
        </w:r>
      </w:del>
    </w:p>
    <w:p w14:paraId="787D22B0" w14:textId="433E3094" w:rsidR="00DE1F11" w:rsidRPr="00DE1F11" w:rsidDel="00BE4DC4" w:rsidRDefault="00DE1F11" w:rsidP="00DE1F11">
      <w:pPr>
        <w:shd w:val="clear" w:color="auto" w:fill="FFFFFF"/>
        <w:jc w:val="left"/>
        <w:rPr>
          <w:del w:id="10515" w:author="Steven" w:date="2022-04-01T16:32:00Z"/>
          <w:rFonts w:ascii="Courier New" w:hAnsi="Courier New" w:cs="Courier New"/>
          <w:b/>
          <w:bCs/>
          <w:color w:val="000000"/>
          <w:sz w:val="20"/>
          <w:szCs w:val="20"/>
        </w:rPr>
      </w:pPr>
      <w:del w:id="1051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&lt;cm_manager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"contribution_mix_manager"</w:delText>
        </w:r>
        <w:r w:rsidRPr="00DE1F11" w:rsidDel="00BE4DC4">
          <w:rPr>
            <w:rFonts w:ascii="Courier New" w:hAnsi="Courier New" w:cs="Courier New"/>
            <w:color w:val="0000FF"/>
            <w:sz w:val="20"/>
            <w:szCs w:val="20"/>
          </w:rPr>
          <w:delText>&gt;</w:delText>
        </w:r>
      </w:del>
    </w:p>
    <w:p w14:paraId="73A8B544" w14:textId="265EF0EE" w:rsidR="00DE1F11" w:rsidRPr="00DE1F11" w:rsidDel="00BE4DC4" w:rsidRDefault="00DE1F11" w:rsidP="00DE1F11">
      <w:pPr>
        <w:shd w:val="clear" w:color="auto" w:fill="FFFFFF"/>
        <w:jc w:val="left"/>
        <w:rPr>
          <w:del w:id="10517" w:author="Steven" w:date="2022-04-01T16:32:00Z"/>
          <w:rFonts w:ascii="Courier New" w:hAnsi="Courier New" w:cs="Courier New"/>
          <w:b/>
          <w:bCs/>
          <w:color w:val="000000"/>
          <w:sz w:val="20"/>
          <w:szCs w:val="20"/>
        </w:rPr>
      </w:pPr>
      <w:del w:id="1051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&lt;/cm_manager&gt;</w:delText>
        </w:r>
      </w:del>
    </w:p>
    <w:p w14:paraId="2A3EF14F" w14:textId="234D9A87" w:rsidR="00DE1F11" w:rsidRPr="00DE1F11" w:rsidDel="00BE4DC4" w:rsidRDefault="00DE1F11" w:rsidP="00DE1F11">
      <w:pPr>
        <w:shd w:val="clear" w:color="auto" w:fill="FFFFFF"/>
        <w:jc w:val="left"/>
        <w:rPr>
          <w:del w:id="10519" w:author="Steven" w:date="2022-04-01T16:32:00Z"/>
          <w:rFonts w:ascii="Courier New" w:hAnsi="Courier New" w:cs="Courier New"/>
          <w:b/>
          <w:bCs/>
          <w:color w:val="000000"/>
          <w:sz w:val="20"/>
          <w:szCs w:val="20"/>
        </w:rPr>
      </w:pPr>
      <w:del w:id="10520" w:author="Steven" w:date="2022-04-01T16:32:00Z">
        <w:r w:rsidRPr="00DE1F11" w:rsidDel="00BE4DC4">
          <w:rPr>
            <w:rFonts w:ascii="Courier New" w:hAnsi="Courier New" w:cs="Courier New"/>
            <w:b/>
            <w:bCs/>
            <w:color w:val="000000"/>
            <w:sz w:val="20"/>
            <w:szCs w:val="20"/>
          </w:rPr>
          <w:delText xml:space="preserve">            </w:delText>
        </w:r>
      </w:del>
    </w:p>
    <w:p w14:paraId="4BBC2410" w14:textId="3F60994E" w:rsidR="00DE1F11" w:rsidRPr="00DE1F11" w:rsidDel="00BE4DC4" w:rsidRDefault="00DE1F11" w:rsidP="00DE1F11">
      <w:pPr>
        <w:shd w:val="clear" w:color="auto" w:fill="FFFFFF"/>
        <w:jc w:val="left"/>
        <w:rPr>
          <w:del w:id="10521" w:author="Steven" w:date="2022-04-01T16:32:00Z"/>
          <w:rFonts w:ascii="Courier New" w:hAnsi="Courier New" w:cs="Courier New"/>
          <w:b/>
          <w:bCs/>
          <w:color w:val="000000"/>
          <w:sz w:val="20"/>
          <w:szCs w:val="20"/>
        </w:rPr>
      </w:pPr>
      <w:del w:id="10522"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&lt;matrix</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"viscoelastic"</w:delText>
        </w:r>
        <w:r w:rsidRPr="00DE1F11" w:rsidDel="00BE4DC4">
          <w:rPr>
            <w:rFonts w:ascii="Courier New" w:hAnsi="Courier New" w:cs="Courier New"/>
            <w:color w:val="0000FF"/>
            <w:sz w:val="20"/>
            <w:szCs w:val="20"/>
          </w:rPr>
          <w:delText>&gt;</w:delText>
        </w:r>
      </w:del>
    </w:p>
    <w:p w14:paraId="0BC054C7" w14:textId="6B61B8B3" w:rsidR="00DE1F11" w:rsidRPr="00DE1F11" w:rsidDel="00BE4DC4" w:rsidRDefault="00DE1F11" w:rsidP="00DE1F11">
      <w:pPr>
        <w:shd w:val="clear" w:color="auto" w:fill="FFFFFF"/>
        <w:jc w:val="left"/>
        <w:rPr>
          <w:del w:id="10523" w:author="Steven" w:date="2022-04-01T16:32:00Z"/>
          <w:rFonts w:ascii="Courier New" w:hAnsi="Courier New" w:cs="Courier New"/>
          <w:b/>
          <w:bCs/>
          <w:color w:val="000000"/>
          <w:sz w:val="20"/>
          <w:szCs w:val="20"/>
        </w:rPr>
      </w:pPr>
      <w:del w:id="10524"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&lt;t1&gt;</w:delText>
        </w:r>
        <w:r w:rsidRPr="00DE1F11" w:rsidDel="00BE4DC4">
          <w:rPr>
            <w:rFonts w:ascii="Courier New" w:hAnsi="Courier New" w:cs="Courier New"/>
            <w:b/>
            <w:bCs/>
            <w:color w:val="000000"/>
            <w:sz w:val="20"/>
            <w:szCs w:val="20"/>
          </w:rPr>
          <w:delText>0.000005</w:delText>
        </w:r>
        <w:r w:rsidRPr="00DE1F11" w:rsidDel="00BE4DC4">
          <w:rPr>
            <w:rFonts w:ascii="Courier New" w:hAnsi="Courier New" w:cs="Courier New"/>
            <w:color w:val="0000FF"/>
            <w:sz w:val="20"/>
            <w:szCs w:val="20"/>
          </w:rPr>
          <w:delText>&lt;/t1&gt;</w:delText>
        </w:r>
      </w:del>
    </w:p>
    <w:p w14:paraId="6C811D66" w14:textId="36FDA19A" w:rsidR="00DE1F11" w:rsidRPr="00DE1F11" w:rsidDel="00BE4DC4" w:rsidRDefault="00DE1F11" w:rsidP="00DE1F11">
      <w:pPr>
        <w:shd w:val="clear" w:color="auto" w:fill="FFFFFF"/>
        <w:jc w:val="left"/>
        <w:rPr>
          <w:del w:id="10525" w:author="Steven" w:date="2022-04-01T16:32:00Z"/>
          <w:rFonts w:ascii="Courier New" w:hAnsi="Courier New" w:cs="Courier New"/>
          <w:b/>
          <w:bCs/>
          <w:color w:val="000000"/>
          <w:sz w:val="20"/>
          <w:szCs w:val="20"/>
        </w:rPr>
      </w:pPr>
      <w:del w:id="10526"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&lt;g0&gt;</w:delText>
        </w:r>
        <w:r w:rsidRPr="00DE1F11" w:rsidDel="00BE4DC4">
          <w:rPr>
            <w:rFonts w:ascii="Courier New" w:hAnsi="Courier New" w:cs="Courier New"/>
            <w:b/>
            <w:bCs/>
            <w:color w:val="000000"/>
            <w:sz w:val="20"/>
            <w:szCs w:val="20"/>
          </w:rPr>
          <w:delText>0.0</w:delText>
        </w:r>
        <w:r w:rsidRPr="00DE1F11" w:rsidDel="00BE4DC4">
          <w:rPr>
            <w:rFonts w:ascii="Courier New" w:hAnsi="Courier New" w:cs="Courier New"/>
            <w:color w:val="0000FF"/>
            <w:sz w:val="20"/>
            <w:szCs w:val="20"/>
          </w:rPr>
          <w:delText>&lt;/g0&gt;</w:delText>
        </w:r>
      </w:del>
    </w:p>
    <w:p w14:paraId="3051BA5B" w14:textId="346D9930" w:rsidR="00DE1F11" w:rsidRPr="00DE1F11" w:rsidDel="00BE4DC4" w:rsidRDefault="00DE1F11" w:rsidP="00DE1F11">
      <w:pPr>
        <w:shd w:val="clear" w:color="auto" w:fill="FFFFFF"/>
        <w:jc w:val="left"/>
        <w:rPr>
          <w:del w:id="10527" w:author="Steven" w:date="2022-04-01T16:32:00Z"/>
          <w:rFonts w:ascii="Courier New" w:hAnsi="Courier New" w:cs="Courier New"/>
          <w:b/>
          <w:bCs/>
          <w:color w:val="000000"/>
          <w:sz w:val="20"/>
          <w:szCs w:val="20"/>
        </w:rPr>
      </w:pPr>
      <w:del w:id="10528"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&lt;g1&gt;</w:delText>
        </w:r>
        <w:r w:rsidRPr="00DE1F11" w:rsidDel="00BE4DC4">
          <w:rPr>
            <w:rFonts w:ascii="Courier New" w:hAnsi="Courier New" w:cs="Courier New"/>
            <w:b/>
            <w:bCs/>
            <w:color w:val="000000"/>
            <w:sz w:val="20"/>
            <w:szCs w:val="20"/>
          </w:rPr>
          <w:delText>1.0</w:delText>
        </w:r>
        <w:r w:rsidRPr="00DE1F11" w:rsidDel="00BE4DC4">
          <w:rPr>
            <w:rFonts w:ascii="Courier New" w:hAnsi="Courier New" w:cs="Courier New"/>
            <w:color w:val="0000FF"/>
            <w:sz w:val="20"/>
            <w:szCs w:val="20"/>
          </w:rPr>
          <w:delText>&lt;/g1&gt;</w:delText>
        </w:r>
      </w:del>
    </w:p>
    <w:p w14:paraId="4A6708E7" w14:textId="0AE13D4B" w:rsidR="00DE1F11" w:rsidRPr="00DE1F11" w:rsidDel="00BE4DC4" w:rsidRDefault="00DE1F11" w:rsidP="00DE1F11">
      <w:pPr>
        <w:shd w:val="clear" w:color="auto" w:fill="FFFFFF"/>
        <w:jc w:val="left"/>
        <w:rPr>
          <w:del w:id="10529" w:author="Steven" w:date="2022-04-01T16:32:00Z"/>
          <w:rFonts w:ascii="Courier New" w:hAnsi="Courier New" w:cs="Courier New"/>
          <w:b/>
          <w:bCs/>
          <w:color w:val="000000"/>
          <w:sz w:val="20"/>
          <w:szCs w:val="20"/>
        </w:rPr>
      </w:pPr>
      <w:del w:id="10530"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&lt;elastic</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"EFD neo-Hookean"</w:delText>
        </w:r>
        <w:r w:rsidRPr="00DE1F11" w:rsidDel="00BE4DC4">
          <w:rPr>
            <w:rFonts w:ascii="Courier New" w:hAnsi="Courier New" w:cs="Courier New"/>
            <w:color w:val="0000FF"/>
            <w:sz w:val="20"/>
            <w:szCs w:val="20"/>
          </w:rPr>
          <w:delText>&gt;</w:delText>
        </w:r>
      </w:del>
    </w:p>
    <w:p w14:paraId="6DCD6992" w14:textId="5202B9E6" w:rsidR="00DE1F11" w:rsidRPr="0030237E" w:rsidDel="00BE4DC4" w:rsidRDefault="00DE1F11" w:rsidP="00DE1F11">
      <w:pPr>
        <w:shd w:val="clear" w:color="auto" w:fill="FFFFFF"/>
        <w:jc w:val="left"/>
        <w:rPr>
          <w:del w:id="10531" w:author="Steven" w:date="2022-04-01T16:32:00Z"/>
          <w:rFonts w:ascii="Courier New" w:hAnsi="Courier New" w:cs="Courier New"/>
          <w:b/>
          <w:bCs/>
          <w:color w:val="000000"/>
          <w:sz w:val="20"/>
          <w:szCs w:val="20"/>
          <w:lang w:val="es-MX"/>
          <w:rPrChange w:id="10532" w:author="Steven" w:date="2021-03-08T10:43:00Z">
            <w:rPr>
              <w:del w:id="10533" w:author="Steven" w:date="2022-04-01T16:32:00Z"/>
              <w:rFonts w:ascii="Courier New" w:hAnsi="Courier New" w:cs="Courier New"/>
              <w:b/>
              <w:bCs/>
              <w:color w:val="000000"/>
              <w:sz w:val="20"/>
              <w:szCs w:val="20"/>
            </w:rPr>
          </w:rPrChange>
        </w:rPr>
      </w:pPr>
      <w:del w:id="10534" w:author="Steven" w:date="2022-04-01T16:32:00Z">
        <w:r w:rsidRPr="00DE1F11" w:rsidDel="00BE4DC4">
          <w:rPr>
            <w:rFonts w:ascii="Courier New" w:hAnsi="Courier New" w:cs="Courier New"/>
            <w:b/>
            <w:bCs/>
            <w:color w:val="000000"/>
            <w:sz w:val="20"/>
            <w:szCs w:val="20"/>
          </w:rPr>
          <w:delText xml:space="preserve">                    </w:delText>
        </w:r>
        <w:r w:rsidRPr="0030237E" w:rsidDel="00BE4DC4">
          <w:rPr>
            <w:rFonts w:ascii="Courier New" w:hAnsi="Courier New" w:cs="Courier New"/>
            <w:color w:val="0000FF"/>
            <w:sz w:val="20"/>
            <w:szCs w:val="20"/>
            <w:lang w:val="es-MX"/>
            <w:rPrChange w:id="10535" w:author="Steven" w:date="2021-03-08T10:43:00Z">
              <w:rPr>
                <w:rFonts w:ascii="Courier New" w:hAnsi="Courier New" w:cs="Courier New"/>
                <w:color w:val="0000FF"/>
                <w:sz w:val="20"/>
                <w:szCs w:val="20"/>
              </w:rPr>
            </w:rPrChange>
          </w:rPr>
          <w:delText>&lt;E&gt;</w:delText>
        </w:r>
        <w:r w:rsidRPr="0030237E" w:rsidDel="00BE4DC4">
          <w:rPr>
            <w:rFonts w:ascii="Courier New" w:hAnsi="Courier New" w:cs="Courier New"/>
            <w:b/>
            <w:bCs/>
            <w:color w:val="000000"/>
            <w:sz w:val="20"/>
            <w:szCs w:val="20"/>
            <w:lang w:val="es-MX"/>
            <w:rPrChange w:id="10536" w:author="Steven" w:date="2021-03-08T10:43:00Z">
              <w:rPr>
                <w:rFonts w:ascii="Courier New" w:hAnsi="Courier New" w:cs="Courier New"/>
                <w:b/>
                <w:bCs/>
                <w:color w:val="000000"/>
                <w:sz w:val="20"/>
                <w:szCs w:val="20"/>
              </w:rPr>
            </w:rPrChange>
          </w:rPr>
          <w:delText>0.00003452</w:delText>
        </w:r>
        <w:r w:rsidRPr="0030237E" w:rsidDel="00BE4DC4">
          <w:rPr>
            <w:rFonts w:ascii="Courier New" w:hAnsi="Courier New" w:cs="Courier New"/>
            <w:color w:val="0000FF"/>
            <w:sz w:val="20"/>
            <w:szCs w:val="20"/>
            <w:lang w:val="es-MX"/>
            <w:rPrChange w:id="10537" w:author="Steven" w:date="2021-03-08T10:43:00Z">
              <w:rPr>
                <w:rFonts w:ascii="Courier New" w:hAnsi="Courier New" w:cs="Courier New"/>
                <w:color w:val="0000FF"/>
                <w:sz w:val="20"/>
                <w:szCs w:val="20"/>
              </w:rPr>
            </w:rPrChange>
          </w:rPr>
          <w:delText>&lt;/E&gt;</w:delText>
        </w:r>
      </w:del>
    </w:p>
    <w:p w14:paraId="7C57F634" w14:textId="5488AEAB" w:rsidR="00DE1F11" w:rsidRPr="0030237E" w:rsidDel="00BE4DC4" w:rsidRDefault="00DE1F11" w:rsidP="00DE1F11">
      <w:pPr>
        <w:shd w:val="clear" w:color="auto" w:fill="FFFFFF"/>
        <w:jc w:val="left"/>
        <w:rPr>
          <w:del w:id="10538" w:author="Steven" w:date="2022-04-01T16:32:00Z"/>
          <w:rFonts w:ascii="Courier New" w:hAnsi="Courier New" w:cs="Courier New"/>
          <w:b/>
          <w:bCs/>
          <w:color w:val="000000"/>
          <w:sz w:val="20"/>
          <w:szCs w:val="20"/>
          <w:lang w:val="es-MX"/>
          <w:rPrChange w:id="10539" w:author="Steven" w:date="2021-03-08T10:43:00Z">
            <w:rPr>
              <w:del w:id="10540" w:author="Steven" w:date="2022-04-01T16:32:00Z"/>
              <w:rFonts w:ascii="Courier New" w:hAnsi="Courier New" w:cs="Courier New"/>
              <w:b/>
              <w:bCs/>
              <w:color w:val="000000"/>
              <w:sz w:val="20"/>
              <w:szCs w:val="20"/>
            </w:rPr>
          </w:rPrChange>
        </w:rPr>
      </w:pPr>
      <w:del w:id="10541" w:author="Steven" w:date="2022-04-01T16:32:00Z">
        <w:r w:rsidRPr="0030237E" w:rsidDel="00BE4DC4">
          <w:rPr>
            <w:rFonts w:ascii="Courier New" w:hAnsi="Courier New" w:cs="Courier New"/>
            <w:b/>
            <w:bCs/>
            <w:color w:val="000000"/>
            <w:sz w:val="20"/>
            <w:szCs w:val="20"/>
            <w:lang w:val="es-MX"/>
            <w:rPrChange w:id="10542"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10543" w:author="Steven" w:date="2021-03-08T10:43:00Z">
              <w:rPr>
                <w:rFonts w:ascii="Courier New" w:hAnsi="Courier New" w:cs="Courier New"/>
                <w:color w:val="0000FF"/>
                <w:sz w:val="20"/>
                <w:szCs w:val="20"/>
              </w:rPr>
            </w:rPrChange>
          </w:rPr>
          <w:delText>&lt;v&gt;</w:delText>
        </w:r>
        <w:r w:rsidRPr="0030237E" w:rsidDel="00BE4DC4">
          <w:rPr>
            <w:rFonts w:ascii="Courier New" w:hAnsi="Courier New" w:cs="Courier New"/>
            <w:b/>
            <w:bCs/>
            <w:color w:val="000000"/>
            <w:sz w:val="20"/>
            <w:szCs w:val="20"/>
            <w:lang w:val="es-MX"/>
            <w:rPrChange w:id="10544" w:author="Steven" w:date="2021-03-08T10:43:00Z">
              <w:rPr>
                <w:rFonts w:ascii="Courier New" w:hAnsi="Courier New" w:cs="Courier New"/>
                <w:b/>
                <w:bCs/>
                <w:color w:val="000000"/>
                <w:sz w:val="20"/>
                <w:szCs w:val="20"/>
              </w:rPr>
            </w:rPrChange>
          </w:rPr>
          <w:delText>0.</w:delText>
        </w:r>
        <w:r w:rsidRPr="0030237E" w:rsidDel="00BE4DC4">
          <w:rPr>
            <w:rFonts w:ascii="Courier New" w:hAnsi="Courier New" w:cs="Courier New"/>
            <w:color w:val="0000FF"/>
            <w:sz w:val="20"/>
            <w:szCs w:val="20"/>
            <w:lang w:val="es-MX"/>
            <w:rPrChange w:id="10545" w:author="Steven" w:date="2021-03-08T10:43:00Z">
              <w:rPr>
                <w:rFonts w:ascii="Courier New" w:hAnsi="Courier New" w:cs="Courier New"/>
                <w:color w:val="0000FF"/>
                <w:sz w:val="20"/>
                <w:szCs w:val="20"/>
              </w:rPr>
            </w:rPrChange>
          </w:rPr>
          <w:delText>&lt;/v&gt;</w:delText>
        </w:r>
      </w:del>
    </w:p>
    <w:p w14:paraId="558D25F2" w14:textId="25E60CB5" w:rsidR="00DE1F11" w:rsidRPr="0030237E" w:rsidDel="00BE4DC4" w:rsidRDefault="00DE1F11" w:rsidP="00DE1F11">
      <w:pPr>
        <w:shd w:val="clear" w:color="auto" w:fill="FFFFFF"/>
        <w:jc w:val="left"/>
        <w:rPr>
          <w:del w:id="10546" w:author="Steven" w:date="2022-04-01T16:32:00Z"/>
          <w:rFonts w:ascii="Courier New" w:hAnsi="Courier New" w:cs="Courier New"/>
          <w:b/>
          <w:bCs/>
          <w:color w:val="000000"/>
          <w:sz w:val="20"/>
          <w:szCs w:val="20"/>
          <w:lang w:val="es-MX"/>
          <w:rPrChange w:id="10547" w:author="Steven" w:date="2021-03-08T10:43:00Z">
            <w:rPr>
              <w:del w:id="10548" w:author="Steven" w:date="2022-04-01T16:32:00Z"/>
              <w:rFonts w:ascii="Courier New" w:hAnsi="Courier New" w:cs="Courier New"/>
              <w:b/>
              <w:bCs/>
              <w:color w:val="000000"/>
              <w:sz w:val="20"/>
              <w:szCs w:val="20"/>
            </w:rPr>
          </w:rPrChange>
        </w:rPr>
      </w:pPr>
      <w:del w:id="10549" w:author="Steven" w:date="2022-04-01T16:32:00Z">
        <w:r w:rsidRPr="0030237E" w:rsidDel="00BE4DC4">
          <w:rPr>
            <w:rFonts w:ascii="Courier New" w:hAnsi="Courier New" w:cs="Courier New"/>
            <w:b/>
            <w:bCs/>
            <w:color w:val="000000"/>
            <w:sz w:val="20"/>
            <w:szCs w:val="20"/>
            <w:lang w:val="es-MX"/>
            <w:rPrChange w:id="10550"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10551" w:author="Steven" w:date="2021-03-08T10:43:00Z">
              <w:rPr>
                <w:rFonts w:ascii="Courier New" w:hAnsi="Courier New" w:cs="Courier New"/>
                <w:color w:val="0000FF"/>
                <w:sz w:val="20"/>
                <w:szCs w:val="20"/>
              </w:rPr>
            </w:rPrChange>
          </w:rPr>
          <w:delText>&lt;beta&gt;</w:delText>
        </w:r>
        <w:r w:rsidRPr="0030237E" w:rsidDel="00BE4DC4">
          <w:rPr>
            <w:rFonts w:ascii="Courier New" w:hAnsi="Courier New" w:cs="Courier New"/>
            <w:b/>
            <w:bCs/>
            <w:color w:val="000000"/>
            <w:sz w:val="20"/>
            <w:szCs w:val="20"/>
            <w:lang w:val="es-MX"/>
            <w:rPrChange w:id="10552" w:author="Steven" w:date="2021-03-08T10:43:00Z">
              <w:rPr>
                <w:rFonts w:ascii="Courier New" w:hAnsi="Courier New" w:cs="Courier New"/>
                <w:b/>
                <w:bCs/>
                <w:color w:val="000000"/>
                <w:sz w:val="20"/>
                <w:szCs w:val="20"/>
              </w:rPr>
            </w:rPrChange>
          </w:rPr>
          <w:delText>2.5,2.5,2.5</w:delText>
        </w:r>
        <w:r w:rsidRPr="0030237E" w:rsidDel="00BE4DC4">
          <w:rPr>
            <w:rFonts w:ascii="Courier New" w:hAnsi="Courier New" w:cs="Courier New"/>
            <w:color w:val="0000FF"/>
            <w:sz w:val="20"/>
            <w:szCs w:val="20"/>
            <w:lang w:val="es-MX"/>
            <w:rPrChange w:id="10553" w:author="Steven" w:date="2021-03-08T10:43:00Z">
              <w:rPr>
                <w:rFonts w:ascii="Courier New" w:hAnsi="Courier New" w:cs="Courier New"/>
                <w:color w:val="0000FF"/>
                <w:sz w:val="20"/>
                <w:szCs w:val="20"/>
              </w:rPr>
            </w:rPrChange>
          </w:rPr>
          <w:delText>&lt;/beta&gt;</w:delText>
        </w:r>
        <w:r w:rsidRPr="0030237E" w:rsidDel="00BE4DC4">
          <w:rPr>
            <w:rFonts w:ascii="Courier New" w:hAnsi="Courier New" w:cs="Courier New"/>
            <w:b/>
            <w:bCs/>
            <w:color w:val="000000"/>
            <w:sz w:val="20"/>
            <w:szCs w:val="20"/>
            <w:lang w:val="es-MX"/>
            <w:rPrChange w:id="10554" w:author="Steven" w:date="2021-03-08T10:43:00Z">
              <w:rPr>
                <w:rFonts w:ascii="Courier New" w:hAnsi="Courier New" w:cs="Courier New"/>
                <w:b/>
                <w:bCs/>
                <w:color w:val="000000"/>
                <w:sz w:val="20"/>
                <w:szCs w:val="20"/>
              </w:rPr>
            </w:rPrChange>
          </w:rPr>
          <w:delText xml:space="preserve"> </w:delText>
        </w:r>
      </w:del>
    </w:p>
    <w:p w14:paraId="22F594E6" w14:textId="2F892642" w:rsidR="00DE1F11" w:rsidRPr="00DE1F11" w:rsidDel="00BE4DC4" w:rsidRDefault="00DE1F11" w:rsidP="00DE1F11">
      <w:pPr>
        <w:shd w:val="clear" w:color="auto" w:fill="FFFFFF"/>
        <w:jc w:val="left"/>
        <w:rPr>
          <w:del w:id="10555" w:author="Steven" w:date="2022-04-01T16:32:00Z"/>
          <w:rFonts w:ascii="Courier New" w:hAnsi="Courier New" w:cs="Courier New"/>
          <w:b/>
          <w:bCs/>
          <w:color w:val="000000"/>
          <w:sz w:val="20"/>
          <w:szCs w:val="20"/>
        </w:rPr>
      </w:pPr>
      <w:del w:id="10556" w:author="Steven" w:date="2022-04-01T16:32:00Z">
        <w:r w:rsidRPr="0030237E" w:rsidDel="00BE4DC4">
          <w:rPr>
            <w:rFonts w:ascii="Courier New" w:hAnsi="Courier New" w:cs="Courier New"/>
            <w:b/>
            <w:bCs/>
            <w:color w:val="000000"/>
            <w:sz w:val="20"/>
            <w:szCs w:val="20"/>
            <w:lang w:val="es-MX"/>
            <w:rPrChange w:id="10557" w:author="Steven" w:date="2021-03-08T10:43:00Z">
              <w:rPr>
                <w:rFonts w:ascii="Courier New" w:hAnsi="Courier New" w:cs="Courier New"/>
                <w:b/>
                <w:bCs/>
                <w:color w:val="000000"/>
                <w:sz w:val="20"/>
                <w:szCs w:val="20"/>
              </w:rPr>
            </w:rPrChange>
          </w:rPr>
          <w:delText xml:space="preserve">                    </w:delText>
        </w:r>
        <w:r w:rsidRPr="00DE1F11" w:rsidDel="00BE4DC4">
          <w:rPr>
            <w:rFonts w:ascii="Courier New" w:hAnsi="Courier New" w:cs="Courier New"/>
            <w:color w:val="0000FF"/>
            <w:sz w:val="20"/>
            <w:szCs w:val="20"/>
          </w:rPr>
          <w:delText>&lt;ksi&gt;</w:delText>
        </w:r>
        <w:r w:rsidRPr="00DE1F11" w:rsidDel="00BE4DC4">
          <w:rPr>
            <w:rFonts w:ascii="Courier New" w:hAnsi="Courier New" w:cs="Courier New"/>
            <w:b/>
            <w:bCs/>
            <w:color w:val="000000"/>
            <w:sz w:val="20"/>
            <w:szCs w:val="20"/>
          </w:rPr>
          <w:delText>0.0003452,0.0003452,0.0003452</w:delText>
        </w:r>
        <w:r w:rsidRPr="00DE1F11" w:rsidDel="00BE4DC4">
          <w:rPr>
            <w:rFonts w:ascii="Courier New" w:hAnsi="Courier New" w:cs="Courier New"/>
            <w:color w:val="0000FF"/>
            <w:sz w:val="20"/>
            <w:szCs w:val="20"/>
          </w:rPr>
          <w:delText>&lt;/ksi&gt;</w:delText>
        </w:r>
      </w:del>
    </w:p>
    <w:p w14:paraId="425E092E" w14:textId="125BACAF" w:rsidR="00DE1F11" w:rsidRPr="00DE1F11" w:rsidDel="00BE4DC4" w:rsidRDefault="00DE1F11" w:rsidP="00DE1F11">
      <w:pPr>
        <w:shd w:val="clear" w:color="auto" w:fill="FFFFFF"/>
        <w:jc w:val="left"/>
        <w:rPr>
          <w:del w:id="10558" w:author="Steven" w:date="2022-04-01T16:32:00Z"/>
          <w:rFonts w:ascii="Courier New" w:hAnsi="Courier New" w:cs="Courier New"/>
          <w:b/>
          <w:bCs/>
          <w:color w:val="000000"/>
          <w:sz w:val="20"/>
          <w:szCs w:val="20"/>
        </w:rPr>
      </w:pPr>
      <w:del w:id="1055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&lt;/elastic&gt;</w:delText>
        </w:r>
      </w:del>
    </w:p>
    <w:p w14:paraId="2C930A72" w14:textId="074A16A1" w:rsidR="00DE1F11" w:rsidRPr="00DE1F11" w:rsidDel="00BE4DC4" w:rsidRDefault="00DE1F11" w:rsidP="00DE1F11">
      <w:pPr>
        <w:shd w:val="clear" w:color="auto" w:fill="FFFFFF"/>
        <w:jc w:val="left"/>
        <w:rPr>
          <w:del w:id="10560" w:author="Steven" w:date="2022-04-01T16:32:00Z"/>
          <w:rFonts w:ascii="Courier New" w:hAnsi="Courier New" w:cs="Courier New"/>
          <w:b/>
          <w:bCs/>
          <w:color w:val="000000"/>
          <w:sz w:val="20"/>
          <w:szCs w:val="20"/>
        </w:rPr>
      </w:pPr>
      <w:del w:id="1056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&lt;/matrix&gt;</w:delText>
        </w:r>
      </w:del>
    </w:p>
    <w:p w14:paraId="20047E00" w14:textId="3EC2BABF" w:rsidR="00DE1F11" w:rsidRPr="00DE1F11" w:rsidDel="00BE4DC4" w:rsidRDefault="00DE1F11" w:rsidP="00DE1F11">
      <w:pPr>
        <w:shd w:val="clear" w:color="auto" w:fill="FFFFFF"/>
        <w:jc w:val="left"/>
        <w:rPr>
          <w:del w:id="10562" w:author="Steven" w:date="2022-04-01T16:32:00Z"/>
          <w:rFonts w:ascii="Courier New" w:hAnsi="Courier New" w:cs="Courier New"/>
          <w:b/>
          <w:bCs/>
          <w:color w:val="000000"/>
          <w:sz w:val="20"/>
          <w:szCs w:val="20"/>
        </w:rPr>
      </w:pPr>
      <w:del w:id="10563"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&lt;common_properties</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"angio_properties"</w:delText>
        </w:r>
        <w:r w:rsidRPr="00DE1F11" w:rsidDel="00BE4DC4">
          <w:rPr>
            <w:rFonts w:ascii="Courier New" w:hAnsi="Courier New" w:cs="Courier New"/>
            <w:color w:val="0000FF"/>
            <w:sz w:val="20"/>
            <w:szCs w:val="20"/>
          </w:rPr>
          <w:delText>&gt;</w:delText>
        </w:r>
      </w:del>
    </w:p>
    <w:p w14:paraId="67627D85" w14:textId="5EB478F3" w:rsidR="00DE1F11" w:rsidRPr="00DE1F11" w:rsidDel="00BE4DC4" w:rsidRDefault="00DE1F11" w:rsidP="00DE1F11">
      <w:pPr>
        <w:shd w:val="clear" w:color="auto" w:fill="FFFFFF"/>
        <w:jc w:val="left"/>
        <w:rPr>
          <w:del w:id="10564" w:author="Steven" w:date="2022-04-01T16:32:00Z"/>
          <w:rFonts w:ascii="Courier New" w:hAnsi="Courier New" w:cs="Courier New"/>
          <w:b/>
          <w:bCs/>
          <w:color w:val="000000"/>
          <w:sz w:val="20"/>
          <w:szCs w:val="20"/>
        </w:rPr>
      </w:pPr>
      <w:del w:id="10565"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&lt;vessel</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"viscoelastic"</w:delText>
        </w:r>
        <w:r w:rsidRPr="00DE1F11" w:rsidDel="00BE4DC4">
          <w:rPr>
            <w:rFonts w:ascii="Courier New" w:hAnsi="Courier New" w:cs="Courier New"/>
            <w:color w:val="0000FF"/>
            <w:sz w:val="20"/>
            <w:szCs w:val="20"/>
          </w:rPr>
          <w:delText>&gt;</w:delText>
        </w:r>
      </w:del>
    </w:p>
    <w:p w14:paraId="48764802" w14:textId="1747E178" w:rsidR="00DE1F11" w:rsidRPr="00DE1F11" w:rsidDel="00BE4DC4" w:rsidRDefault="00DE1F11" w:rsidP="00DE1F11">
      <w:pPr>
        <w:shd w:val="clear" w:color="auto" w:fill="FFFFFF"/>
        <w:jc w:val="left"/>
        <w:rPr>
          <w:del w:id="10566" w:author="Steven" w:date="2022-04-01T16:32:00Z"/>
          <w:rFonts w:ascii="Courier New" w:hAnsi="Courier New" w:cs="Courier New"/>
          <w:b/>
          <w:bCs/>
          <w:color w:val="000000"/>
          <w:sz w:val="20"/>
          <w:szCs w:val="20"/>
        </w:rPr>
      </w:pPr>
      <w:del w:id="10567"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&lt;t1&gt;</w:delText>
        </w:r>
        <w:r w:rsidRPr="00DE1F11" w:rsidDel="00BE4DC4">
          <w:rPr>
            <w:rFonts w:ascii="Courier New" w:hAnsi="Courier New" w:cs="Courier New"/>
            <w:b/>
            <w:bCs/>
            <w:color w:val="000000"/>
            <w:sz w:val="20"/>
            <w:szCs w:val="20"/>
          </w:rPr>
          <w:delText>0.000005</w:delText>
        </w:r>
        <w:r w:rsidRPr="00DE1F11" w:rsidDel="00BE4DC4">
          <w:rPr>
            <w:rFonts w:ascii="Courier New" w:hAnsi="Courier New" w:cs="Courier New"/>
            <w:color w:val="0000FF"/>
            <w:sz w:val="20"/>
            <w:szCs w:val="20"/>
          </w:rPr>
          <w:delText>&lt;/t1&gt;</w:delText>
        </w:r>
      </w:del>
    </w:p>
    <w:p w14:paraId="7CB555C1" w14:textId="36237F6B" w:rsidR="00DE1F11" w:rsidRPr="00DE1F11" w:rsidDel="00BE4DC4" w:rsidRDefault="00DE1F11" w:rsidP="00DE1F11">
      <w:pPr>
        <w:shd w:val="clear" w:color="auto" w:fill="FFFFFF"/>
        <w:jc w:val="left"/>
        <w:rPr>
          <w:del w:id="10568" w:author="Steven" w:date="2022-04-01T16:32:00Z"/>
          <w:rFonts w:ascii="Courier New" w:hAnsi="Courier New" w:cs="Courier New"/>
          <w:b/>
          <w:bCs/>
          <w:color w:val="000000"/>
          <w:sz w:val="20"/>
          <w:szCs w:val="20"/>
        </w:rPr>
      </w:pPr>
      <w:del w:id="1056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&lt;g0&gt;</w:delText>
        </w:r>
        <w:r w:rsidRPr="00DE1F11" w:rsidDel="00BE4DC4">
          <w:rPr>
            <w:rFonts w:ascii="Courier New" w:hAnsi="Courier New" w:cs="Courier New"/>
            <w:b/>
            <w:bCs/>
            <w:color w:val="000000"/>
            <w:sz w:val="20"/>
            <w:szCs w:val="20"/>
          </w:rPr>
          <w:delText>0.0</w:delText>
        </w:r>
        <w:r w:rsidRPr="00DE1F11" w:rsidDel="00BE4DC4">
          <w:rPr>
            <w:rFonts w:ascii="Courier New" w:hAnsi="Courier New" w:cs="Courier New"/>
            <w:color w:val="0000FF"/>
            <w:sz w:val="20"/>
            <w:szCs w:val="20"/>
          </w:rPr>
          <w:delText>&lt;/g0&gt;</w:delText>
        </w:r>
      </w:del>
    </w:p>
    <w:p w14:paraId="53A7D5EE" w14:textId="3552E503" w:rsidR="00DE1F11" w:rsidRPr="00DE1F11" w:rsidDel="00BE4DC4" w:rsidRDefault="00DE1F11" w:rsidP="00DE1F11">
      <w:pPr>
        <w:shd w:val="clear" w:color="auto" w:fill="FFFFFF"/>
        <w:jc w:val="left"/>
        <w:rPr>
          <w:del w:id="10570" w:author="Steven" w:date="2022-04-01T16:32:00Z"/>
          <w:rFonts w:ascii="Courier New" w:hAnsi="Courier New" w:cs="Courier New"/>
          <w:b/>
          <w:bCs/>
          <w:color w:val="000000"/>
          <w:sz w:val="20"/>
          <w:szCs w:val="20"/>
        </w:rPr>
      </w:pPr>
      <w:del w:id="1057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&lt;g1&gt;</w:delText>
        </w:r>
        <w:r w:rsidRPr="00DE1F11" w:rsidDel="00BE4DC4">
          <w:rPr>
            <w:rFonts w:ascii="Courier New" w:hAnsi="Courier New" w:cs="Courier New"/>
            <w:b/>
            <w:bCs/>
            <w:color w:val="000000"/>
            <w:sz w:val="20"/>
            <w:szCs w:val="20"/>
          </w:rPr>
          <w:delText>1.0</w:delText>
        </w:r>
        <w:r w:rsidRPr="00DE1F11" w:rsidDel="00BE4DC4">
          <w:rPr>
            <w:rFonts w:ascii="Courier New" w:hAnsi="Courier New" w:cs="Courier New"/>
            <w:color w:val="0000FF"/>
            <w:sz w:val="20"/>
            <w:szCs w:val="20"/>
          </w:rPr>
          <w:delText>&lt;/g1&gt;</w:delText>
        </w:r>
      </w:del>
    </w:p>
    <w:p w14:paraId="68C6FF5F" w14:textId="560498D9" w:rsidR="00DE1F11" w:rsidRPr="00DE1F11" w:rsidDel="00BE4DC4" w:rsidRDefault="00DE1F11" w:rsidP="00DE1F11">
      <w:pPr>
        <w:shd w:val="clear" w:color="auto" w:fill="FFFFFF"/>
        <w:jc w:val="left"/>
        <w:rPr>
          <w:del w:id="10572" w:author="Steven" w:date="2022-04-01T16:32:00Z"/>
          <w:rFonts w:ascii="Courier New" w:hAnsi="Courier New" w:cs="Courier New"/>
          <w:b/>
          <w:bCs/>
          <w:color w:val="000000"/>
          <w:sz w:val="20"/>
          <w:szCs w:val="20"/>
        </w:rPr>
      </w:pPr>
      <w:del w:id="10573"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&lt;elastic</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"neo-Hookean"</w:delText>
        </w:r>
        <w:r w:rsidRPr="00DE1F11" w:rsidDel="00BE4DC4">
          <w:rPr>
            <w:rFonts w:ascii="Courier New" w:hAnsi="Courier New" w:cs="Courier New"/>
            <w:color w:val="0000FF"/>
            <w:sz w:val="20"/>
            <w:szCs w:val="20"/>
          </w:rPr>
          <w:delText>&gt;</w:delText>
        </w:r>
      </w:del>
    </w:p>
    <w:p w14:paraId="353FDFA4" w14:textId="2C08DF59" w:rsidR="00DE1F11" w:rsidRPr="0030237E" w:rsidDel="00BE4DC4" w:rsidRDefault="00DE1F11" w:rsidP="00DE1F11">
      <w:pPr>
        <w:shd w:val="clear" w:color="auto" w:fill="FFFFFF"/>
        <w:jc w:val="left"/>
        <w:rPr>
          <w:del w:id="10574" w:author="Steven" w:date="2022-04-01T16:32:00Z"/>
          <w:rFonts w:ascii="Courier New" w:hAnsi="Courier New" w:cs="Courier New"/>
          <w:b/>
          <w:bCs/>
          <w:color w:val="000000"/>
          <w:sz w:val="20"/>
          <w:szCs w:val="20"/>
          <w:lang w:val="es-MX"/>
          <w:rPrChange w:id="10575" w:author="Steven" w:date="2021-03-08T10:43:00Z">
            <w:rPr>
              <w:del w:id="10576" w:author="Steven" w:date="2022-04-01T16:32:00Z"/>
              <w:rFonts w:ascii="Courier New" w:hAnsi="Courier New" w:cs="Courier New"/>
              <w:b/>
              <w:bCs/>
              <w:color w:val="000000"/>
              <w:sz w:val="20"/>
              <w:szCs w:val="20"/>
            </w:rPr>
          </w:rPrChange>
        </w:rPr>
      </w:pPr>
      <w:del w:id="10577" w:author="Steven" w:date="2022-04-01T16:32:00Z">
        <w:r w:rsidRPr="00DE1F11" w:rsidDel="00BE4DC4">
          <w:rPr>
            <w:rFonts w:ascii="Courier New" w:hAnsi="Courier New" w:cs="Courier New"/>
            <w:b/>
            <w:bCs/>
            <w:color w:val="000000"/>
            <w:sz w:val="20"/>
            <w:szCs w:val="20"/>
          </w:rPr>
          <w:delText xml:space="preserve">                    </w:delText>
        </w:r>
        <w:r w:rsidRPr="0030237E" w:rsidDel="00BE4DC4">
          <w:rPr>
            <w:rFonts w:ascii="Courier New" w:hAnsi="Courier New" w:cs="Courier New"/>
            <w:color w:val="0000FF"/>
            <w:sz w:val="20"/>
            <w:szCs w:val="20"/>
            <w:lang w:val="es-MX"/>
            <w:rPrChange w:id="10578" w:author="Steven" w:date="2021-03-08T10:43:00Z">
              <w:rPr>
                <w:rFonts w:ascii="Courier New" w:hAnsi="Courier New" w:cs="Courier New"/>
                <w:color w:val="0000FF"/>
                <w:sz w:val="20"/>
                <w:szCs w:val="20"/>
              </w:rPr>
            </w:rPrChange>
          </w:rPr>
          <w:delText>&lt;E&gt;</w:delText>
        </w:r>
        <w:r w:rsidRPr="0030237E" w:rsidDel="00BE4DC4">
          <w:rPr>
            <w:rFonts w:ascii="Courier New" w:hAnsi="Courier New" w:cs="Courier New"/>
            <w:b/>
            <w:bCs/>
            <w:color w:val="000000"/>
            <w:sz w:val="20"/>
            <w:szCs w:val="20"/>
            <w:lang w:val="es-MX"/>
            <w:rPrChange w:id="10579" w:author="Steven" w:date="2021-03-08T10:43:00Z">
              <w:rPr>
                <w:rFonts w:ascii="Courier New" w:hAnsi="Courier New" w:cs="Courier New"/>
                <w:b/>
                <w:bCs/>
                <w:color w:val="000000"/>
                <w:sz w:val="20"/>
                <w:szCs w:val="20"/>
              </w:rPr>
            </w:rPrChange>
          </w:rPr>
          <w:delText>0.0003452</w:delText>
        </w:r>
        <w:r w:rsidRPr="0030237E" w:rsidDel="00BE4DC4">
          <w:rPr>
            <w:rFonts w:ascii="Courier New" w:hAnsi="Courier New" w:cs="Courier New"/>
            <w:color w:val="0000FF"/>
            <w:sz w:val="20"/>
            <w:szCs w:val="20"/>
            <w:lang w:val="es-MX"/>
            <w:rPrChange w:id="10580" w:author="Steven" w:date="2021-03-08T10:43:00Z">
              <w:rPr>
                <w:rFonts w:ascii="Courier New" w:hAnsi="Courier New" w:cs="Courier New"/>
                <w:color w:val="0000FF"/>
                <w:sz w:val="20"/>
                <w:szCs w:val="20"/>
              </w:rPr>
            </w:rPrChange>
          </w:rPr>
          <w:delText>&lt;/E&gt;</w:delText>
        </w:r>
      </w:del>
    </w:p>
    <w:p w14:paraId="6E736147" w14:textId="4655C556" w:rsidR="00DE1F11" w:rsidRPr="0030237E" w:rsidDel="00BE4DC4" w:rsidRDefault="00DE1F11" w:rsidP="00DE1F11">
      <w:pPr>
        <w:shd w:val="clear" w:color="auto" w:fill="FFFFFF"/>
        <w:jc w:val="left"/>
        <w:rPr>
          <w:del w:id="10581" w:author="Steven" w:date="2022-04-01T16:32:00Z"/>
          <w:rFonts w:ascii="Courier New" w:hAnsi="Courier New" w:cs="Courier New"/>
          <w:b/>
          <w:bCs/>
          <w:color w:val="000000"/>
          <w:sz w:val="20"/>
          <w:szCs w:val="20"/>
          <w:lang w:val="es-MX"/>
          <w:rPrChange w:id="10582" w:author="Steven" w:date="2021-03-08T10:43:00Z">
            <w:rPr>
              <w:del w:id="10583" w:author="Steven" w:date="2022-04-01T16:32:00Z"/>
              <w:rFonts w:ascii="Courier New" w:hAnsi="Courier New" w:cs="Courier New"/>
              <w:b/>
              <w:bCs/>
              <w:color w:val="000000"/>
              <w:sz w:val="20"/>
              <w:szCs w:val="20"/>
            </w:rPr>
          </w:rPrChange>
        </w:rPr>
      </w:pPr>
      <w:del w:id="10584" w:author="Steven" w:date="2022-04-01T16:32:00Z">
        <w:r w:rsidRPr="0030237E" w:rsidDel="00BE4DC4">
          <w:rPr>
            <w:rFonts w:ascii="Courier New" w:hAnsi="Courier New" w:cs="Courier New"/>
            <w:b/>
            <w:bCs/>
            <w:color w:val="000000"/>
            <w:sz w:val="20"/>
            <w:szCs w:val="20"/>
            <w:lang w:val="es-MX"/>
            <w:rPrChange w:id="10585"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10586" w:author="Steven" w:date="2021-03-08T10:43:00Z">
              <w:rPr>
                <w:rFonts w:ascii="Courier New" w:hAnsi="Courier New" w:cs="Courier New"/>
                <w:color w:val="0000FF"/>
                <w:sz w:val="20"/>
                <w:szCs w:val="20"/>
              </w:rPr>
            </w:rPrChange>
          </w:rPr>
          <w:delText>&lt;v&gt;</w:delText>
        </w:r>
        <w:r w:rsidRPr="0030237E" w:rsidDel="00BE4DC4">
          <w:rPr>
            <w:rFonts w:ascii="Courier New" w:hAnsi="Courier New" w:cs="Courier New"/>
            <w:b/>
            <w:bCs/>
            <w:color w:val="000000"/>
            <w:sz w:val="20"/>
            <w:szCs w:val="20"/>
            <w:lang w:val="es-MX"/>
            <w:rPrChange w:id="10587" w:author="Steven" w:date="2021-03-08T10:43:00Z">
              <w:rPr>
                <w:rFonts w:ascii="Courier New" w:hAnsi="Courier New" w:cs="Courier New"/>
                <w:b/>
                <w:bCs/>
                <w:color w:val="000000"/>
                <w:sz w:val="20"/>
                <w:szCs w:val="20"/>
              </w:rPr>
            </w:rPrChange>
          </w:rPr>
          <w:delText>0.0</w:delText>
        </w:r>
        <w:r w:rsidRPr="0030237E" w:rsidDel="00BE4DC4">
          <w:rPr>
            <w:rFonts w:ascii="Courier New" w:hAnsi="Courier New" w:cs="Courier New"/>
            <w:color w:val="0000FF"/>
            <w:sz w:val="20"/>
            <w:szCs w:val="20"/>
            <w:lang w:val="es-MX"/>
            <w:rPrChange w:id="10588" w:author="Steven" w:date="2021-03-08T10:43:00Z">
              <w:rPr>
                <w:rFonts w:ascii="Courier New" w:hAnsi="Courier New" w:cs="Courier New"/>
                <w:color w:val="0000FF"/>
                <w:sz w:val="20"/>
                <w:szCs w:val="20"/>
              </w:rPr>
            </w:rPrChange>
          </w:rPr>
          <w:delText>&lt;/v&gt;</w:delText>
        </w:r>
      </w:del>
    </w:p>
    <w:p w14:paraId="5B67E4AA" w14:textId="673298CF" w:rsidR="00DE1F11" w:rsidRPr="0030237E" w:rsidDel="00BE4DC4" w:rsidRDefault="00DE1F11" w:rsidP="00DE1F11">
      <w:pPr>
        <w:shd w:val="clear" w:color="auto" w:fill="FFFFFF"/>
        <w:jc w:val="left"/>
        <w:rPr>
          <w:del w:id="10589" w:author="Steven" w:date="2022-04-01T16:32:00Z"/>
          <w:rFonts w:ascii="Courier New" w:hAnsi="Courier New" w:cs="Courier New"/>
          <w:b/>
          <w:bCs/>
          <w:color w:val="000000"/>
          <w:sz w:val="20"/>
          <w:szCs w:val="20"/>
          <w:lang w:val="es-MX"/>
          <w:rPrChange w:id="10590" w:author="Steven" w:date="2021-03-08T10:43:00Z">
            <w:rPr>
              <w:del w:id="10591" w:author="Steven" w:date="2022-04-01T16:32:00Z"/>
              <w:rFonts w:ascii="Courier New" w:hAnsi="Courier New" w:cs="Courier New"/>
              <w:b/>
              <w:bCs/>
              <w:color w:val="000000"/>
              <w:sz w:val="20"/>
              <w:szCs w:val="20"/>
            </w:rPr>
          </w:rPrChange>
        </w:rPr>
      </w:pPr>
      <w:del w:id="10592" w:author="Steven" w:date="2022-04-01T16:32:00Z">
        <w:r w:rsidRPr="0030237E" w:rsidDel="00BE4DC4">
          <w:rPr>
            <w:rFonts w:ascii="Courier New" w:hAnsi="Courier New" w:cs="Courier New"/>
            <w:b/>
            <w:bCs/>
            <w:color w:val="000000"/>
            <w:sz w:val="20"/>
            <w:szCs w:val="20"/>
            <w:lang w:val="es-MX"/>
            <w:rPrChange w:id="10593" w:author="Steven" w:date="2021-03-08T10:43:00Z">
              <w:rPr>
                <w:rFonts w:ascii="Courier New" w:hAnsi="Courier New" w:cs="Courier New"/>
                <w:b/>
                <w:bCs/>
                <w:color w:val="000000"/>
                <w:sz w:val="20"/>
                <w:szCs w:val="20"/>
              </w:rPr>
            </w:rPrChange>
          </w:rPr>
          <w:delText xml:space="preserve">                </w:delText>
        </w:r>
        <w:r w:rsidRPr="0030237E" w:rsidDel="00BE4DC4">
          <w:rPr>
            <w:rFonts w:ascii="Courier New" w:hAnsi="Courier New" w:cs="Courier New"/>
            <w:color w:val="0000FF"/>
            <w:sz w:val="20"/>
            <w:szCs w:val="20"/>
            <w:lang w:val="es-MX"/>
            <w:rPrChange w:id="10594" w:author="Steven" w:date="2021-03-08T10:43:00Z">
              <w:rPr>
                <w:rFonts w:ascii="Courier New" w:hAnsi="Courier New" w:cs="Courier New"/>
                <w:color w:val="0000FF"/>
                <w:sz w:val="20"/>
                <w:szCs w:val="20"/>
              </w:rPr>
            </w:rPrChange>
          </w:rPr>
          <w:delText>&lt;/elastic&gt;</w:delText>
        </w:r>
      </w:del>
    </w:p>
    <w:p w14:paraId="3BBC41F9" w14:textId="606B86DE" w:rsidR="00DE1F11" w:rsidRPr="00DE1F11" w:rsidDel="00BE4DC4" w:rsidRDefault="00DE1F11" w:rsidP="00DE1F11">
      <w:pPr>
        <w:shd w:val="clear" w:color="auto" w:fill="FFFFFF"/>
        <w:jc w:val="left"/>
        <w:rPr>
          <w:del w:id="10595" w:author="Steven" w:date="2022-04-01T16:32:00Z"/>
          <w:rFonts w:ascii="Courier New" w:hAnsi="Courier New" w:cs="Courier New"/>
          <w:b/>
          <w:bCs/>
          <w:color w:val="000000"/>
          <w:sz w:val="20"/>
          <w:szCs w:val="20"/>
        </w:rPr>
      </w:pPr>
      <w:del w:id="10596" w:author="Steven" w:date="2022-04-01T16:32:00Z">
        <w:r w:rsidRPr="0030237E" w:rsidDel="00BE4DC4">
          <w:rPr>
            <w:rFonts w:ascii="Courier New" w:hAnsi="Courier New" w:cs="Courier New"/>
            <w:b/>
            <w:bCs/>
            <w:color w:val="000000"/>
            <w:sz w:val="20"/>
            <w:szCs w:val="20"/>
            <w:lang w:val="es-MX"/>
            <w:rPrChange w:id="10597" w:author="Steven" w:date="2021-03-08T10:43:00Z">
              <w:rPr>
                <w:rFonts w:ascii="Courier New" w:hAnsi="Courier New" w:cs="Courier New"/>
                <w:b/>
                <w:bCs/>
                <w:color w:val="000000"/>
                <w:sz w:val="20"/>
                <w:szCs w:val="20"/>
              </w:rPr>
            </w:rPrChange>
          </w:rPr>
          <w:delText xml:space="preserve">            </w:delText>
        </w:r>
        <w:r w:rsidRPr="00DE1F11" w:rsidDel="00BE4DC4">
          <w:rPr>
            <w:rFonts w:ascii="Courier New" w:hAnsi="Courier New" w:cs="Courier New"/>
            <w:color w:val="0000FF"/>
            <w:sz w:val="20"/>
            <w:szCs w:val="20"/>
          </w:rPr>
          <w:delText>&lt;/vessel&gt;</w:delText>
        </w:r>
      </w:del>
    </w:p>
    <w:p w14:paraId="403BBCBB" w14:textId="5A3DC5A8" w:rsidR="00DE1F11" w:rsidRPr="00DE1F11" w:rsidDel="00BE4DC4" w:rsidRDefault="00DE1F11" w:rsidP="00DE1F11">
      <w:pPr>
        <w:shd w:val="clear" w:color="auto" w:fill="FFFFFF"/>
        <w:jc w:val="left"/>
        <w:rPr>
          <w:del w:id="10598" w:author="Steven" w:date="2022-04-01T16:32:00Z"/>
          <w:rFonts w:ascii="Courier New" w:hAnsi="Courier New" w:cs="Courier New"/>
          <w:b/>
          <w:bCs/>
          <w:color w:val="000000"/>
          <w:sz w:val="20"/>
          <w:szCs w:val="20"/>
        </w:rPr>
      </w:pPr>
      <w:del w:id="1059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&lt;fragment_seeder</w:delText>
        </w:r>
        <w:r w:rsidRPr="00DE1F11" w:rsidDel="00BE4DC4">
          <w:rPr>
            <w:rFonts w:ascii="Courier New" w:hAnsi="Courier New" w:cs="Courier New"/>
            <w:color w:val="000000"/>
            <w:sz w:val="20"/>
            <w:szCs w:val="20"/>
          </w:rPr>
          <w:delText xml:space="preserve"> </w:delText>
        </w:r>
        <w:r w:rsidRPr="00DE1F11" w:rsidDel="00BE4DC4">
          <w:rPr>
            <w:rFonts w:ascii="Courier New" w:hAnsi="Courier New" w:cs="Courier New"/>
            <w:color w:val="FF0000"/>
            <w:sz w:val="20"/>
            <w:szCs w:val="20"/>
          </w:rPr>
          <w:delText>type</w:delText>
        </w:r>
        <w:r w:rsidRPr="00DE1F11" w:rsidDel="00BE4DC4">
          <w:rPr>
            <w:rFonts w:ascii="Courier New" w:hAnsi="Courier New" w:cs="Courier New"/>
            <w:color w:val="000000"/>
            <w:sz w:val="20"/>
            <w:szCs w:val="20"/>
          </w:rPr>
          <w:delText>=</w:delText>
        </w:r>
        <w:r w:rsidRPr="00DE1F11" w:rsidDel="00BE4DC4">
          <w:rPr>
            <w:rFonts w:ascii="Courier New" w:hAnsi="Courier New" w:cs="Courier New"/>
            <w:b/>
            <w:bCs/>
            <w:color w:val="8000FF"/>
            <w:sz w:val="20"/>
            <w:szCs w:val="20"/>
          </w:rPr>
          <w:delText>"by_element_fragment_seeder_bidirectional"</w:delText>
        </w:r>
        <w:r w:rsidRPr="00DE1F11" w:rsidDel="00BE4DC4">
          <w:rPr>
            <w:rFonts w:ascii="Courier New" w:hAnsi="Courier New" w:cs="Courier New"/>
            <w:color w:val="0000FF"/>
            <w:sz w:val="20"/>
            <w:szCs w:val="20"/>
          </w:rPr>
          <w:delText>&gt;</w:delText>
        </w:r>
      </w:del>
    </w:p>
    <w:p w14:paraId="4EC43284" w14:textId="66BAB012" w:rsidR="00DE1F11" w:rsidRPr="00DE1F11" w:rsidDel="00BE4DC4" w:rsidRDefault="00DE1F11" w:rsidP="00DE1F11">
      <w:pPr>
        <w:shd w:val="clear" w:color="auto" w:fill="FFFFFF"/>
        <w:jc w:val="left"/>
        <w:rPr>
          <w:del w:id="10600" w:author="Steven" w:date="2022-04-01T16:32:00Z"/>
          <w:rFonts w:ascii="Courier New" w:hAnsi="Courier New" w:cs="Courier New"/>
          <w:b/>
          <w:bCs/>
          <w:color w:val="000000"/>
          <w:sz w:val="20"/>
          <w:szCs w:val="20"/>
        </w:rPr>
      </w:pPr>
      <w:del w:id="10601"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&lt;number_fragments&gt;</w:delText>
        </w:r>
        <w:r w:rsidRPr="00DE1F11" w:rsidDel="00BE4DC4">
          <w:rPr>
            <w:rFonts w:ascii="Courier New" w:hAnsi="Courier New" w:cs="Courier New"/>
            <w:b/>
            <w:bCs/>
            <w:color w:val="000000"/>
            <w:sz w:val="20"/>
            <w:szCs w:val="20"/>
          </w:rPr>
          <w:delText>500</w:delText>
        </w:r>
        <w:r w:rsidRPr="00DE1F11" w:rsidDel="00BE4DC4">
          <w:rPr>
            <w:rFonts w:ascii="Courier New" w:hAnsi="Courier New" w:cs="Courier New"/>
            <w:color w:val="0000FF"/>
            <w:sz w:val="20"/>
            <w:szCs w:val="20"/>
          </w:rPr>
          <w:delText>&lt;/number_fragments&gt;</w:delText>
        </w:r>
      </w:del>
    </w:p>
    <w:p w14:paraId="57D2D0F6" w14:textId="700B0F98" w:rsidR="00DE1F11" w:rsidRPr="00DE1F11" w:rsidDel="00BE4DC4" w:rsidRDefault="00DE1F11" w:rsidP="00DE1F11">
      <w:pPr>
        <w:shd w:val="clear" w:color="auto" w:fill="FFFFFF"/>
        <w:jc w:val="left"/>
        <w:rPr>
          <w:del w:id="10602" w:author="Steven" w:date="2022-04-01T16:32:00Z"/>
          <w:rFonts w:ascii="Courier New" w:hAnsi="Courier New" w:cs="Courier New"/>
          <w:b/>
          <w:bCs/>
          <w:color w:val="000000"/>
          <w:sz w:val="20"/>
          <w:szCs w:val="20"/>
        </w:rPr>
      </w:pPr>
      <w:del w:id="10603"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&lt;/fragment_seeder&gt;</w:delText>
        </w:r>
      </w:del>
    </w:p>
    <w:p w14:paraId="4DA7537E" w14:textId="50F9FE4E" w:rsidR="00DE1F11" w:rsidRPr="00DE1F11" w:rsidDel="00BE4DC4" w:rsidRDefault="00DE1F11" w:rsidP="00DE1F11">
      <w:pPr>
        <w:shd w:val="clear" w:color="auto" w:fill="FFFFFF"/>
        <w:jc w:val="left"/>
        <w:rPr>
          <w:del w:id="10604" w:author="Steven" w:date="2022-04-01T16:32:00Z"/>
          <w:rFonts w:ascii="Courier New" w:hAnsi="Courier New" w:cs="Courier New"/>
          <w:b/>
          <w:bCs/>
          <w:color w:val="000000"/>
          <w:sz w:val="20"/>
          <w:szCs w:val="20"/>
        </w:rPr>
      </w:pPr>
      <w:del w:id="10605"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&lt;/common_properties&gt;</w:delText>
        </w:r>
      </w:del>
    </w:p>
    <w:p w14:paraId="273AF8B8" w14:textId="6253A570" w:rsidR="00DE1F11" w:rsidRPr="00DE1F11" w:rsidDel="00BE4DC4" w:rsidRDefault="00DE1F11" w:rsidP="00DE1F11">
      <w:pPr>
        <w:shd w:val="clear" w:color="auto" w:fill="FFFFFF"/>
        <w:jc w:val="left"/>
        <w:rPr>
          <w:del w:id="10606" w:author="Steven" w:date="2022-04-01T16:32:00Z"/>
          <w:rFonts w:ascii="Courier New" w:hAnsi="Courier New" w:cs="Courier New"/>
          <w:b/>
          <w:bCs/>
          <w:color w:val="000000"/>
          <w:sz w:val="20"/>
          <w:szCs w:val="20"/>
        </w:rPr>
      </w:pPr>
      <w:del w:id="10607"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&lt;/material&gt;</w:delText>
        </w:r>
      </w:del>
    </w:p>
    <w:p w14:paraId="1C646C8F" w14:textId="2E27D500" w:rsidR="00DE1F11" w:rsidRPr="00DE1F11" w:rsidDel="00BE4DC4" w:rsidRDefault="00DE1F11" w:rsidP="00DE1F11">
      <w:pPr>
        <w:shd w:val="clear" w:color="auto" w:fill="FFFFFF"/>
        <w:jc w:val="left"/>
        <w:rPr>
          <w:del w:id="10608" w:author="Steven" w:date="2022-04-01T16:32:00Z"/>
          <w:rFonts w:ascii="Courier New" w:hAnsi="Courier New" w:cs="Courier New"/>
          <w:b/>
          <w:bCs/>
          <w:color w:val="000000"/>
          <w:sz w:val="20"/>
          <w:szCs w:val="20"/>
        </w:rPr>
      </w:pPr>
      <w:del w:id="10609" w:author="Steven" w:date="2022-04-01T16:32:00Z">
        <w:r w:rsidRPr="00DE1F11" w:rsidDel="00BE4DC4">
          <w:rPr>
            <w:rFonts w:ascii="Courier New" w:hAnsi="Courier New" w:cs="Courier New"/>
            <w:b/>
            <w:bCs/>
            <w:color w:val="000000"/>
            <w:sz w:val="20"/>
            <w:szCs w:val="20"/>
          </w:rPr>
          <w:delText xml:space="preserve">    </w:delText>
        </w:r>
        <w:r w:rsidRPr="00DE1F11" w:rsidDel="00BE4DC4">
          <w:rPr>
            <w:rFonts w:ascii="Courier New" w:hAnsi="Courier New" w:cs="Courier New"/>
            <w:color w:val="0000FF"/>
            <w:sz w:val="20"/>
            <w:szCs w:val="20"/>
          </w:rPr>
          <w:delText>&lt;/Material&gt;</w:delText>
        </w:r>
      </w:del>
    </w:p>
    <w:p w14:paraId="53A568E3" w14:textId="64258359" w:rsidR="00DE1F11" w:rsidRPr="00DE1F11" w:rsidDel="00BE4DC4" w:rsidRDefault="00DE1F11" w:rsidP="00DE1F11">
      <w:pPr>
        <w:shd w:val="clear" w:color="auto" w:fill="FFFFFF"/>
        <w:jc w:val="left"/>
        <w:rPr>
          <w:del w:id="10610" w:author="Steven" w:date="2022-04-01T16:32:00Z"/>
        </w:rPr>
      </w:pPr>
      <w:del w:id="10611" w:author="Steven" w:date="2022-04-01T16:32:00Z">
        <w:r w:rsidRPr="00DE1F11" w:rsidDel="00BE4DC4">
          <w:rPr>
            <w:rFonts w:ascii="Courier New" w:hAnsi="Courier New" w:cs="Courier New"/>
            <w:color w:val="0000FF"/>
            <w:sz w:val="20"/>
            <w:szCs w:val="20"/>
          </w:rPr>
          <w:delText>&lt;/febio_spec&gt;</w:delText>
        </w:r>
      </w:del>
    </w:p>
    <w:p w14:paraId="1AE521FE" w14:textId="0E2CE825" w:rsidR="00DE1F11" w:rsidRPr="00DE1F11" w:rsidDel="00BE4DC4" w:rsidRDefault="00DE1F11" w:rsidP="00DE1F11">
      <w:pPr>
        <w:rPr>
          <w:del w:id="10612" w:author="Steven" w:date="2022-04-01T16:32:00Z"/>
        </w:rPr>
      </w:pPr>
    </w:p>
    <w:p w14:paraId="7953270F" w14:textId="4603EDAE" w:rsidR="000D6E2D" w:rsidDel="00BE4DC4" w:rsidRDefault="005C2ACA" w:rsidP="005C2ACA">
      <w:pPr>
        <w:pStyle w:val="Heading1"/>
        <w:rPr>
          <w:del w:id="10613" w:author="Steven" w:date="2022-04-01T16:33:00Z"/>
        </w:rPr>
      </w:pPr>
      <w:del w:id="10614" w:author="Steven" w:date="2022-04-01T16:33:00Z">
        <w:r w:rsidDel="00BE4DC4">
          <w:delText>Extending the plugin</w:delText>
        </w:r>
      </w:del>
    </w:p>
    <w:p w14:paraId="447B5CF1" w14:textId="3548ED9F" w:rsidR="00750CE9" w:rsidDel="00BE4DC4" w:rsidRDefault="005C2ACA" w:rsidP="005C2ACA">
      <w:pPr>
        <w:rPr>
          <w:ins w:id="10615" w:author="mp4" w:date="2018-11-26T11:14:00Z"/>
          <w:del w:id="10616" w:author="Steven" w:date="2022-04-01T16:33:00Z"/>
        </w:rPr>
      </w:pPr>
      <w:del w:id="10617" w:author="Steven" w:date="2022-04-01T16:33:00Z">
        <w:r w:rsidDel="00BE4DC4">
          <w:delText xml:space="preserve">Most new features of the plugin should be able to be implemented by creating a class that inherits from some existing class in AngioFE. </w:delText>
        </w:r>
      </w:del>
      <w:ins w:id="10618" w:author="mp4" w:date="2018-11-26T11:11:00Z">
        <w:del w:id="10619" w:author="Steven" w:date="2022-04-01T16:33:00Z">
          <w:r w:rsidR="004F4FD7" w:rsidDel="00BE4DC4">
            <w:delText>The most common methods of extending the plugin cover: doing the same thing for all elements/integration points/nodes.</w:delText>
          </w:r>
        </w:del>
      </w:ins>
      <w:ins w:id="10620" w:author="mp4" w:date="2018-11-26T11:15:00Z">
        <w:del w:id="10621" w:author="Steven" w:date="2022-04-01T16:33:00Z">
          <w:r w:rsidR="00224F89" w:rsidDel="00BE4DC4">
            <w:delText>(Initial Modifier), giving specific values for a set of nodes(</w:delText>
          </w:r>
        </w:del>
      </w:ins>
      <w:ins w:id="10622" w:author="mp4" w:date="2018-11-26T11:22:00Z">
        <w:del w:id="10623" w:author="Steven" w:date="2022-04-01T16:33:00Z">
          <w:r w:rsidR="00224F89" w:rsidDel="00BE4DC4">
            <w:delText>Node Data Interpolation</w:delText>
          </w:r>
        </w:del>
      </w:ins>
      <w:ins w:id="10624" w:author="mp4" w:date="2018-11-26T11:15:00Z">
        <w:del w:id="10625" w:author="Steven" w:date="2022-04-01T16:33:00Z">
          <w:r w:rsidR="00224F89" w:rsidDel="00BE4DC4">
            <w:delText>)</w:delText>
          </w:r>
        </w:del>
      </w:ins>
      <w:ins w:id="10626" w:author="mp4" w:date="2018-11-26T11:22:00Z">
        <w:del w:id="10627" w:author="Steven" w:date="2022-04-01T16:33:00Z">
          <w:r w:rsidR="00224F89" w:rsidDel="00BE4DC4">
            <w:delText xml:space="preserve">, modifying vascular growth(Growth Modifications), </w:delText>
          </w:r>
        </w:del>
      </w:ins>
      <w:ins w:id="10628" w:author="mp4" w:date="2018-11-26T11:23:00Z">
        <w:del w:id="10629" w:author="Steven" w:date="2022-04-01T16:33:00Z">
          <w:r w:rsidR="00224F89" w:rsidDel="00BE4DC4">
            <w:delText>modifying the branching model(Branch Modifications),</w:delText>
          </w:r>
        </w:del>
      </w:ins>
      <w:ins w:id="10630" w:author="mp4" w:date="2018-11-26T11:24:00Z">
        <w:del w:id="10631" w:author="Steven" w:date="2022-04-01T16:33:00Z">
          <w:r w:rsidR="00224F89" w:rsidDel="00BE4DC4">
            <w:delText xml:space="preserve"> and</w:delText>
          </w:r>
        </w:del>
      </w:ins>
      <w:ins w:id="10632" w:author="mp4" w:date="2018-11-26T11:23:00Z">
        <w:del w:id="10633" w:author="Steven" w:date="2022-04-01T16:33:00Z">
          <w:r w:rsidR="00224F89" w:rsidDel="00BE4DC4">
            <w:delText xml:space="preserve"> modifying stress calculations(Stress Calculation Modification).</w:delText>
          </w:r>
        </w:del>
      </w:ins>
    </w:p>
    <w:p w14:paraId="3BE1FD07" w14:textId="49D0AEEC" w:rsidR="004F4FD7" w:rsidDel="00BE4DC4" w:rsidRDefault="004F4FD7" w:rsidP="005C2ACA">
      <w:pPr>
        <w:rPr>
          <w:ins w:id="10634" w:author="mp4" w:date="2018-11-26T11:14:00Z"/>
          <w:del w:id="10635" w:author="Steven" w:date="2022-04-01T16:33:00Z"/>
        </w:rPr>
      </w:pPr>
    </w:p>
    <w:p w14:paraId="75A0F5BC" w14:textId="7D5B7856" w:rsidR="004F4FD7" w:rsidDel="00BE4DC4" w:rsidRDefault="004F4FD7">
      <w:pPr>
        <w:pStyle w:val="Heading2"/>
        <w:rPr>
          <w:ins w:id="10636" w:author="mp4" w:date="2018-11-26T11:17:00Z"/>
          <w:del w:id="10637" w:author="Steven" w:date="2022-04-01T16:33:00Z"/>
        </w:rPr>
        <w:pPrChange w:id="10638" w:author="Steven" w:date="2022-03-29T16:04:00Z">
          <w:pPr/>
        </w:pPrChange>
      </w:pPr>
      <w:ins w:id="10639" w:author="mp4" w:date="2018-11-26T11:14:00Z">
        <w:del w:id="10640" w:author="Steven" w:date="2022-04-01T16:33:00Z">
          <w:r w:rsidDel="00BE4DC4">
            <w:delText>Initial Modifier</w:delText>
          </w:r>
        </w:del>
      </w:ins>
    </w:p>
    <w:p w14:paraId="41A8D3CC" w14:textId="20C7F32A" w:rsidR="004F4FD7" w:rsidRPr="004F4FD7" w:rsidDel="00BE4DC4" w:rsidRDefault="004F4FD7">
      <w:pPr>
        <w:rPr>
          <w:ins w:id="10641" w:author="mp4" w:date="2018-11-26T11:15:00Z"/>
          <w:del w:id="10642" w:author="Steven" w:date="2022-04-01T16:33:00Z"/>
        </w:rPr>
      </w:pPr>
      <w:ins w:id="10643" w:author="mp4" w:date="2018-11-26T11:17:00Z">
        <w:del w:id="10644" w:author="Steven" w:date="2022-04-01T16:33:00Z">
          <w:r w:rsidDel="00BE4DC4">
            <w:delText>These do the same thing for all elements within a given material.</w:delText>
          </w:r>
        </w:del>
      </w:ins>
    </w:p>
    <w:p w14:paraId="1686AB3D" w14:textId="6E8FF559" w:rsidR="004F4FD7" w:rsidDel="00BE4DC4" w:rsidRDefault="004F4FD7">
      <w:pPr>
        <w:pStyle w:val="Heading2"/>
        <w:rPr>
          <w:ins w:id="10645" w:author="mp4" w:date="2018-11-26T11:18:00Z"/>
          <w:del w:id="10646" w:author="Steven" w:date="2022-04-01T16:33:00Z"/>
        </w:rPr>
        <w:pPrChange w:id="10647" w:author="Steven" w:date="2022-03-29T16:04:00Z">
          <w:pPr/>
        </w:pPrChange>
      </w:pPr>
      <w:ins w:id="10648" w:author="mp4" w:date="2018-11-26T11:16:00Z">
        <w:del w:id="10649" w:author="Steven" w:date="2022-04-01T16:33:00Z">
          <w:r w:rsidDel="00BE4DC4">
            <w:delText>Node</w:delText>
          </w:r>
        </w:del>
      </w:ins>
      <w:ins w:id="10650" w:author="mp4" w:date="2018-11-26T11:17:00Z">
        <w:del w:id="10651" w:author="Steven" w:date="2022-04-01T16:33:00Z">
          <w:r w:rsidDel="00BE4DC4">
            <w:delText xml:space="preserve"> Data Interpolation</w:delText>
          </w:r>
        </w:del>
      </w:ins>
    </w:p>
    <w:p w14:paraId="2F39BDE6" w14:textId="6D443A14" w:rsidR="004F4FD7" w:rsidRPr="004F4FD7" w:rsidDel="00BE4DC4" w:rsidRDefault="004F4FD7">
      <w:pPr>
        <w:rPr>
          <w:del w:id="10652" w:author="Steven" w:date="2022-04-01T16:33:00Z"/>
        </w:rPr>
      </w:pPr>
      <w:ins w:id="10653" w:author="mp4" w:date="2018-11-26T11:18:00Z">
        <w:del w:id="10654" w:author="Steven" w:date="2022-04-01T16:33:00Z">
          <w:r w:rsidDel="00BE4DC4">
            <w:delText xml:space="preserve">Allows the user to specify </w:delText>
          </w:r>
        </w:del>
      </w:ins>
      <w:ins w:id="10655" w:author="mp4" w:date="2018-11-26T11:19:00Z">
        <w:del w:id="10656" w:author="Steven" w:date="2022-04-01T16:33:00Z">
          <w:r w:rsidR="008E1F4A" w:rsidDel="00BE4DC4">
            <w:delText xml:space="preserve">values on a per node basis. These values will then be interpolated down to the integration points before the </w:delText>
          </w:r>
        </w:del>
      </w:ins>
      <w:ins w:id="10657" w:author="mp4" w:date="2018-11-26T11:20:00Z">
        <w:del w:id="10658" w:author="Steven" w:date="2022-04-01T16:33:00Z">
          <w:r w:rsidR="008E1F4A" w:rsidDel="00BE4DC4">
            <w:delText>simulation</w:delText>
          </w:r>
        </w:del>
      </w:ins>
      <w:ins w:id="10659" w:author="mp4" w:date="2018-11-26T11:19:00Z">
        <w:del w:id="10660" w:author="Steven" w:date="2022-04-01T16:33:00Z">
          <w:r w:rsidR="008E1F4A" w:rsidDel="00BE4DC4">
            <w:delText xml:space="preserve"> </w:delText>
          </w:r>
        </w:del>
      </w:ins>
      <w:ins w:id="10661" w:author="mp4" w:date="2018-11-26T11:20:00Z">
        <w:del w:id="10662" w:author="Steven" w:date="2022-04-01T16:33:00Z">
          <w:r w:rsidR="008E1F4A" w:rsidDel="00BE4DC4">
            <w:delText>begins solve steps.</w:delText>
          </w:r>
        </w:del>
      </w:ins>
    </w:p>
    <w:p w14:paraId="47C62060" w14:textId="6D7511D7" w:rsidR="00750CE9" w:rsidDel="00BE4DC4" w:rsidRDefault="00750CE9">
      <w:pPr>
        <w:pStyle w:val="Heading2"/>
        <w:rPr>
          <w:del w:id="10663" w:author="Steven" w:date="2022-04-01T16:33:00Z"/>
        </w:rPr>
      </w:pPr>
      <w:del w:id="10664" w:author="Steven" w:date="2022-04-01T16:33:00Z">
        <w:r w:rsidDel="00BE4DC4">
          <w:delText>Growth Modifications</w:delText>
        </w:r>
      </w:del>
    </w:p>
    <w:p w14:paraId="4DE092F4" w14:textId="1BD3D51C" w:rsidR="005C2ACA" w:rsidDel="00BE4DC4" w:rsidRDefault="005C2ACA" w:rsidP="005C2ACA">
      <w:pPr>
        <w:rPr>
          <w:del w:id="10665" w:author="Steven" w:date="2022-04-01T16:33:00Z"/>
        </w:rPr>
      </w:pPr>
      <w:del w:id="10666" w:author="Steven" w:date="2022-04-01T16:33:00Z">
        <w:r w:rsidDel="00BE4DC4">
          <w:delText>Most modifications to tip growth should inherit from one of: ContributionMix, SegmentGrowthVelocity, PositionDependentDirection, and PreviousSegmentContribution. As long as all modifications to tip velocity are done through subclasses of SegmentGrowthVelocity the autostep functionality of the plugin will function correctly.</w:delText>
        </w:r>
      </w:del>
    </w:p>
    <w:p w14:paraId="5EAB1E6F" w14:textId="28A347D9" w:rsidR="00750CE9" w:rsidDel="00BE4DC4" w:rsidRDefault="00750CE9">
      <w:pPr>
        <w:pStyle w:val="Heading2"/>
        <w:rPr>
          <w:del w:id="10667" w:author="Steven" w:date="2022-04-01T16:33:00Z"/>
        </w:rPr>
      </w:pPr>
      <w:del w:id="10668" w:author="Steven" w:date="2022-04-01T16:33:00Z">
        <w:r w:rsidDel="00BE4DC4">
          <w:delText>Branching Modifications</w:delText>
        </w:r>
      </w:del>
    </w:p>
    <w:p w14:paraId="5B77684F" w14:textId="22C4CE3C" w:rsidR="00750CE9" w:rsidRPr="00750CE9" w:rsidDel="00BE4DC4" w:rsidRDefault="00750CE9" w:rsidP="00750CE9">
      <w:pPr>
        <w:rPr>
          <w:del w:id="10669" w:author="Steven" w:date="2022-04-01T16:33:00Z"/>
        </w:rPr>
      </w:pPr>
      <w:del w:id="10670" w:author="Steven" w:date="2022-04-01T16:33:00Z">
        <w:r w:rsidDel="00BE4DC4">
          <w:delText>A class can imple</w:delText>
        </w:r>
      </w:del>
      <w:ins w:id="10671" w:author="Steven LaBelle" w:date="2018-08-21T12:51:00Z">
        <w:del w:id="10672" w:author="Steven" w:date="2022-04-01T16:33:00Z">
          <w:r w:rsidR="006F5FF4" w:rsidDel="00BE4DC4">
            <w:delText>me</w:delText>
          </w:r>
        </w:del>
      </w:ins>
      <w:del w:id="10673" w:author="Steven" w:date="2022-04-01T16:33:00Z">
        <w:r w:rsidDel="00BE4DC4">
          <w:delText>nt BranchPolicy to determine where and when segments will branch. Two poss</w:delText>
        </w:r>
        <w:r w:rsidR="00883026" w:rsidDel="00BE4DC4">
          <w:delText>ible examples of using this are: an immediate branch mode (</w:delText>
        </w:r>
        <w:r w:rsidR="00CB2C5B" w:rsidDel="00BE4DC4">
          <w:delText>branch chance per length of segment</w:delText>
        </w:r>
      </w:del>
      <w:ins w:id="10674" w:author="Steven LaBelle" w:date="2018-08-21T12:51:00Z">
        <w:del w:id="10675" w:author="Steven" w:date="2022-04-01T16:33:00Z">
          <w:r w:rsidR="00511B5E" w:rsidDel="00BE4DC4">
            <w:delText xml:space="preserve"> where </w:delText>
          </w:r>
        </w:del>
      </w:ins>
      <w:del w:id="10676" w:author="Steven" w:date="2022-04-01T16:33:00Z">
        <w:r w:rsidR="00CB2C5B" w:rsidDel="00BE4DC4">
          <w:delText>, branches appear immediately</w:delText>
        </w:r>
      </w:del>
      <w:ins w:id="10677" w:author="Steven LaBelle" w:date="2018-08-21T12:52:00Z">
        <w:del w:id="10678" w:author="Steven" w:date="2022-04-01T16:33:00Z">
          <w:r w:rsidR="00511B5E" w:rsidDel="00BE4DC4">
            <w:delText xml:space="preserve"> in a timestep dependent manner</w:delText>
          </w:r>
        </w:del>
      </w:ins>
      <w:del w:id="10679" w:author="Steven" w:date="2022-04-01T16:33:00Z">
        <w:r w:rsidR="00CB2C5B" w:rsidDel="00BE4DC4">
          <w:delText>, this mode would be timestep dependent</w:delText>
        </w:r>
        <w:r w:rsidR="00883026" w:rsidDel="00BE4DC4">
          <w:delText>)</w:delText>
        </w:r>
        <w:r w:rsidR="00CB2C5B" w:rsidDel="00BE4DC4">
          <w:delText>, or delayed environment sensitive branching</w:delText>
        </w:r>
      </w:del>
      <w:ins w:id="10680" w:author="Steven LaBelle" w:date="2018-08-21T12:52:00Z">
        <w:del w:id="10681" w:author="Steven" w:date="2022-04-01T16:33:00Z">
          <w:r w:rsidR="00511B5E" w:rsidDel="00BE4DC4">
            <w:delText xml:space="preserve"> </w:delText>
          </w:r>
        </w:del>
      </w:ins>
      <w:del w:id="10682" w:author="Steven" w:date="2022-04-01T16:33:00Z">
        <w:r w:rsidR="00CB2C5B" w:rsidDel="00BE4DC4">
          <w:delText>(should the conditions in the element change significantly, reroll the locations and emerge times of future branches)</w:delText>
        </w:r>
      </w:del>
      <w:ins w:id="10683" w:author="Steven LaBelle" w:date="2018-08-21T12:52:00Z">
        <w:del w:id="10684" w:author="Steven" w:date="2022-04-01T16:33:00Z">
          <w:r w:rsidR="00511B5E" w:rsidDel="00BE4DC4">
            <w:delText>.</w:delText>
          </w:r>
        </w:del>
      </w:ins>
    </w:p>
    <w:p w14:paraId="1532C504" w14:textId="7328986E" w:rsidR="00750CE9" w:rsidDel="00BE4DC4" w:rsidRDefault="00750CE9">
      <w:pPr>
        <w:pStyle w:val="Heading2"/>
        <w:rPr>
          <w:del w:id="10685" w:author="Steven" w:date="2022-04-01T16:33:00Z"/>
        </w:rPr>
      </w:pPr>
      <w:del w:id="10686" w:author="Steven" w:date="2022-04-01T16:33:00Z">
        <w:r w:rsidDel="00BE4DC4">
          <w:delText>Stress Calculation Modifications</w:delText>
        </w:r>
      </w:del>
    </w:p>
    <w:p w14:paraId="42A11947" w14:textId="779B7D98" w:rsidR="00750CE9" w:rsidDel="00BE4DC4" w:rsidRDefault="00750CE9" w:rsidP="00750CE9">
      <w:pPr>
        <w:rPr>
          <w:ins w:id="10687" w:author="mp4" w:date="2018-12-03T13:37:00Z"/>
          <w:del w:id="10688" w:author="Steven" w:date="2022-04-01T16:33:00Z"/>
        </w:rPr>
      </w:pPr>
      <w:del w:id="10689" w:author="Steven" w:date="2022-04-01T16:33:00Z">
        <w:r w:rsidDel="00BE4DC4">
          <w:delText>How stress calculations are done can be modified by creating a subclass of AngioStressPolicy. An example of a stress modification could be implementing a stress calculation that depends exclusively on the tips in grown segments.</w:delText>
        </w:r>
      </w:del>
    </w:p>
    <w:p w14:paraId="285C2911" w14:textId="232E1A9E" w:rsidR="001E5564" w:rsidDel="00BE4DC4" w:rsidRDefault="001E5564" w:rsidP="00750CE9">
      <w:pPr>
        <w:rPr>
          <w:ins w:id="10690" w:author="mp4" w:date="2018-12-03T13:37:00Z"/>
          <w:del w:id="10691" w:author="Steven" w:date="2022-04-01T16:33:00Z"/>
        </w:rPr>
      </w:pPr>
    </w:p>
    <w:p w14:paraId="29F22601" w14:textId="3ABFF68A" w:rsidR="001E5564" w:rsidDel="00BE4DC4" w:rsidRDefault="001E5564">
      <w:pPr>
        <w:pStyle w:val="Heading2"/>
        <w:rPr>
          <w:ins w:id="10692" w:author="mp4" w:date="2018-12-03T13:37:00Z"/>
          <w:del w:id="10693" w:author="Steven" w:date="2022-04-01T16:33:00Z"/>
        </w:rPr>
        <w:pPrChange w:id="10694" w:author="Steven" w:date="2022-03-29T16:04:00Z">
          <w:pPr/>
        </w:pPrChange>
      </w:pPr>
      <w:ins w:id="10695" w:author="mp4" w:date="2018-12-03T13:37:00Z">
        <w:del w:id="10696" w:author="Steven" w:date="2022-04-01T16:33:00Z">
          <w:r w:rsidDel="00BE4DC4">
            <w:delText>Boundary Conditions</w:delText>
          </w:r>
        </w:del>
      </w:ins>
    </w:p>
    <w:p w14:paraId="0430A596" w14:textId="0B2E91E7" w:rsidR="001E5564" w:rsidRPr="001E5564" w:rsidDel="00BE4DC4" w:rsidRDefault="001E5564">
      <w:pPr>
        <w:rPr>
          <w:del w:id="10697" w:author="Steven" w:date="2022-04-01T16:33:00Z"/>
        </w:rPr>
      </w:pPr>
      <w:ins w:id="10698" w:author="mp4" w:date="2018-12-03T13:40:00Z">
        <w:del w:id="10699" w:author="Steven" w:date="2022-04-01T16:33:00Z">
          <w:r w:rsidDel="00BE4DC4">
            <w:delText>In the near future it may be advanagous to add some boundary conditions to the plugin. Currently FEBio needs to be updated to be able to parse Boundary conditions that are defined in plugins.(</w:delText>
          </w:r>
        </w:del>
      </w:ins>
      <w:ins w:id="10700" w:author="mp4" w:date="2018-12-03T13:42:00Z">
        <w:del w:id="10701" w:author="Steven" w:date="2022-04-01T16:33:00Z">
          <w:r w:rsidDel="00BE4DC4">
            <w:delText>12/3/2018</w:delText>
          </w:r>
        </w:del>
      </w:ins>
      <w:ins w:id="10702" w:author="mp4" w:date="2018-12-03T13:40:00Z">
        <w:del w:id="10703" w:author="Steven" w:date="2022-04-01T16:33:00Z">
          <w:r w:rsidDel="00BE4DC4">
            <w:delText>)</w:delText>
          </w:r>
        </w:del>
      </w:ins>
      <w:ins w:id="10704" w:author="mp4" w:date="2018-12-03T13:42:00Z">
        <w:del w:id="10705" w:author="Steven" w:date="2022-04-01T16:33:00Z">
          <w:r w:rsidDel="00BE4DC4">
            <w:delText xml:space="preserve"> One likely boundary condition to add is one that allows tips to modify the concentration of solutes within a multiphasic material. This boundary condition would likely </w:delText>
          </w:r>
        </w:del>
      </w:ins>
      <w:ins w:id="10706" w:author="mp4" w:date="2018-12-03T13:46:00Z">
        <w:del w:id="10707" w:author="Steven" w:date="2022-04-01T16:33:00Z">
          <w:r w:rsidDel="00BE4DC4">
            <w:delText xml:space="preserve">inherit from </w:delText>
          </w:r>
          <w:r w:rsidDel="00BE4DC4">
            <w:rPr>
              <w:rFonts w:ascii="Consolas" w:hAnsi="Consolas" w:cs="Consolas"/>
              <w:color w:val="008B8B"/>
            </w:rPr>
            <w:delText>FEPrescribedDOF</w:delText>
          </w:r>
          <w:r w:rsidRPr="001E5564" w:rsidDel="00BE4DC4">
            <w:rPr>
              <w:rPrChange w:id="10708" w:author="mp4" w:date="2018-12-03T13:46:00Z">
                <w:rPr>
                  <w:rFonts w:ascii="Consolas" w:hAnsi="Consolas" w:cs="Consolas"/>
                  <w:color w:val="008B8B"/>
                </w:rPr>
              </w:rPrChange>
            </w:rPr>
            <w:delText xml:space="preserve"> </w:delText>
          </w:r>
          <w:r w:rsidDel="00BE4DC4">
            <w:delText xml:space="preserve">and implement the </w:delText>
          </w:r>
        </w:del>
      </w:ins>
      <w:ins w:id="10709" w:author="mp4" w:date="2018-12-03T13:47:00Z">
        <w:del w:id="10710" w:author="Steven" w:date="2022-04-01T16:33:00Z">
          <w:r w:rsidDel="00BE4DC4">
            <w:rPr>
              <w:rFonts w:ascii="Consolas" w:hAnsi="Consolas" w:cs="Consolas"/>
              <w:color w:val="000000"/>
            </w:rPr>
            <w:delText>Update()</w:delText>
          </w:r>
          <w:r w:rsidDel="00BE4DC4">
            <w:delText xml:space="preserve"> </w:delText>
          </w:r>
        </w:del>
      </w:ins>
      <w:ins w:id="10711" w:author="mp4" w:date="2018-12-03T13:46:00Z">
        <w:del w:id="10712" w:author="Steven" w:date="2022-04-01T16:33:00Z">
          <w:r w:rsidDel="00BE4DC4">
            <w:delText xml:space="preserve">method to </w:delText>
          </w:r>
        </w:del>
      </w:ins>
      <w:ins w:id="10713" w:author="mp4" w:date="2018-12-03T13:47:00Z">
        <w:del w:id="10714" w:author="Steven" w:date="2022-04-01T16:33:00Z">
          <w:r w:rsidR="0059032E" w:rsidDel="00BE4DC4">
            <w:delText>calculate the change in chemical concentration based on some function of the tips that reside within the elements that contain a given node.</w:delText>
          </w:r>
        </w:del>
      </w:ins>
    </w:p>
    <w:p w14:paraId="10A5CB70" w14:textId="59599594" w:rsidR="005F0A21" w:rsidRPr="00750CE9" w:rsidDel="00BE4DC4" w:rsidRDefault="005F0A21">
      <w:pPr>
        <w:pStyle w:val="Heading2"/>
        <w:rPr>
          <w:del w:id="10715" w:author="Steven" w:date="2022-04-01T16:33:00Z"/>
        </w:rPr>
      </w:pPr>
      <w:del w:id="10716" w:author="Steven" w:date="2022-04-01T16:33:00Z">
        <w:r w:rsidDel="00BE4DC4">
          <w:delText>Cautions</w:delText>
        </w:r>
      </w:del>
    </w:p>
    <w:p w14:paraId="29F9D3C6" w14:textId="20B8FEE6" w:rsidR="00750CE9" w:rsidDel="00BE4DC4" w:rsidRDefault="005F0A21" w:rsidP="005C2ACA">
      <w:pPr>
        <w:rPr>
          <w:del w:id="10717" w:author="Steven" w:date="2022-04-01T16:33:00Z"/>
        </w:rPr>
      </w:pPr>
      <w:del w:id="10718" w:author="Steven" w:date="2022-04-01T16:33:00Z">
        <w:r w:rsidDel="00BE4DC4">
          <w:delText xml:space="preserve">The calculation of dtmin is entirelty dependent on element side length and tip velocity. As long as all changes to vessel velocity are done in subclasses of SegmentGrowthVelocity </w:delText>
        </w:r>
        <w:r w:rsidR="00253426" w:rsidDel="00BE4DC4">
          <w:delText>nothing should need to be changed in the calculation of the largest possible timestep that AngioFE allows.</w:delText>
        </w:r>
      </w:del>
    </w:p>
    <w:p w14:paraId="1AA89A41" w14:textId="7417766D" w:rsidR="007D1093" w:rsidDel="00BE4DC4" w:rsidRDefault="007D1093" w:rsidP="005C2ACA">
      <w:pPr>
        <w:rPr>
          <w:del w:id="10719" w:author="Steven" w:date="2022-04-01T16:33:00Z"/>
        </w:rPr>
      </w:pPr>
    </w:p>
    <w:p w14:paraId="113B6E6F" w14:textId="4EE774A7" w:rsidR="007D1093" w:rsidDel="00BE4DC4" w:rsidRDefault="007D1093">
      <w:pPr>
        <w:pStyle w:val="Heading2"/>
        <w:rPr>
          <w:del w:id="10720" w:author="Steven" w:date="2022-04-01T16:33:00Z"/>
        </w:rPr>
      </w:pPr>
      <w:del w:id="10721" w:author="Steven" w:date="2022-04-01T16:33:00Z">
        <w:r w:rsidDel="00BE4DC4">
          <w:delText>Random Distributions</w:delText>
        </w:r>
      </w:del>
    </w:p>
    <w:p w14:paraId="4AF48B9C" w14:textId="15590852" w:rsidR="007D1093" w:rsidRPr="007D1093" w:rsidDel="00BE4DC4" w:rsidRDefault="007D1093" w:rsidP="007D1093">
      <w:pPr>
        <w:rPr>
          <w:del w:id="10722" w:author="Steven" w:date="2022-04-01T16:33:00Z"/>
        </w:rPr>
      </w:pPr>
      <w:del w:id="10723" w:author="Steven" w:date="2022-04-01T16:33:00Z">
        <w:r w:rsidDel="00BE4DC4">
          <w:delText xml:space="preserve">The random distributions provided by the c++ standard do not have a const operator(). This means that the distribution itself is mutable. If there are </w:delText>
        </w:r>
      </w:del>
      <w:ins w:id="10724" w:author="Steven LaBelle" w:date="2018-08-21T12:53:00Z">
        <w:del w:id="10725" w:author="Steven" w:date="2022-04-01T16:33:00Z">
          <w:r w:rsidR="00511B5E" w:rsidDel="00BE4DC4">
            <w:delText>problems</w:delText>
          </w:r>
        </w:del>
      </w:ins>
      <w:del w:id="10726" w:author="Steven" w:date="2022-04-01T16:33:00Z">
        <w:r w:rsidDel="00BE4DC4">
          <w:delText>prob</w:delText>
        </w:r>
        <w:r w:rsidR="00B155F6" w:rsidDel="00BE4DC4">
          <w:delText xml:space="preserve"> </w:delText>
        </w:r>
        <w:r w:rsidDel="00BE4DC4">
          <w:delText>lems with random numbers</w:delText>
        </w:r>
      </w:del>
      <w:ins w:id="10727" w:author="Steven LaBelle" w:date="2018-08-21T12:53:00Z">
        <w:del w:id="10728" w:author="Steven" w:date="2022-04-01T16:33:00Z">
          <w:r w:rsidR="00511B5E" w:rsidDel="00BE4DC4">
            <w:delText>,</w:delText>
          </w:r>
        </w:del>
      </w:ins>
      <w:del w:id="10729" w:author="Steven" w:date="2022-04-01T16:33:00Z">
        <w:r w:rsidDel="00BE4DC4">
          <w:delText xml:space="preserve"> </w:delText>
        </w:r>
      </w:del>
      <w:ins w:id="10730" w:author="Steven LaBelle" w:date="2018-08-21T12:52:00Z">
        <w:del w:id="10731" w:author="Steven" w:date="2022-04-01T16:33:00Z">
          <w:r w:rsidR="00511B5E" w:rsidDel="00BE4DC4">
            <w:delText>they</w:delText>
          </w:r>
        </w:del>
      </w:ins>
      <w:del w:id="10732" w:author="Steven" w:date="2022-04-01T16:33:00Z">
        <w:r w:rsidDel="00BE4DC4">
          <w:delText>it may be related to this. Consider finding/writing a library where random numbers can be generated by only depending on the random engine.</w:delText>
        </w:r>
      </w:del>
    </w:p>
    <w:p w14:paraId="3D8F0EAE" w14:textId="77777777" w:rsidR="005302DB" w:rsidRDefault="005302DB" w:rsidP="00C23285">
      <w:pPr>
        <w:ind w:left="720" w:hanging="720"/>
        <w:rPr>
          <w:ins w:id="10733" w:author="Steven" w:date="2022-03-29T12:12:00Z"/>
        </w:rPr>
      </w:pPr>
    </w:p>
    <w:p w14:paraId="5C75AB28" w14:textId="77777777" w:rsidR="005302DB" w:rsidRDefault="005302DB">
      <w:pPr>
        <w:jc w:val="left"/>
        <w:rPr>
          <w:ins w:id="10734" w:author="Steven" w:date="2022-03-29T12:12:00Z"/>
          <w:rFonts w:cs="Arial"/>
          <w:b/>
          <w:bCs/>
          <w:kern w:val="32"/>
          <w:sz w:val="40"/>
          <w:szCs w:val="32"/>
        </w:rPr>
      </w:pPr>
      <w:ins w:id="10735" w:author="Steven" w:date="2022-03-29T12:12:00Z">
        <w:r>
          <w:br w:type="page"/>
        </w:r>
      </w:ins>
    </w:p>
    <w:p w14:paraId="2E4CB849" w14:textId="77777777" w:rsidR="005302DB" w:rsidRDefault="005302DB">
      <w:pPr>
        <w:pStyle w:val="Heading1"/>
        <w:rPr>
          <w:ins w:id="10736" w:author="Steven" w:date="2022-03-29T12:13:00Z"/>
        </w:rPr>
        <w:pPrChange w:id="10737" w:author="Steven" w:date="2022-03-29T12:13:00Z">
          <w:pPr>
            <w:jc w:val="left"/>
          </w:pPr>
        </w:pPrChange>
      </w:pPr>
      <w:bookmarkStart w:id="10738" w:name="_Ref99449815"/>
      <w:bookmarkStart w:id="10739" w:name="_Toc99726548"/>
      <w:ins w:id="10740" w:author="Steven" w:date="2022-03-29T12:12:00Z">
        <w:r>
          <w:lastRenderedPageBreak/>
          <w:t>Default Parameters</w:t>
        </w:r>
      </w:ins>
      <w:bookmarkEnd w:id="10738"/>
      <w:bookmarkEnd w:id="10739"/>
    </w:p>
    <w:p w14:paraId="5DD28B9F" w14:textId="77777777" w:rsidR="005302DB" w:rsidRDefault="005302DB">
      <w:pPr>
        <w:rPr>
          <w:ins w:id="10741" w:author="Steven" w:date="2022-03-29T12:13:00Z"/>
        </w:rPr>
        <w:pPrChange w:id="10742" w:author="Steven" w:date="2022-03-29T12:13:00Z">
          <w:pPr>
            <w:jc w:val="left"/>
          </w:pPr>
        </w:pPrChange>
      </w:pPr>
      <w:ins w:id="10743" w:author="Steven" w:date="2022-03-29T12:13:00Z">
        <w:r>
          <w:t>The table below summarizes the default parameters associated with each tag, whether the parameter is required, and references where relevant.</w:t>
        </w:r>
      </w:ins>
    </w:p>
    <w:p w14:paraId="471B18FD" w14:textId="77777777" w:rsidR="005302DB" w:rsidRDefault="005302DB">
      <w:pPr>
        <w:rPr>
          <w:ins w:id="10744" w:author="Steven" w:date="2022-03-29T12:13:00Z"/>
        </w:rPr>
        <w:pPrChange w:id="10745" w:author="Steven" w:date="2022-03-29T12:13:00Z">
          <w:pPr>
            <w:jc w:val="left"/>
          </w:pPr>
        </w:pPrChange>
      </w:pPr>
    </w:p>
    <w:tbl>
      <w:tblPr>
        <w:tblStyle w:val="TableGrid"/>
        <w:tblW w:w="0" w:type="auto"/>
        <w:tblLook w:val="04A0" w:firstRow="1" w:lastRow="0" w:firstColumn="1" w:lastColumn="0" w:noHBand="0" w:noVBand="1"/>
        <w:tblPrChange w:id="10746" w:author="Steven" w:date="2022-03-29T12:14:00Z">
          <w:tblPr>
            <w:tblStyle w:val="TableGrid"/>
            <w:tblW w:w="0" w:type="auto"/>
            <w:tblLook w:val="04A0" w:firstRow="1" w:lastRow="0" w:firstColumn="1" w:lastColumn="0" w:noHBand="0" w:noVBand="1"/>
          </w:tblPr>
        </w:tblPrChange>
      </w:tblPr>
      <w:tblGrid>
        <w:gridCol w:w="1207"/>
        <w:gridCol w:w="1337"/>
        <w:gridCol w:w="3337"/>
        <w:gridCol w:w="994"/>
        <w:gridCol w:w="1244"/>
        <w:gridCol w:w="1231"/>
        <w:tblGridChange w:id="10747">
          <w:tblGrid>
            <w:gridCol w:w="1207"/>
            <w:gridCol w:w="663"/>
            <w:gridCol w:w="674"/>
            <w:gridCol w:w="1196"/>
            <w:gridCol w:w="1870"/>
            <w:gridCol w:w="271"/>
            <w:gridCol w:w="994"/>
            <w:gridCol w:w="605"/>
            <w:gridCol w:w="639"/>
            <w:gridCol w:w="1231"/>
            <w:gridCol w:w="1870"/>
          </w:tblGrid>
        </w:tblGridChange>
      </w:tblGrid>
      <w:tr w:rsidR="005302DB" w14:paraId="6E99C956" w14:textId="77777777" w:rsidTr="005302DB">
        <w:trPr>
          <w:ins w:id="10748" w:author="Steven" w:date="2022-03-29T12:13:00Z"/>
        </w:trPr>
        <w:tc>
          <w:tcPr>
            <w:tcW w:w="1653" w:type="dxa"/>
            <w:tcPrChange w:id="10749" w:author="Steven" w:date="2022-03-29T12:14:00Z">
              <w:tcPr>
                <w:tcW w:w="1870" w:type="dxa"/>
                <w:gridSpan w:val="2"/>
              </w:tcPr>
            </w:tcPrChange>
          </w:tcPr>
          <w:p w14:paraId="1EBBFE8E" w14:textId="7B6D7F97" w:rsidR="005302DB" w:rsidRDefault="005302DB" w:rsidP="005302DB">
            <w:pPr>
              <w:rPr>
                <w:ins w:id="10750" w:author="Steven" w:date="2022-03-29T12:13:00Z"/>
              </w:rPr>
            </w:pPr>
            <w:ins w:id="10751" w:author="Steven" w:date="2022-03-29T12:14:00Z">
              <w:r>
                <w:t>Section</w:t>
              </w:r>
            </w:ins>
          </w:p>
        </w:tc>
        <w:tc>
          <w:tcPr>
            <w:tcW w:w="1347" w:type="dxa"/>
            <w:tcPrChange w:id="10752" w:author="Steven" w:date="2022-03-29T12:14:00Z">
              <w:tcPr>
                <w:tcW w:w="1870" w:type="dxa"/>
                <w:gridSpan w:val="2"/>
              </w:tcPr>
            </w:tcPrChange>
          </w:tcPr>
          <w:p w14:paraId="0FDBBAF5" w14:textId="18E91E7D" w:rsidR="005302DB" w:rsidRDefault="005302DB" w:rsidP="005302DB">
            <w:pPr>
              <w:rPr>
                <w:ins w:id="10753" w:author="Steven" w:date="2022-03-29T12:14:00Z"/>
              </w:rPr>
            </w:pPr>
            <w:ins w:id="10754" w:author="Steven" w:date="2022-03-29T12:14:00Z">
              <w:r>
                <w:t>Parameter</w:t>
              </w:r>
            </w:ins>
          </w:p>
        </w:tc>
        <w:tc>
          <w:tcPr>
            <w:tcW w:w="1464" w:type="dxa"/>
            <w:tcPrChange w:id="10755" w:author="Steven" w:date="2022-03-29T12:14:00Z">
              <w:tcPr>
                <w:tcW w:w="1870" w:type="dxa"/>
              </w:tcPr>
            </w:tcPrChange>
          </w:tcPr>
          <w:p w14:paraId="2D214AF4" w14:textId="7F05780E" w:rsidR="005302DB" w:rsidRDefault="005302DB" w:rsidP="005302DB">
            <w:pPr>
              <w:rPr>
                <w:ins w:id="10756" w:author="Steven" w:date="2022-03-29T12:13:00Z"/>
              </w:rPr>
            </w:pPr>
            <w:ins w:id="10757" w:author="Steven" w:date="2022-03-29T12:14:00Z">
              <w:r>
                <w:t>Tag</w:t>
              </w:r>
            </w:ins>
          </w:p>
        </w:tc>
        <w:tc>
          <w:tcPr>
            <w:tcW w:w="1574" w:type="dxa"/>
            <w:tcPrChange w:id="10758" w:author="Steven" w:date="2022-03-29T12:14:00Z">
              <w:tcPr>
                <w:tcW w:w="1870" w:type="dxa"/>
                <w:gridSpan w:val="3"/>
              </w:tcPr>
            </w:tcPrChange>
          </w:tcPr>
          <w:p w14:paraId="71454369" w14:textId="063FD54E" w:rsidR="005302DB" w:rsidRDefault="005302DB" w:rsidP="005302DB">
            <w:pPr>
              <w:rPr>
                <w:ins w:id="10759" w:author="Steven" w:date="2022-03-29T12:13:00Z"/>
              </w:rPr>
            </w:pPr>
            <w:ins w:id="10760" w:author="Steven" w:date="2022-03-29T12:14:00Z">
              <w:r>
                <w:t>Default Value</w:t>
              </w:r>
            </w:ins>
          </w:p>
        </w:tc>
        <w:tc>
          <w:tcPr>
            <w:tcW w:w="1658" w:type="dxa"/>
            <w:tcPrChange w:id="10761" w:author="Steven" w:date="2022-03-29T12:14:00Z">
              <w:tcPr>
                <w:tcW w:w="1870" w:type="dxa"/>
                <w:gridSpan w:val="2"/>
              </w:tcPr>
            </w:tcPrChange>
          </w:tcPr>
          <w:p w14:paraId="09380C02" w14:textId="176E2AC2" w:rsidR="005302DB" w:rsidRDefault="005302DB" w:rsidP="005302DB">
            <w:pPr>
              <w:rPr>
                <w:ins w:id="10762" w:author="Steven" w:date="2022-03-29T12:13:00Z"/>
              </w:rPr>
            </w:pPr>
            <w:ins w:id="10763" w:author="Steven" w:date="2022-03-29T12:14:00Z">
              <w:r>
                <w:t>Required?</w:t>
              </w:r>
            </w:ins>
          </w:p>
        </w:tc>
        <w:tc>
          <w:tcPr>
            <w:tcW w:w="1654" w:type="dxa"/>
            <w:tcPrChange w:id="10764" w:author="Steven" w:date="2022-03-29T12:14:00Z">
              <w:tcPr>
                <w:tcW w:w="1870" w:type="dxa"/>
              </w:tcPr>
            </w:tcPrChange>
          </w:tcPr>
          <w:p w14:paraId="46315BC1" w14:textId="61D63FF0" w:rsidR="005302DB" w:rsidRDefault="005302DB" w:rsidP="005302DB">
            <w:pPr>
              <w:rPr>
                <w:ins w:id="10765" w:author="Steven" w:date="2022-03-29T12:13:00Z"/>
              </w:rPr>
            </w:pPr>
            <w:ins w:id="10766" w:author="Steven" w:date="2022-03-29T12:14:00Z">
              <w:r>
                <w:t>Reference</w:t>
              </w:r>
            </w:ins>
          </w:p>
        </w:tc>
      </w:tr>
      <w:tr w:rsidR="005302DB" w14:paraId="09B39381" w14:textId="77777777" w:rsidTr="005302DB">
        <w:trPr>
          <w:ins w:id="10767" w:author="Steven" w:date="2022-03-29T12:13:00Z"/>
        </w:trPr>
        <w:tc>
          <w:tcPr>
            <w:tcW w:w="1653" w:type="dxa"/>
            <w:tcPrChange w:id="10768" w:author="Steven" w:date="2022-03-29T12:14:00Z">
              <w:tcPr>
                <w:tcW w:w="1870" w:type="dxa"/>
                <w:gridSpan w:val="2"/>
              </w:tcPr>
            </w:tcPrChange>
          </w:tcPr>
          <w:p w14:paraId="1CCDDA5C" w14:textId="7BDD0717" w:rsidR="005302DB" w:rsidRDefault="005302DB" w:rsidP="005302DB">
            <w:pPr>
              <w:rPr>
                <w:ins w:id="10769" w:author="Steven" w:date="2022-03-29T12:13:00Z"/>
              </w:rPr>
            </w:pPr>
            <w:ins w:id="10770" w:author="Steven" w:date="2022-03-29T12:14:00Z">
              <w:r>
                <w:t>Constants</w:t>
              </w:r>
            </w:ins>
          </w:p>
        </w:tc>
        <w:tc>
          <w:tcPr>
            <w:tcW w:w="1347" w:type="dxa"/>
            <w:tcPrChange w:id="10771" w:author="Steven" w:date="2022-03-29T12:14:00Z">
              <w:tcPr>
                <w:tcW w:w="1870" w:type="dxa"/>
                <w:gridSpan w:val="2"/>
              </w:tcPr>
            </w:tcPrChange>
          </w:tcPr>
          <w:p w14:paraId="44E7BDDF" w14:textId="0ABA9901" w:rsidR="005302DB" w:rsidRDefault="005302DB">
            <w:pPr>
              <w:rPr>
                <w:ins w:id="10772" w:author="Steven" w:date="2022-03-29T12:14:00Z"/>
              </w:rPr>
            </w:pPr>
            <w:ins w:id="10773" w:author="Steven" w:date="2022-03-29T12:15:00Z">
              <w:r>
                <w:t xml:space="preserve">Min </w:t>
              </w:r>
            </w:ins>
            <w:ins w:id="10774" w:author="Steven" w:date="2022-03-29T12:31:00Z">
              <w:r w:rsidR="007C0769">
                <w:t>s</w:t>
              </w:r>
            </w:ins>
            <w:ins w:id="10775" w:author="Steven" w:date="2022-03-29T12:15:00Z">
              <w:r>
                <w:t xml:space="preserve">cale </w:t>
              </w:r>
            </w:ins>
            <w:ins w:id="10776" w:author="Steven" w:date="2022-03-29T12:31:00Z">
              <w:r w:rsidR="007C0769">
                <w:t>f</w:t>
              </w:r>
            </w:ins>
            <w:ins w:id="10777" w:author="Steven" w:date="2022-03-29T12:15:00Z">
              <w:r>
                <w:t>actor</w:t>
              </w:r>
            </w:ins>
          </w:p>
        </w:tc>
        <w:tc>
          <w:tcPr>
            <w:tcW w:w="1464" w:type="dxa"/>
            <w:tcPrChange w:id="10778" w:author="Steven" w:date="2022-03-29T12:14:00Z">
              <w:tcPr>
                <w:tcW w:w="1870" w:type="dxa"/>
              </w:tcPr>
            </w:tcPrChange>
          </w:tcPr>
          <w:p w14:paraId="203EC77A" w14:textId="237D9CCD" w:rsidR="005302DB" w:rsidRPr="005302DB" w:rsidRDefault="005302DB" w:rsidP="005302DB">
            <w:pPr>
              <w:rPr>
                <w:ins w:id="10779" w:author="Steven" w:date="2022-03-29T12:13:00Z"/>
                <w:rFonts w:ascii="Courier New" w:hAnsi="Courier New" w:cs="Courier New"/>
                <w:sz w:val="20"/>
                <w:szCs w:val="20"/>
                <w:rPrChange w:id="10780" w:author="Steven" w:date="2022-03-29T12:15:00Z">
                  <w:rPr>
                    <w:ins w:id="10781" w:author="Steven" w:date="2022-03-29T12:13:00Z"/>
                  </w:rPr>
                </w:rPrChange>
              </w:rPr>
            </w:pPr>
            <w:ins w:id="10782" w:author="Steven" w:date="2022-03-29T12:15:00Z">
              <w:r>
                <w:rPr>
                  <w:rFonts w:ascii="Courier New" w:hAnsi="Courier New" w:cs="Courier New"/>
                  <w:sz w:val="20"/>
                  <w:szCs w:val="20"/>
                </w:rPr>
                <w:t>&lt;min_scale_factor&gt;</w:t>
              </w:r>
            </w:ins>
          </w:p>
        </w:tc>
        <w:tc>
          <w:tcPr>
            <w:tcW w:w="1574" w:type="dxa"/>
            <w:tcPrChange w:id="10783" w:author="Steven" w:date="2022-03-29T12:14:00Z">
              <w:tcPr>
                <w:tcW w:w="1870" w:type="dxa"/>
                <w:gridSpan w:val="3"/>
              </w:tcPr>
            </w:tcPrChange>
          </w:tcPr>
          <w:p w14:paraId="237754CF" w14:textId="28AC40BB" w:rsidR="005302DB" w:rsidRDefault="007C0769" w:rsidP="005302DB">
            <w:pPr>
              <w:rPr>
                <w:ins w:id="10784" w:author="Steven" w:date="2022-03-29T12:13:00Z"/>
              </w:rPr>
            </w:pPr>
            <w:ins w:id="10785" w:author="Steven" w:date="2022-03-29T12:31:00Z">
              <w:r>
                <w:t>1e-2</w:t>
              </w:r>
            </w:ins>
          </w:p>
        </w:tc>
        <w:tc>
          <w:tcPr>
            <w:tcW w:w="1658" w:type="dxa"/>
            <w:tcPrChange w:id="10786" w:author="Steven" w:date="2022-03-29T12:14:00Z">
              <w:tcPr>
                <w:tcW w:w="1870" w:type="dxa"/>
                <w:gridSpan w:val="2"/>
              </w:tcPr>
            </w:tcPrChange>
          </w:tcPr>
          <w:p w14:paraId="33FD5999" w14:textId="7F1B7E15" w:rsidR="005302DB" w:rsidRDefault="005302DB" w:rsidP="005302DB">
            <w:pPr>
              <w:rPr>
                <w:ins w:id="10787" w:author="Steven" w:date="2022-03-29T12:13:00Z"/>
              </w:rPr>
            </w:pPr>
          </w:p>
        </w:tc>
        <w:tc>
          <w:tcPr>
            <w:tcW w:w="1654" w:type="dxa"/>
            <w:tcPrChange w:id="10788" w:author="Steven" w:date="2022-03-29T12:14:00Z">
              <w:tcPr>
                <w:tcW w:w="1870" w:type="dxa"/>
              </w:tcPr>
            </w:tcPrChange>
          </w:tcPr>
          <w:p w14:paraId="1963189A" w14:textId="77777777" w:rsidR="005302DB" w:rsidRDefault="005302DB" w:rsidP="005302DB">
            <w:pPr>
              <w:rPr>
                <w:ins w:id="10789" w:author="Steven" w:date="2022-03-29T12:13:00Z"/>
              </w:rPr>
            </w:pPr>
          </w:p>
        </w:tc>
      </w:tr>
      <w:tr w:rsidR="005302DB" w14:paraId="12B76357" w14:textId="77777777" w:rsidTr="005302DB">
        <w:trPr>
          <w:ins w:id="10790" w:author="Steven" w:date="2022-03-29T12:13:00Z"/>
        </w:trPr>
        <w:tc>
          <w:tcPr>
            <w:tcW w:w="1653" w:type="dxa"/>
            <w:tcPrChange w:id="10791" w:author="Steven" w:date="2022-03-29T12:14:00Z">
              <w:tcPr>
                <w:tcW w:w="1870" w:type="dxa"/>
                <w:gridSpan w:val="2"/>
              </w:tcPr>
            </w:tcPrChange>
          </w:tcPr>
          <w:p w14:paraId="492E813F" w14:textId="77777777" w:rsidR="005302DB" w:rsidRDefault="005302DB" w:rsidP="005302DB">
            <w:pPr>
              <w:rPr>
                <w:ins w:id="10792" w:author="Steven" w:date="2022-03-29T12:13:00Z"/>
              </w:rPr>
            </w:pPr>
          </w:p>
        </w:tc>
        <w:tc>
          <w:tcPr>
            <w:tcW w:w="1347" w:type="dxa"/>
            <w:tcPrChange w:id="10793" w:author="Steven" w:date="2022-03-29T12:14:00Z">
              <w:tcPr>
                <w:tcW w:w="1870" w:type="dxa"/>
                <w:gridSpan w:val="2"/>
              </w:tcPr>
            </w:tcPrChange>
          </w:tcPr>
          <w:p w14:paraId="0C571875" w14:textId="2D0FC7FB" w:rsidR="005302DB" w:rsidRDefault="007C0769" w:rsidP="005302DB">
            <w:pPr>
              <w:rPr>
                <w:ins w:id="10794" w:author="Steven" w:date="2022-03-29T12:14:00Z"/>
              </w:rPr>
            </w:pPr>
            <w:ins w:id="10795" w:author="Steven" w:date="2022-03-29T12:31:00Z">
              <w:r>
                <w:t>Bounds tolerance</w:t>
              </w:r>
            </w:ins>
          </w:p>
        </w:tc>
        <w:tc>
          <w:tcPr>
            <w:tcW w:w="1464" w:type="dxa"/>
            <w:tcPrChange w:id="10796" w:author="Steven" w:date="2022-03-29T12:14:00Z">
              <w:tcPr>
                <w:tcW w:w="1870" w:type="dxa"/>
              </w:tcPr>
            </w:tcPrChange>
          </w:tcPr>
          <w:p w14:paraId="18212F5F" w14:textId="162673DB" w:rsidR="005302DB" w:rsidRPr="005302DB" w:rsidRDefault="007C0769" w:rsidP="005302DB">
            <w:pPr>
              <w:rPr>
                <w:ins w:id="10797" w:author="Steven" w:date="2022-03-29T12:13:00Z"/>
                <w:rFonts w:ascii="Courier New" w:hAnsi="Courier New" w:cs="Courier New"/>
                <w:sz w:val="20"/>
                <w:szCs w:val="20"/>
                <w:rPrChange w:id="10798" w:author="Steven" w:date="2022-03-29T12:15:00Z">
                  <w:rPr>
                    <w:ins w:id="10799" w:author="Steven" w:date="2022-03-29T12:13:00Z"/>
                  </w:rPr>
                </w:rPrChange>
              </w:rPr>
            </w:pPr>
            <w:ins w:id="10800" w:author="Steven" w:date="2022-03-29T12:31:00Z">
              <w:r>
                <w:rPr>
                  <w:rFonts w:ascii="Courier New" w:hAnsi="Courier New" w:cs="Courier New"/>
                  <w:sz w:val="20"/>
                  <w:szCs w:val="20"/>
                </w:rPr>
                <w:t>&lt;bounds_tolerance&gt;</w:t>
              </w:r>
            </w:ins>
          </w:p>
        </w:tc>
        <w:tc>
          <w:tcPr>
            <w:tcW w:w="1574" w:type="dxa"/>
            <w:tcPrChange w:id="10801" w:author="Steven" w:date="2022-03-29T12:14:00Z">
              <w:tcPr>
                <w:tcW w:w="1870" w:type="dxa"/>
                <w:gridSpan w:val="3"/>
              </w:tcPr>
            </w:tcPrChange>
          </w:tcPr>
          <w:p w14:paraId="4C230F0D" w14:textId="5453FC5D" w:rsidR="005302DB" w:rsidRDefault="007C0769" w:rsidP="005302DB">
            <w:pPr>
              <w:rPr>
                <w:ins w:id="10802" w:author="Steven" w:date="2022-03-29T12:13:00Z"/>
              </w:rPr>
            </w:pPr>
            <w:ins w:id="10803" w:author="Steven" w:date="2022-03-29T12:31:00Z">
              <w:r>
                <w:t>1e-2</w:t>
              </w:r>
            </w:ins>
          </w:p>
        </w:tc>
        <w:tc>
          <w:tcPr>
            <w:tcW w:w="1658" w:type="dxa"/>
            <w:tcPrChange w:id="10804" w:author="Steven" w:date="2022-03-29T12:14:00Z">
              <w:tcPr>
                <w:tcW w:w="1870" w:type="dxa"/>
                <w:gridSpan w:val="2"/>
              </w:tcPr>
            </w:tcPrChange>
          </w:tcPr>
          <w:p w14:paraId="780540C2" w14:textId="77777777" w:rsidR="005302DB" w:rsidRDefault="005302DB" w:rsidP="005302DB">
            <w:pPr>
              <w:rPr>
                <w:ins w:id="10805" w:author="Steven" w:date="2022-03-29T12:13:00Z"/>
              </w:rPr>
            </w:pPr>
          </w:p>
        </w:tc>
        <w:tc>
          <w:tcPr>
            <w:tcW w:w="1654" w:type="dxa"/>
            <w:tcPrChange w:id="10806" w:author="Steven" w:date="2022-03-29T12:14:00Z">
              <w:tcPr>
                <w:tcW w:w="1870" w:type="dxa"/>
              </w:tcPr>
            </w:tcPrChange>
          </w:tcPr>
          <w:p w14:paraId="7C9246E9" w14:textId="77777777" w:rsidR="005302DB" w:rsidRDefault="005302DB" w:rsidP="005302DB">
            <w:pPr>
              <w:rPr>
                <w:ins w:id="10807" w:author="Steven" w:date="2022-03-29T12:13:00Z"/>
              </w:rPr>
            </w:pPr>
          </w:p>
        </w:tc>
      </w:tr>
      <w:tr w:rsidR="005302DB" w14:paraId="24675DF8" w14:textId="77777777" w:rsidTr="005302DB">
        <w:trPr>
          <w:ins w:id="10808" w:author="Steven" w:date="2022-03-29T12:13:00Z"/>
        </w:trPr>
        <w:tc>
          <w:tcPr>
            <w:tcW w:w="1653" w:type="dxa"/>
            <w:tcPrChange w:id="10809" w:author="Steven" w:date="2022-03-29T12:14:00Z">
              <w:tcPr>
                <w:tcW w:w="1870" w:type="dxa"/>
                <w:gridSpan w:val="2"/>
              </w:tcPr>
            </w:tcPrChange>
          </w:tcPr>
          <w:p w14:paraId="206ABC7A" w14:textId="77777777" w:rsidR="005302DB" w:rsidRDefault="005302DB" w:rsidP="005302DB">
            <w:pPr>
              <w:rPr>
                <w:ins w:id="10810" w:author="Steven" w:date="2022-03-29T12:13:00Z"/>
              </w:rPr>
            </w:pPr>
          </w:p>
        </w:tc>
        <w:tc>
          <w:tcPr>
            <w:tcW w:w="1347" w:type="dxa"/>
            <w:tcPrChange w:id="10811" w:author="Steven" w:date="2022-03-29T12:14:00Z">
              <w:tcPr>
                <w:tcW w:w="1870" w:type="dxa"/>
                <w:gridSpan w:val="2"/>
              </w:tcPr>
            </w:tcPrChange>
          </w:tcPr>
          <w:p w14:paraId="57D2ECCD" w14:textId="2462567C" w:rsidR="005302DB" w:rsidRDefault="007C0769" w:rsidP="005302DB">
            <w:pPr>
              <w:rPr>
                <w:ins w:id="10812" w:author="Steven" w:date="2022-03-29T12:14:00Z"/>
              </w:rPr>
            </w:pPr>
            <w:ins w:id="10813" w:author="Steven" w:date="2022-03-29T12:31:00Z">
              <w:r>
                <w:t>Growth substeps</w:t>
              </w:r>
            </w:ins>
          </w:p>
        </w:tc>
        <w:tc>
          <w:tcPr>
            <w:tcW w:w="1464" w:type="dxa"/>
            <w:tcPrChange w:id="10814" w:author="Steven" w:date="2022-03-29T12:14:00Z">
              <w:tcPr>
                <w:tcW w:w="1870" w:type="dxa"/>
              </w:tcPr>
            </w:tcPrChange>
          </w:tcPr>
          <w:p w14:paraId="39CD4CD1" w14:textId="03E285CD" w:rsidR="005302DB" w:rsidRPr="005302DB" w:rsidRDefault="007C0769" w:rsidP="005302DB">
            <w:pPr>
              <w:rPr>
                <w:ins w:id="10815" w:author="Steven" w:date="2022-03-29T12:13:00Z"/>
                <w:rFonts w:ascii="Courier New" w:hAnsi="Courier New" w:cs="Courier New"/>
                <w:sz w:val="20"/>
                <w:szCs w:val="20"/>
                <w:rPrChange w:id="10816" w:author="Steven" w:date="2022-03-29T12:15:00Z">
                  <w:rPr>
                    <w:ins w:id="10817" w:author="Steven" w:date="2022-03-29T12:13:00Z"/>
                  </w:rPr>
                </w:rPrChange>
              </w:rPr>
            </w:pPr>
            <w:ins w:id="10818" w:author="Steven" w:date="2022-03-29T12:31:00Z">
              <w:r>
                <w:rPr>
                  <w:rFonts w:ascii="Courier New" w:hAnsi="Courier New" w:cs="Courier New"/>
                  <w:sz w:val="20"/>
                  <w:szCs w:val="20"/>
                </w:rPr>
                <w:t>&lt;growth_substeps&gt;</w:t>
              </w:r>
            </w:ins>
          </w:p>
        </w:tc>
        <w:tc>
          <w:tcPr>
            <w:tcW w:w="1574" w:type="dxa"/>
            <w:tcPrChange w:id="10819" w:author="Steven" w:date="2022-03-29T12:14:00Z">
              <w:tcPr>
                <w:tcW w:w="1870" w:type="dxa"/>
                <w:gridSpan w:val="3"/>
              </w:tcPr>
            </w:tcPrChange>
          </w:tcPr>
          <w:p w14:paraId="1408C61F" w14:textId="27663298" w:rsidR="005302DB" w:rsidRDefault="007C0769" w:rsidP="005302DB">
            <w:pPr>
              <w:rPr>
                <w:ins w:id="10820" w:author="Steven" w:date="2022-03-29T12:13:00Z"/>
              </w:rPr>
            </w:pPr>
            <w:ins w:id="10821" w:author="Steven" w:date="2022-03-29T12:31:00Z">
              <w:r>
                <w:t>3</w:t>
              </w:r>
            </w:ins>
          </w:p>
        </w:tc>
        <w:tc>
          <w:tcPr>
            <w:tcW w:w="1658" w:type="dxa"/>
            <w:tcPrChange w:id="10822" w:author="Steven" w:date="2022-03-29T12:14:00Z">
              <w:tcPr>
                <w:tcW w:w="1870" w:type="dxa"/>
                <w:gridSpan w:val="2"/>
              </w:tcPr>
            </w:tcPrChange>
          </w:tcPr>
          <w:p w14:paraId="2FA53EB9" w14:textId="77777777" w:rsidR="005302DB" w:rsidRDefault="005302DB" w:rsidP="005302DB">
            <w:pPr>
              <w:rPr>
                <w:ins w:id="10823" w:author="Steven" w:date="2022-03-29T12:13:00Z"/>
              </w:rPr>
            </w:pPr>
          </w:p>
        </w:tc>
        <w:tc>
          <w:tcPr>
            <w:tcW w:w="1654" w:type="dxa"/>
            <w:tcPrChange w:id="10824" w:author="Steven" w:date="2022-03-29T12:14:00Z">
              <w:tcPr>
                <w:tcW w:w="1870" w:type="dxa"/>
              </w:tcPr>
            </w:tcPrChange>
          </w:tcPr>
          <w:p w14:paraId="7164002B" w14:textId="77777777" w:rsidR="005302DB" w:rsidRDefault="005302DB" w:rsidP="005302DB">
            <w:pPr>
              <w:rPr>
                <w:ins w:id="10825" w:author="Steven" w:date="2022-03-29T12:13:00Z"/>
              </w:rPr>
            </w:pPr>
          </w:p>
        </w:tc>
      </w:tr>
      <w:tr w:rsidR="005302DB" w14:paraId="355932BC" w14:textId="77777777" w:rsidTr="005302DB">
        <w:trPr>
          <w:ins w:id="10826" w:author="Steven" w:date="2022-03-29T12:13:00Z"/>
        </w:trPr>
        <w:tc>
          <w:tcPr>
            <w:tcW w:w="1653" w:type="dxa"/>
            <w:tcPrChange w:id="10827" w:author="Steven" w:date="2022-03-29T12:14:00Z">
              <w:tcPr>
                <w:tcW w:w="1870" w:type="dxa"/>
                <w:gridSpan w:val="2"/>
              </w:tcPr>
            </w:tcPrChange>
          </w:tcPr>
          <w:p w14:paraId="2C8CBFBF" w14:textId="77777777" w:rsidR="005302DB" w:rsidRDefault="005302DB" w:rsidP="005302DB">
            <w:pPr>
              <w:rPr>
                <w:ins w:id="10828" w:author="Steven" w:date="2022-03-29T12:13:00Z"/>
              </w:rPr>
            </w:pPr>
          </w:p>
        </w:tc>
        <w:tc>
          <w:tcPr>
            <w:tcW w:w="1347" w:type="dxa"/>
            <w:tcPrChange w:id="10829" w:author="Steven" w:date="2022-03-29T12:14:00Z">
              <w:tcPr>
                <w:tcW w:w="1870" w:type="dxa"/>
                <w:gridSpan w:val="2"/>
              </w:tcPr>
            </w:tcPrChange>
          </w:tcPr>
          <w:p w14:paraId="352205B2" w14:textId="73B11742" w:rsidR="005302DB" w:rsidRDefault="007C0769" w:rsidP="005302DB">
            <w:pPr>
              <w:rPr>
                <w:ins w:id="10830" w:author="Steven" w:date="2022-03-29T12:14:00Z"/>
              </w:rPr>
            </w:pPr>
            <w:ins w:id="10831" w:author="Steven" w:date="2022-03-29T12:31:00Z">
              <w:r>
                <w:t>Min angio timestep</w:t>
              </w:r>
            </w:ins>
          </w:p>
        </w:tc>
        <w:tc>
          <w:tcPr>
            <w:tcW w:w="1464" w:type="dxa"/>
            <w:tcPrChange w:id="10832" w:author="Steven" w:date="2022-03-29T12:14:00Z">
              <w:tcPr>
                <w:tcW w:w="1870" w:type="dxa"/>
              </w:tcPr>
            </w:tcPrChange>
          </w:tcPr>
          <w:p w14:paraId="2EA4D542" w14:textId="4CEBC833" w:rsidR="005302DB" w:rsidRPr="005302DB" w:rsidRDefault="007C0769" w:rsidP="005302DB">
            <w:pPr>
              <w:rPr>
                <w:ins w:id="10833" w:author="Steven" w:date="2022-03-29T12:13:00Z"/>
                <w:rFonts w:ascii="Courier New" w:hAnsi="Courier New" w:cs="Courier New"/>
                <w:sz w:val="20"/>
                <w:szCs w:val="20"/>
                <w:rPrChange w:id="10834" w:author="Steven" w:date="2022-03-29T12:15:00Z">
                  <w:rPr>
                    <w:ins w:id="10835" w:author="Steven" w:date="2022-03-29T12:13:00Z"/>
                  </w:rPr>
                </w:rPrChange>
              </w:rPr>
            </w:pPr>
            <w:ins w:id="10836" w:author="Steven" w:date="2022-03-29T12:32:00Z">
              <w:r>
                <w:rPr>
                  <w:rFonts w:ascii="Courier New" w:hAnsi="Courier New" w:cs="Courier New"/>
                  <w:sz w:val="20"/>
                  <w:szCs w:val="20"/>
                </w:rPr>
                <w:t>&lt;min_angio_dt&gt;</w:t>
              </w:r>
            </w:ins>
          </w:p>
        </w:tc>
        <w:tc>
          <w:tcPr>
            <w:tcW w:w="1574" w:type="dxa"/>
            <w:tcPrChange w:id="10837" w:author="Steven" w:date="2022-03-29T12:14:00Z">
              <w:tcPr>
                <w:tcW w:w="1870" w:type="dxa"/>
                <w:gridSpan w:val="3"/>
              </w:tcPr>
            </w:tcPrChange>
          </w:tcPr>
          <w:p w14:paraId="04961AC6" w14:textId="07B1AEA5" w:rsidR="005302DB" w:rsidRDefault="007C0769" w:rsidP="005302DB">
            <w:pPr>
              <w:rPr>
                <w:ins w:id="10838" w:author="Steven" w:date="2022-03-29T12:13:00Z"/>
              </w:rPr>
            </w:pPr>
            <w:ins w:id="10839" w:author="Steven" w:date="2022-03-29T12:32:00Z">
              <w:r>
                <w:t>None</w:t>
              </w:r>
            </w:ins>
          </w:p>
        </w:tc>
        <w:tc>
          <w:tcPr>
            <w:tcW w:w="1658" w:type="dxa"/>
            <w:tcPrChange w:id="10840" w:author="Steven" w:date="2022-03-29T12:14:00Z">
              <w:tcPr>
                <w:tcW w:w="1870" w:type="dxa"/>
                <w:gridSpan w:val="2"/>
              </w:tcPr>
            </w:tcPrChange>
          </w:tcPr>
          <w:p w14:paraId="0D8DD096" w14:textId="77777777" w:rsidR="005302DB" w:rsidRDefault="005302DB" w:rsidP="005302DB">
            <w:pPr>
              <w:rPr>
                <w:ins w:id="10841" w:author="Steven" w:date="2022-03-29T12:13:00Z"/>
              </w:rPr>
            </w:pPr>
          </w:p>
        </w:tc>
        <w:tc>
          <w:tcPr>
            <w:tcW w:w="1654" w:type="dxa"/>
            <w:tcPrChange w:id="10842" w:author="Steven" w:date="2022-03-29T12:14:00Z">
              <w:tcPr>
                <w:tcW w:w="1870" w:type="dxa"/>
              </w:tcPr>
            </w:tcPrChange>
          </w:tcPr>
          <w:p w14:paraId="1487B5E1" w14:textId="77777777" w:rsidR="005302DB" w:rsidRDefault="005302DB" w:rsidP="005302DB">
            <w:pPr>
              <w:rPr>
                <w:ins w:id="10843" w:author="Steven" w:date="2022-03-29T12:13:00Z"/>
              </w:rPr>
            </w:pPr>
          </w:p>
        </w:tc>
      </w:tr>
      <w:tr w:rsidR="007C0769" w14:paraId="56F16384" w14:textId="77777777" w:rsidTr="005302DB">
        <w:trPr>
          <w:ins w:id="10844" w:author="Steven" w:date="2022-03-29T12:32:00Z"/>
        </w:trPr>
        <w:tc>
          <w:tcPr>
            <w:tcW w:w="1653" w:type="dxa"/>
          </w:tcPr>
          <w:p w14:paraId="1C606A64" w14:textId="77777777" w:rsidR="007C0769" w:rsidRDefault="007C0769" w:rsidP="005302DB">
            <w:pPr>
              <w:rPr>
                <w:ins w:id="10845" w:author="Steven" w:date="2022-03-29T12:32:00Z"/>
              </w:rPr>
            </w:pPr>
          </w:p>
        </w:tc>
        <w:tc>
          <w:tcPr>
            <w:tcW w:w="1347" w:type="dxa"/>
          </w:tcPr>
          <w:p w14:paraId="39DE443D" w14:textId="604FC353" w:rsidR="007C0769" w:rsidRDefault="007C0769" w:rsidP="005302DB">
            <w:pPr>
              <w:rPr>
                <w:ins w:id="10846" w:author="Steven" w:date="2022-03-29T12:32:00Z"/>
              </w:rPr>
            </w:pPr>
            <w:ins w:id="10847" w:author="Steven" w:date="2022-03-29T12:32:00Z">
              <w:r>
                <w:t>Max angio timestep</w:t>
              </w:r>
            </w:ins>
          </w:p>
        </w:tc>
        <w:tc>
          <w:tcPr>
            <w:tcW w:w="1464" w:type="dxa"/>
          </w:tcPr>
          <w:p w14:paraId="1EEC9DB2" w14:textId="1203E05C" w:rsidR="007C0769" w:rsidRDefault="007C0769" w:rsidP="005302DB">
            <w:pPr>
              <w:rPr>
                <w:ins w:id="10848" w:author="Steven" w:date="2022-03-29T12:32:00Z"/>
                <w:rFonts w:ascii="Courier New" w:hAnsi="Courier New" w:cs="Courier New"/>
                <w:sz w:val="20"/>
                <w:szCs w:val="20"/>
              </w:rPr>
            </w:pPr>
            <w:ins w:id="10849" w:author="Steven" w:date="2022-03-29T12:32:00Z">
              <w:r>
                <w:rPr>
                  <w:rFonts w:ascii="Courier New" w:hAnsi="Courier New" w:cs="Courier New"/>
                  <w:sz w:val="20"/>
                  <w:szCs w:val="20"/>
                </w:rPr>
                <w:t>&lt;max_angio_dt&gt;</w:t>
              </w:r>
            </w:ins>
          </w:p>
        </w:tc>
        <w:tc>
          <w:tcPr>
            <w:tcW w:w="1574" w:type="dxa"/>
          </w:tcPr>
          <w:p w14:paraId="766A7EB7" w14:textId="4D8860DC" w:rsidR="007C0769" w:rsidRDefault="007C0769" w:rsidP="005302DB">
            <w:pPr>
              <w:rPr>
                <w:ins w:id="10850" w:author="Steven" w:date="2022-03-29T12:32:00Z"/>
              </w:rPr>
            </w:pPr>
            <w:ins w:id="10851" w:author="Steven" w:date="2022-03-29T12:32:00Z">
              <w:r>
                <w:t>0.25</w:t>
              </w:r>
            </w:ins>
            <w:ins w:id="10852" w:author="Steven" w:date="2022-03-29T14:15:00Z">
              <w:r w:rsidR="00504CEA">
                <w:t xml:space="preserve"> days</w:t>
              </w:r>
            </w:ins>
          </w:p>
        </w:tc>
        <w:tc>
          <w:tcPr>
            <w:tcW w:w="1658" w:type="dxa"/>
          </w:tcPr>
          <w:p w14:paraId="6E8C3680" w14:textId="77777777" w:rsidR="007C0769" w:rsidRDefault="007C0769" w:rsidP="005302DB">
            <w:pPr>
              <w:rPr>
                <w:ins w:id="10853" w:author="Steven" w:date="2022-03-29T12:32:00Z"/>
              </w:rPr>
            </w:pPr>
          </w:p>
        </w:tc>
        <w:tc>
          <w:tcPr>
            <w:tcW w:w="1654" w:type="dxa"/>
          </w:tcPr>
          <w:p w14:paraId="1413CECE" w14:textId="77777777" w:rsidR="007C0769" w:rsidRDefault="007C0769" w:rsidP="005302DB">
            <w:pPr>
              <w:rPr>
                <w:ins w:id="10854" w:author="Steven" w:date="2022-03-29T12:32:00Z"/>
              </w:rPr>
            </w:pPr>
          </w:p>
        </w:tc>
      </w:tr>
      <w:tr w:rsidR="007C0769" w14:paraId="1D86BB68" w14:textId="77777777" w:rsidTr="005302DB">
        <w:trPr>
          <w:ins w:id="10855" w:author="Steven" w:date="2022-03-29T12:32:00Z"/>
        </w:trPr>
        <w:tc>
          <w:tcPr>
            <w:tcW w:w="1653" w:type="dxa"/>
          </w:tcPr>
          <w:p w14:paraId="383814A5" w14:textId="77777777" w:rsidR="007C0769" w:rsidRDefault="007C0769" w:rsidP="005302DB">
            <w:pPr>
              <w:rPr>
                <w:ins w:id="10856" w:author="Steven" w:date="2022-03-29T12:32:00Z"/>
              </w:rPr>
            </w:pPr>
          </w:p>
        </w:tc>
        <w:tc>
          <w:tcPr>
            <w:tcW w:w="1347" w:type="dxa"/>
          </w:tcPr>
          <w:p w14:paraId="5A7CCEDD" w14:textId="64BEBC01" w:rsidR="007C0769" w:rsidRDefault="007C0769" w:rsidP="005302DB">
            <w:pPr>
              <w:rPr>
                <w:ins w:id="10857" w:author="Steven" w:date="2022-03-29T12:32:00Z"/>
              </w:rPr>
            </w:pPr>
            <w:ins w:id="10858" w:author="Steven" w:date="2022-03-29T12:32:00Z">
              <w:r>
                <w:t>Bounce</w:t>
              </w:r>
            </w:ins>
          </w:p>
        </w:tc>
        <w:tc>
          <w:tcPr>
            <w:tcW w:w="1464" w:type="dxa"/>
          </w:tcPr>
          <w:p w14:paraId="0118D4B9" w14:textId="2D232EB5" w:rsidR="007C0769" w:rsidRDefault="007C0769" w:rsidP="005302DB">
            <w:pPr>
              <w:rPr>
                <w:ins w:id="10859" w:author="Steven" w:date="2022-03-29T12:32:00Z"/>
                <w:rFonts w:ascii="Courier New" w:hAnsi="Courier New" w:cs="Courier New"/>
                <w:sz w:val="20"/>
                <w:szCs w:val="20"/>
              </w:rPr>
            </w:pPr>
            <w:ins w:id="10860" w:author="Steven" w:date="2022-03-29T12:32:00Z">
              <w:r>
                <w:rPr>
                  <w:rFonts w:ascii="Courier New" w:hAnsi="Courier New" w:cs="Courier New"/>
                  <w:sz w:val="20"/>
                  <w:szCs w:val="20"/>
                </w:rPr>
                <w:t>&lt;bounce&gt;</w:t>
              </w:r>
            </w:ins>
          </w:p>
        </w:tc>
        <w:tc>
          <w:tcPr>
            <w:tcW w:w="1574" w:type="dxa"/>
          </w:tcPr>
          <w:p w14:paraId="30A567EB" w14:textId="6DC6AF05" w:rsidR="007C0769" w:rsidRDefault="007C0769" w:rsidP="005302DB">
            <w:pPr>
              <w:rPr>
                <w:ins w:id="10861" w:author="Steven" w:date="2022-03-29T12:32:00Z"/>
              </w:rPr>
            </w:pPr>
            <w:ins w:id="10862" w:author="Steven" w:date="2022-03-29T12:32:00Z">
              <w:r>
                <w:t>1</w:t>
              </w:r>
            </w:ins>
          </w:p>
        </w:tc>
        <w:tc>
          <w:tcPr>
            <w:tcW w:w="1658" w:type="dxa"/>
          </w:tcPr>
          <w:p w14:paraId="54906A61" w14:textId="77777777" w:rsidR="007C0769" w:rsidRDefault="007C0769" w:rsidP="005302DB">
            <w:pPr>
              <w:rPr>
                <w:ins w:id="10863" w:author="Steven" w:date="2022-03-29T12:32:00Z"/>
              </w:rPr>
            </w:pPr>
          </w:p>
        </w:tc>
        <w:tc>
          <w:tcPr>
            <w:tcW w:w="1654" w:type="dxa"/>
          </w:tcPr>
          <w:p w14:paraId="434DDF92" w14:textId="77777777" w:rsidR="007C0769" w:rsidRDefault="007C0769" w:rsidP="005302DB">
            <w:pPr>
              <w:rPr>
                <w:ins w:id="10864" w:author="Steven" w:date="2022-03-29T12:32:00Z"/>
              </w:rPr>
            </w:pPr>
          </w:p>
        </w:tc>
      </w:tr>
      <w:tr w:rsidR="00504CEA" w14:paraId="4ED2B119" w14:textId="77777777" w:rsidTr="005302DB">
        <w:trPr>
          <w:ins w:id="10865" w:author="Steven" w:date="2022-03-29T14:14:00Z"/>
        </w:trPr>
        <w:tc>
          <w:tcPr>
            <w:tcW w:w="1653" w:type="dxa"/>
          </w:tcPr>
          <w:p w14:paraId="6F2B91E8" w14:textId="77777777" w:rsidR="00504CEA" w:rsidRDefault="00504CEA" w:rsidP="005302DB">
            <w:pPr>
              <w:rPr>
                <w:ins w:id="10866" w:author="Steven" w:date="2022-03-29T14:14:00Z"/>
              </w:rPr>
            </w:pPr>
          </w:p>
        </w:tc>
        <w:tc>
          <w:tcPr>
            <w:tcW w:w="1347" w:type="dxa"/>
          </w:tcPr>
          <w:p w14:paraId="7589674A" w14:textId="77777777" w:rsidR="00504CEA" w:rsidRDefault="00504CEA" w:rsidP="005302DB">
            <w:pPr>
              <w:rPr>
                <w:ins w:id="10867" w:author="Steven" w:date="2022-03-29T14:14:00Z"/>
              </w:rPr>
            </w:pPr>
          </w:p>
        </w:tc>
        <w:tc>
          <w:tcPr>
            <w:tcW w:w="1464" w:type="dxa"/>
          </w:tcPr>
          <w:p w14:paraId="334C8562" w14:textId="77777777" w:rsidR="00504CEA" w:rsidRDefault="00504CEA" w:rsidP="005302DB">
            <w:pPr>
              <w:rPr>
                <w:ins w:id="10868" w:author="Steven" w:date="2022-03-29T14:14:00Z"/>
                <w:rFonts w:ascii="Courier New" w:hAnsi="Courier New" w:cs="Courier New"/>
                <w:sz w:val="20"/>
                <w:szCs w:val="20"/>
              </w:rPr>
            </w:pPr>
          </w:p>
        </w:tc>
        <w:tc>
          <w:tcPr>
            <w:tcW w:w="1574" w:type="dxa"/>
          </w:tcPr>
          <w:p w14:paraId="19A5D20D" w14:textId="77777777" w:rsidR="00504CEA" w:rsidRDefault="00504CEA" w:rsidP="005302DB">
            <w:pPr>
              <w:rPr>
                <w:ins w:id="10869" w:author="Steven" w:date="2022-03-29T14:14:00Z"/>
              </w:rPr>
            </w:pPr>
          </w:p>
        </w:tc>
        <w:tc>
          <w:tcPr>
            <w:tcW w:w="1658" w:type="dxa"/>
          </w:tcPr>
          <w:p w14:paraId="09780136" w14:textId="77777777" w:rsidR="00504CEA" w:rsidRDefault="00504CEA" w:rsidP="005302DB">
            <w:pPr>
              <w:rPr>
                <w:ins w:id="10870" w:author="Steven" w:date="2022-03-29T14:14:00Z"/>
              </w:rPr>
            </w:pPr>
          </w:p>
        </w:tc>
        <w:tc>
          <w:tcPr>
            <w:tcW w:w="1654" w:type="dxa"/>
          </w:tcPr>
          <w:p w14:paraId="5BD328D7" w14:textId="77777777" w:rsidR="00504CEA" w:rsidRDefault="00504CEA" w:rsidP="005302DB">
            <w:pPr>
              <w:rPr>
                <w:ins w:id="10871" w:author="Steven" w:date="2022-03-29T14:14:00Z"/>
              </w:rPr>
            </w:pPr>
          </w:p>
        </w:tc>
      </w:tr>
      <w:tr w:rsidR="00504CEA" w14:paraId="56EB8641" w14:textId="77777777" w:rsidTr="005302DB">
        <w:trPr>
          <w:ins w:id="10872" w:author="Steven" w:date="2022-03-29T14:14:00Z"/>
        </w:trPr>
        <w:tc>
          <w:tcPr>
            <w:tcW w:w="1653" w:type="dxa"/>
          </w:tcPr>
          <w:p w14:paraId="78369FED" w14:textId="605659A3" w:rsidR="00504CEA" w:rsidRDefault="00504CEA" w:rsidP="005302DB">
            <w:pPr>
              <w:rPr>
                <w:ins w:id="10873" w:author="Steven" w:date="2022-03-29T14:14:00Z"/>
              </w:rPr>
            </w:pPr>
            <w:ins w:id="10874" w:author="Steven" w:date="2022-03-29T14:14:00Z">
              <w:r>
                <w:t>Angio stress policy</w:t>
              </w:r>
            </w:ins>
          </w:p>
        </w:tc>
        <w:tc>
          <w:tcPr>
            <w:tcW w:w="1347" w:type="dxa"/>
          </w:tcPr>
          <w:p w14:paraId="62A24B1F" w14:textId="61C8335F" w:rsidR="00504CEA" w:rsidRDefault="00504CEA" w:rsidP="005302DB">
            <w:pPr>
              <w:rPr>
                <w:ins w:id="10875" w:author="Steven" w:date="2022-03-29T14:14:00Z"/>
              </w:rPr>
            </w:pPr>
            <w:ins w:id="10876" w:author="Steven" w:date="2022-03-29T14:14:00Z">
              <w:r>
                <w:t>Sprout fan exponential</w:t>
              </w:r>
            </w:ins>
          </w:p>
        </w:tc>
        <w:tc>
          <w:tcPr>
            <w:tcW w:w="1464" w:type="dxa"/>
          </w:tcPr>
          <w:p w14:paraId="0728C034" w14:textId="212740A1" w:rsidR="00504CEA" w:rsidRDefault="00504CEA" w:rsidP="005302DB">
            <w:pPr>
              <w:rPr>
                <w:ins w:id="10877" w:author="Steven" w:date="2022-03-29T14:14:00Z"/>
                <w:rFonts w:ascii="Courier New" w:hAnsi="Courier New" w:cs="Courier New"/>
                <w:sz w:val="20"/>
                <w:szCs w:val="20"/>
              </w:rPr>
            </w:pPr>
            <w:ins w:id="10878" w:author="Steven" w:date="2022-03-29T14:14:00Z">
              <w:r>
                <w:rPr>
                  <w:rFonts w:ascii="Courier New" w:hAnsi="Courier New" w:cs="Courier New"/>
                  <w:sz w:val="20"/>
                  <w:szCs w:val="20"/>
                </w:rPr>
                <w:t>&lt;fan_exponential&gt;</w:t>
              </w:r>
            </w:ins>
          </w:p>
        </w:tc>
        <w:tc>
          <w:tcPr>
            <w:tcW w:w="1574" w:type="dxa"/>
          </w:tcPr>
          <w:p w14:paraId="4162397F" w14:textId="16D28D60" w:rsidR="00504CEA" w:rsidRDefault="00504CEA" w:rsidP="005302DB">
            <w:pPr>
              <w:rPr>
                <w:ins w:id="10879" w:author="Steven" w:date="2022-03-29T14:14:00Z"/>
              </w:rPr>
            </w:pPr>
            <w:ins w:id="10880" w:author="Steven" w:date="2022-03-29T14:14:00Z">
              <w:r>
                <w:t>2</w:t>
              </w:r>
            </w:ins>
          </w:p>
        </w:tc>
        <w:tc>
          <w:tcPr>
            <w:tcW w:w="1658" w:type="dxa"/>
          </w:tcPr>
          <w:p w14:paraId="70449639" w14:textId="77777777" w:rsidR="00504CEA" w:rsidRDefault="00504CEA" w:rsidP="005302DB">
            <w:pPr>
              <w:rPr>
                <w:ins w:id="10881" w:author="Steven" w:date="2022-03-29T14:14:00Z"/>
              </w:rPr>
            </w:pPr>
          </w:p>
        </w:tc>
        <w:tc>
          <w:tcPr>
            <w:tcW w:w="1654" w:type="dxa"/>
          </w:tcPr>
          <w:p w14:paraId="124407CA" w14:textId="77777777" w:rsidR="00504CEA" w:rsidRDefault="00504CEA" w:rsidP="005302DB">
            <w:pPr>
              <w:rPr>
                <w:ins w:id="10882" w:author="Steven" w:date="2022-03-29T14:14:00Z"/>
              </w:rPr>
            </w:pPr>
          </w:p>
        </w:tc>
      </w:tr>
      <w:tr w:rsidR="00504CEA" w14:paraId="7C98A4F9" w14:textId="77777777" w:rsidTr="005302DB">
        <w:trPr>
          <w:ins w:id="10883" w:author="Steven" w:date="2022-03-29T14:14:00Z"/>
        </w:trPr>
        <w:tc>
          <w:tcPr>
            <w:tcW w:w="1653" w:type="dxa"/>
          </w:tcPr>
          <w:p w14:paraId="37DD9EC9" w14:textId="77777777" w:rsidR="00504CEA" w:rsidRDefault="00504CEA" w:rsidP="005302DB">
            <w:pPr>
              <w:rPr>
                <w:ins w:id="10884" w:author="Steven" w:date="2022-03-29T14:14:00Z"/>
              </w:rPr>
            </w:pPr>
          </w:p>
        </w:tc>
        <w:tc>
          <w:tcPr>
            <w:tcW w:w="1347" w:type="dxa"/>
          </w:tcPr>
          <w:p w14:paraId="4C2165D4" w14:textId="45D5F7D4" w:rsidR="00504CEA" w:rsidRDefault="00504CEA" w:rsidP="005302DB">
            <w:pPr>
              <w:rPr>
                <w:ins w:id="10885" w:author="Steven" w:date="2022-03-29T14:14:00Z"/>
              </w:rPr>
            </w:pPr>
            <w:ins w:id="10886" w:author="Steven" w:date="2022-03-29T14:14:00Z">
              <w:r>
                <w:t>Sprout range</w:t>
              </w:r>
            </w:ins>
          </w:p>
        </w:tc>
        <w:tc>
          <w:tcPr>
            <w:tcW w:w="1464" w:type="dxa"/>
          </w:tcPr>
          <w:p w14:paraId="384C4391" w14:textId="4E6D2FCB" w:rsidR="00504CEA" w:rsidRDefault="00504CEA" w:rsidP="005302DB">
            <w:pPr>
              <w:rPr>
                <w:ins w:id="10887" w:author="Steven" w:date="2022-03-29T14:14:00Z"/>
                <w:rFonts w:ascii="Courier New" w:hAnsi="Courier New" w:cs="Courier New"/>
                <w:sz w:val="20"/>
                <w:szCs w:val="20"/>
              </w:rPr>
            </w:pPr>
            <w:ins w:id="10888" w:author="Steven" w:date="2022-03-29T14:14:00Z">
              <w:r>
                <w:rPr>
                  <w:rFonts w:ascii="Courier New" w:hAnsi="Courier New" w:cs="Courier New"/>
                  <w:sz w:val="20"/>
                  <w:szCs w:val="20"/>
                </w:rPr>
                <w:t>&lt;sprout_range&gt;</w:t>
              </w:r>
            </w:ins>
          </w:p>
        </w:tc>
        <w:tc>
          <w:tcPr>
            <w:tcW w:w="1574" w:type="dxa"/>
          </w:tcPr>
          <w:p w14:paraId="60C8EB70" w14:textId="01FA1869" w:rsidR="00504CEA" w:rsidRDefault="00504CEA" w:rsidP="005302DB">
            <w:pPr>
              <w:rPr>
                <w:ins w:id="10889" w:author="Steven" w:date="2022-03-29T14:14:00Z"/>
              </w:rPr>
            </w:pPr>
            <w:ins w:id="10890" w:author="Steven" w:date="2022-03-29T14:14:00Z">
              <w:r>
                <w:t>200</w:t>
              </w:r>
            </w:ins>
            <w:ins w:id="10891" w:author="Steven" w:date="2022-03-29T14:15:00Z">
              <w:r>
                <w:t xml:space="preserve"> μm </w:t>
              </w:r>
            </w:ins>
          </w:p>
        </w:tc>
        <w:tc>
          <w:tcPr>
            <w:tcW w:w="1658" w:type="dxa"/>
          </w:tcPr>
          <w:p w14:paraId="16FD18C2" w14:textId="77777777" w:rsidR="00504CEA" w:rsidRDefault="00504CEA" w:rsidP="005302DB">
            <w:pPr>
              <w:rPr>
                <w:ins w:id="10892" w:author="Steven" w:date="2022-03-29T14:14:00Z"/>
              </w:rPr>
            </w:pPr>
          </w:p>
        </w:tc>
        <w:tc>
          <w:tcPr>
            <w:tcW w:w="1654" w:type="dxa"/>
          </w:tcPr>
          <w:p w14:paraId="06AB81A1" w14:textId="77777777" w:rsidR="00504CEA" w:rsidRDefault="00504CEA" w:rsidP="005302DB">
            <w:pPr>
              <w:rPr>
                <w:ins w:id="10893" w:author="Steven" w:date="2022-03-29T14:14:00Z"/>
              </w:rPr>
            </w:pPr>
          </w:p>
        </w:tc>
      </w:tr>
      <w:tr w:rsidR="00504CEA" w14:paraId="07E1D118" w14:textId="77777777" w:rsidTr="005302DB">
        <w:trPr>
          <w:ins w:id="10894" w:author="Steven" w:date="2022-03-29T14:14:00Z"/>
        </w:trPr>
        <w:tc>
          <w:tcPr>
            <w:tcW w:w="1653" w:type="dxa"/>
          </w:tcPr>
          <w:p w14:paraId="01071D05" w14:textId="77777777" w:rsidR="00504CEA" w:rsidRDefault="00504CEA" w:rsidP="005302DB">
            <w:pPr>
              <w:rPr>
                <w:ins w:id="10895" w:author="Steven" w:date="2022-03-29T14:14:00Z"/>
              </w:rPr>
            </w:pPr>
          </w:p>
        </w:tc>
        <w:tc>
          <w:tcPr>
            <w:tcW w:w="1347" w:type="dxa"/>
          </w:tcPr>
          <w:p w14:paraId="08F108A9" w14:textId="6B70E2B1" w:rsidR="00504CEA" w:rsidRDefault="008B2432" w:rsidP="005302DB">
            <w:pPr>
              <w:rPr>
                <w:ins w:id="10896" w:author="Steven" w:date="2022-03-29T14:14:00Z"/>
              </w:rPr>
            </w:pPr>
            <w:ins w:id="10897" w:author="Steven" w:date="2022-03-29T14:26:00Z">
              <w:r>
                <w:t>Sprout radius multiplier</w:t>
              </w:r>
            </w:ins>
          </w:p>
        </w:tc>
        <w:tc>
          <w:tcPr>
            <w:tcW w:w="1464" w:type="dxa"/>
          </w:tcPr>
          <w:p w14:paraId="21E5E595" w14:textId="249C8770" w:rsidR="00504CEA" w:rsidRDefault="008B2432" w:rsidP="005302DB">
            <w:pPr>
              <w:rPr>
                <w:ins w:id="10898" w:author="Steven" w:date="2022-03-29T14:14:00Z"/>
                <w:rFonts w:ascii="Courier New" w:hAnsi="Courier New" w:cs="Courier New"/>
                <w:sz w:val="20"/>
                <w:szCs w:val="20"/>
              </w:rPr>
            </w:pPr>
            <w:ins w:id="10899" w:author="Steven" w:date="2022-03-29T14:26:00Z">
              <w:r>
                <w:rPr>
                  <w:rFonts w:ascii="Courier New" w:hAnsi="Courier New" w:cs="Courier New"/>
                  <w:sz w:val="20"/>
                  <w:szCs w:val="20"/>
                </w:rPr>
                <w:t>&lt;sprout_radius_multiplier&gt;</w:t>
              </w:r>
            </w:ins>
          </w:p>
        </w:tc>
        <w:tc>
          <w:tcPr>
            <w:tcW w:w="1574" w:type="dxa"/>
          </w:tcPr>
          <w:p w14:paraId="0BA54E3A" w14:textId="27DA39D8" w:rsidR="00504CEA" w:rsidRDefault="008B2432" w:rsidP="005302DB">
            <w:pPr>
              <w:rPr>
                <w:ins w:id="10900" w:author="Steven" w:date="2022-03-29T14:14:00Z"/>
              </w:rPr>
            </w:pPr>
            <w:ins w:id="10901" w:author="Steven" w:date="2022-03-29T14:26:00Z">
              <w:r>
                <w:t>3</w:t>
              </w:r>
            </w:ins>
          </w:p>
        </w:tc>
        <w:tc>
          <w:tcPr>
            <w:tcW w:w="1658" w:type="dxa"/>
          </w:tcPr>
          <w:p w14:paraId="5FB6AEAB" w14:textId="77777777" w:rsidR="00504CEA" w:rsidRDefault="00504CEA" w:rsidP="005302DB">
            <w:pPr>
              <w:rPr>
                <w:ins w:id="10902" w:author="Steven" w:date="2022-03-29T14:14:00Z"/>
              </w:rPr>
            </w:pPr>
          </w:p>
        </w:tc>
        <w:tc>
          <w:tcPr>
            <w:tcW w:w="1654" w:type="dxa"/>
          </w:tcPr>
          <w:p w14:paraId="7E57C307" w14:textId="77777777" w:rsidR="00504CEA" w:rsidRDefault="00504CEA" w:rsidP="005302DB">
            <w:pPr>
              <w:rPr>
                <w:ins w:id="10903" w:author="Steven" w:date="2022-03-29T14:14:00Z"/>
              </w:rPr>
            </w:pPr>
          </w:p>
        </w:tc>
      </w:tr>
      <w:tr w:rsidR="00504CEA" w14:paraId="633419FB" w14:textId="77777777" w:rsidTr="005302DB">
        <w:trPr>
          <w:ins w:id="10904" w:author="Steven" w:date="2022-03-29T14:14:00Z"/>
        </w:trPr>
        <w:tc>
          <w:tcPr>
            <w:tcW w:w="1653" w:type="dxa"/>
          </w:tcPr>
          <w:p w14:paraId="771BE661" w14:textId="77777777" w:rsidR="00504CEA" w:rsidRDefault="00504CEA" w:rsidP="005302DB">
            <w:pPr>
              <w:rPr>
                <w:ins w:id="10905" w:author="Steven" w:date="2022-03-29T14:14:00Z"/>
              </w:rPr>
            </w:pPr>
          </w:p>
        </w:tc>
        <w:tc>
          <w:tcPr>
            <w:tcW w:w="1347" w:type="dxa"/>
          </w:tcPr>
          <w:p w14:paraId="0461FDD2" w14:textId="77777777" w:rsidR="00504CEA" w:rsidRDefault="00504CEA" w:rsidP="005302DB">
            <w:pPr>
              <w:rPr>
                <w:ins w:id="10906" w:author="Steven" w:date="2022-03-29T14:14:00Z"/>
              </w:rPr>
            </w:pPr>
          </w:p>
        </w:tc>
        <w:tc>
          <w:tcPr>
            <w:tcW w:w="1464" w:type="dxa"/>
          </w:tcPr>
          <w:p w14:paraId="3E530807" w14:textId="77777777" w:rsidR="00504CEA" w:rsidRDefault="00504CEA" w:rsidP="005302DB">
            <w:pPr>
              <w:rPr>
                <w:ins w:id="10907" w:author="Steven" w:date="2022-03-29T14:14:00Z"/>
                <w:rFonts w:ascii="Courier New" w:hAnsi="Courier New" w:cs="Courier New"/>
                <w:sz w:val="20"/>
                <w:szCs w:val="20"/>
              </w:rPr>
            </w:pPr>
          </w:p>
        </w:tc>
        <w:tc>
          <w:tcPr>
            <w:tcW w:w="1574" w:type="dxa"/>
          </w:tcPr>
          <w:p w14:paraId="1267CADD" w14:textId="77777777" w:rsidR="00504CEA" w:rsidRDefault="00504CEA" w:rsidP="005302DB">
            <w:pPr>
              <w:rPr>
                <w:ins w:id="10908" w:author="Steven" w:date="2022-03-29T14:14:00Z"/>
              </w:rPr>
            </w:pPr>
          </w:p>
        </w:tc>
        <w:tc>
          <w:tcPr>
            <w:tcW w:w="1658" w:type="dxa"/>
          </w:tcPr>
          <w:p w14:paraId="32DE3D5A" w14:textId="77777777" w:rsidR="00504CEA" w:rsidRDefault="00504CEA" w:rsidP="005302DB">
            <w:pPr>
              <w:rPr>
                <w:ins w:id="10909" w:author="Steven" w:date="2022-03-29T14:14:00Z"/>
              </w:rPr>
            </w:pPr>
          </w:p>
        </w:tc>
        <w:tc>
          <w:tcPr>
            <w:tcW w:w="1654" w:type="dxa"/>
          </w:tcPr>
          <w:p w14:paraId="12E480F6" w14:textId="77777777" w:rsidR="00504CEA" w:rsidRDefault="00504CEA" w:rsidP="005302DB">
            <w:pPr>
              <w:rPr>
                <w:ins w:id="10910" w:author="Steven" w:date="2022-03-29T14:14:00Z"/>
              </w:rPr>
            </w:pPr>
          </w:p>
        </w:tc>
      </w:tr>
      <w:tr w:rsidR="00504CEA" w14:paraId="00008121" w14:textId="77777777" w:rsidTr="005302DB">
        <w:trPr>
          <w:ins w:id="10911" w:author="Steven" w:date="2022-03-29T14:14:00Z"/>
        </w:trPr>
        <w:tc>
          <w:tcPr>
            <w:tcW w:w="1653" w:type="dxa"/>
          </w:tcPr>
          <w:p w14:paraId="08208B14" w14:textId="77777777" w:rsidR="00504CEA" w:rsidRDefault="00504CEA" w:rsidP="005302DB">
            <w:pPr>
              <w:rPr>
                <w:ins w:id="10912" w:author="Steven" w:date="2022-03-29T14:14:00Z"/>
              </w:rPr>
            </w:pPr>
          </w:p>
        </w:tc>
        <w:tc>
          <w:tcPr>
            <w:tcW w:w="1347" w:type="dxa"/>
          </w:tcPr>
          <w:p w14:paraId="6384332A" w14:textId="77777777" w:rsidR="00504CEA" w:rsidRDefault="00504CEA" w:rsidP="005302DB">
            <w:pPr>
              <w:rPr>
                <w:ins w:id="10913" w:author="Steven" w:date="2022-03-29T14:14:00Z"/>
              </w:rPr>
            </w:pPr>
          </w:p>
        </w:tc>
        <w:tc>
          <w:tcPr>
            <w:tcW w:w="1464" w:type="dxa"/>
          </w:tcPr>
          <w:p w14:paraId="61ABB53D" w14:textId="77777777" w:rsidR="00504CEA" w:rsidRDefault="00504CEA" w:rsidP="005302DB">
            <w:pPr>
              <w:rPr>
                <w:ins w:id="10914" w:author="Steven" w:date="2022-03-29T14:14:00Z"/>
                <w:rFonts w:ascii="Courier New" w:hAnsi="Courier New" w:cs="Courier New"/>
                <w:sz w:val="20"/>
                <w:szCs w:val="20"/>
              </w:rPr>
            </w:pPr>
          </w:p>
        </w:tc>
        <w:tc>
          <w:tcPr>
            <w:tcW w:w="1574" w:type="dxa"/>
          </w:tcPr>
          <w:p w14:paraId="1354BCFB" w14:textId="77777777" w:rsidR="00504CEA" w:rsidRDefault="00504CEA" w:rsidP="005302DB">
            <w:pPr>
              <w:rPr>
                <w:ins w:id="10915" w:author="Steven" w:date="2022-03-29T14:14:00Z"/>
              </w:rPr>
            </w:pPr>
          </w:p>
        </w:tc>
        <w:tc>
          <w:tcPr>
            <w:tcW w:w="1658" w:type="dxa"/>
          </w:tcPr>
          <w:p w14:paraId="34E2982A" w14:textId="77777777" w:rsidR="00504CEA" w:rsidRDefault="00504CEA" w:rsidP="005302DB">
            <w:pPr>
              <w:rPr>
                <w:ins w:id="10916" w:author="Steven" w:date="2022-03-29T14:14:00Z"/>
              </w:rPr>
            </w:pPr>
          </w:p>
        </w:tc>
        <w:tc>
          <w:tcPr>
            <w:tcW w:w="1654" w:type="dxa"/>
          </w:tcPr>
          <w:p w14:paraId="73F458D3" w14:textId="77777777" w:rsidR="00504CEA" w:rsidRDefault="00504CEA" w:rsidP="005302DB">
            <w:pPr>
              <w:rPr>
                <w:ins w:id="10917" w:author="Steven" w:date="2022-03-29T14:14:00Z"/>
              </w:rPr>
            </w:pPr>
          </w:p>
        </w:tc>
      </w:tr>
    </w:tbl>
    <w:p w14:paraId="3DD2FF7E" w14:textId="00DD5BE5" w:rsidR="005302DB" w:rsidRDefault="005302DB">
      <w:pPr>
        <w:rPr>
          <w:ins w:id="10918" w:author="Steven" w:date="2022-03-29T12:12:00Z"/>
        </w:rPr>
        <w:pPrChange w:id="10919" w:author="Steven" w:date="2022-03-29T12:13:00Z">
          <w:pPr>
            <w:jc w:val="left"/>
          </w:pPr>
        </w:pPrChange>
      </w:pPr>
      <w:ins w:id="10920" w:author="Steven" w:date="2022-03-29T12:12:00Z">
        <w:r>
          <w:br w:type="page"/>
        </w:r>
      </w:ins>
    </w:p>
    <w:p w14:paraId="781FE25C" w14:textId="032F04AC" w:rsidR="005302DB" w:rsidRDefault="005302DB">
      <w:pPr>
        <w:pStyle w:val="Heading1"/>
        <w:rPr>
          <w:ins w:id="10921" w:author="Steven" w:date="2022-03-29T12:12:00Z"/>
        </w:rPr>
        <w:pPrChange w:id="10922" w:author="Steven" w:date="2022-03-29T12:12:00Z">
          <w:pPr>
            <w:ind w:left="720" w:hanging="720"/>
          </w:pPr>
        </w:pPrChange>
      </w:pPr>
      <w:bookmarkStart w:id="10923" w:name="_Toc99726549"/>
      <w:ins w:id="10924" w:author="Steven" w:date="2022-03-29T12:12:00Z">
        <w:r>
          <w:lastRenderedPageBreak/>
          <w:t>References</w:t>
        </w:r>
        <w:bookmarkEnd w:id="10923"/>
      </w:ins>
    </w:p>
    <w:p w14:paraId="05CDFBDE" w14:textId="5C605EC0" w:rsidR="006A0BC1" w:rsidDel="005F5D29" w:rsidRDefault="006A0BC1" w:rsidP="006A0BC1">
      <w:pPr>
        <w:pStyle w:val="Heading1"/>
        <w:numPr>
          <w:ilvl w:val="0"/>
          <w:numId w:val="0"/>
        </w:numPr>
        <w:rPr>
          <w:del w:id="10925" w:author="mp4" w:date="2018-08-24T13:51:00Z"/>
        </w:rPr>
      </w:pPr>
      <w:commentRangeStart w:id="10926"/>
      <w:del w:id="10927" w:author="mp4" w:date="2018-08-24T13:51:00Z">
        <w:r w:rsidDel="005F5D29">
          <w:delText>References</w:delText>
        </w:r>
        <w:commentRangeEnd w:id="10926"/>
        <w:r w:rsidR="00042F45" w:rsidDel="005F5D29">
          <w:rPr>
            <w:rStyle w:val="CommentReference"/>
            <w:rFonts w:cs="Times New Roman"/>
            <w:b w:val="0"/>
            <w:bCs w:val="0"/>
            <w:kern w:val="0"/>
          </w:rPr>
          <w:commentReference w:id="10926"/>
        </w:r>
      </w:del>
    </w:p>
    <w:p w14:paraId="4A4428FF" w14:textId="6657EDBD" w:rsidR="006A0BC1" w:rsidDel="005F5D29" w:rsidRDefault="006A0BC1" w:rsidP="006A0BC1">
      <w:pPr>
        <w:rPr>
          <w:del w:id="10928" w:author="mp4" w:date="2018-08-24T13:51:00Z"/>
          <w:rFonts w:ascii="Courier New" w:hAnsi="Courier New"/>
          <w:sz w:val="20"/>
        </w:rPr>
      </w:pPr>
    </w:p>
    <w:p w14:paraId="070B72F4" w14:textId="45E568CA" w:rsidR="00554341" w:rsidRPr="00554341" w:rsidDel="005F5D29" w:rsidRDefault="006A0BC1" w:rsidP="00554341">
      <w:pPr>
        <w:pStyle w:val="EndNoteBibliography"/>
        <w:rPr>
          <w:del w:id="10929" w:author="mp4" w:date="2018-08-24T13:51:00Z"/>
          <w:noProof/>
        </w:rPr>
      </w:pPr>
      <w:del w:id="10930" w:author="mp4" w:date="2018-08-24T13:51:00Z">
        <w:r w:rsidDel="005F5D29">
          <w:rPr>
            <w:rFonts w:ascii="Courier New" w:hAnsi="Courier New"/>
            <w:sz w:val="20"/>
          </w:rPr>
          <w:fldChar w:fldCharType="begin"/>
        </w:r>
        <w:r w:rsidDel="005F5D29">
          <w:rPr>
            <w:rFonts w:ascii="Courier New" w:hAnsi="Courier New"/>
            <w:sz w:val="20"/>
          </w:rPr>
          <w:delInstrText xml:space="preserve"> ADDIN EN.REFLIST </w:delInstrText>
        </w:r>
        <w:r w:rsidDel="005F5D29">
          <w:rPr>
            <w:rFonts w:ascii="Courier New" w:hAnsi="Courier New"/>
            <w:sz w:val="20"/>
          </w:rPr>
          <w:fldChar w:fldCharType="separate"/>
        </w:r>
        <w:r w:rsidR="00554341" w:rsidRPr="00554341" w:rsidDel="005F5D29">
          <w:rPr>
            <w:noProof/>
          </w:rPr>
          <w:delText>[1]</w:delText>
        </w:r>
        <w:r w:rsidR="00554341" w:rsidRPr="00554341" w:rsidDel="005F5D29">
          <w:rPr>
            <w:noProof/>
          </w:rPr>
          <w:tab/>
          <w:delText>Maker, B. N., 1995, "NIKE3D: A nonlinear, implicit, three-dimensional finite element code for solid and structural mechanics," Lawrence Livermore Lab Tech Rept, UCRL-MA-105268.</w:delText>
        </w:r>
      </w:del>
    </w:p>
    <w:p w14:paraId="1D30E74A" w14:textId="37ECBF9F" w:rsidR="00554341" w:rsidRPr="00554341" w:rsidDel="005F5D29" w:rsidRDefault="00554341" w:rsidP="00554341">
      <w:pPr>
        <w:pStyle w:val="EndNoteBibliography"/>
        <w:rPr>
          <w:del w:id="10931" w:author="mp4" w:date="2018-08-24T13:51:00Z"/>
          <w:noProof/>
        </w:rPr>
      </w:pPr>
      <w:del w:id="10932" w:author="mp4" w:date="2018-08-24T13:51:00Z">
        <w:r w:rsidRPr="00554341" w:rsidDel="005F5D29">
          <w:rPr>
            <w:noProof/>
          </w:rPr>
          <w:delText>[2]</w:delText>
        </w:r>
        <w:r w:rsidRPr="00554341" w:rsidDel="005F5D29">
          <w:rPr>
            <w:noProof/>
          </w:rPr>
          <w:tab/>
          <w:delText>Gee, M. W., Dohrmann, C. R., Key, S. W., and Wall, W. A., 2009, "A uniform nodal strain tetrahedron with isochoric stabilization," Int. J. Numer. Meth. Engng(78), pp. 429-443.</w:delText>
        </w:r>
      </w:del>
    </w:p>
    <w:p w14:paraId="70C50381" w14:textId="196913E2" w:rsidR="00554341" w:rsidRPr="00554341" w:rsidDel="005F5D29" w:rsidRDefault="00554341" w:rsidP="00554341">
      <w:pPr>
        <w:pStyle w:val="EndNoteBibliography"/>
        <w:rPr>
          <w:del w:id="10933" w:author="mp4" w:date="2018-08-24T13:51:00Z"/>
          <w:noProof/>
        </w:rPr>
      </w:pPr>
      <w:del w:id="10934" w:author="mp4" w:date="2018-08-24T13:51:00Z">
        <w:r w:rsidRPr="00554341" w:rsidDel="005F5D29">
          <w:rPr>
            <w:noProof/>
          </w:rPr>
          <w:delText>[3]</w:delText>
        </w:r>
        <w:r w:rsidRPr="00554341" w:rsidDel="005F5D29">
          <w:rPr>
            <w:noProof/>
          </w:rPr>
          <w:tab/>
          <w:delText>Laursen, T. A., and Maker, B. N., 1995, "Augmented Lagrangian quasi-newton solver for constrained nonlinear finite element applications," International Journal for Numerical Methods in Engineering, 38(21), pp. 3571-3590.</w:delText>
        </w:r>
      </w:del>
    </w:p>
    <w:p w14:paraId="5D6E3FD0" w14:textId="18D28F2A" w:rsidR="00554341" w:rsidRPr="00554341" w:rsidDel="005F5D29" w:rsidRDefault="00554341" w:rsidP="00554341">
      <w:pPr>
        <w:pStyle w:val="EndNoteBibliography"/>
        <w:rPr>
          <w:del w:id="10935" w:author="mp4" w:date="2018-08-24T13:51:00Z"/>
          <w:noProof/>
        </w:rPr>
      </w:pPr>
      <w:del w:id="10936" w:author="mp4" w:date="2018-08-24T13:51:00Z">
        <w:r w:rsidRPr="00554341" w:rsidDel="005F5D29">
          <w:rPr>
            <w:noProof/>
          </w:rPr>
          <w:delText>[4]</w:delText>
        </w:r>
        <w:r w:rsidRPr="00554341" w:rsidDel="005F5D29">
          <w:rPr>
            <w:noProof/>
          </w:rPr>
          <w:tab/>
          <w:delText>Ateshian, G., Maas, S., and Weiss, J. A., 2009, "Finite Element Algorithm for Frictionless Contact of Porous Permeable Media under Finite Deformation and Sliding," J. Biomech. Engn.</w:delText>
        </w:r>
      </w:del>
    </w:p>
    <w:p w14:paraId="4679EB9A" w14:textId="60CAF63A" w:rsidR="00554341" w:rsidRPr="00554341" w:rsidDel="005F5D29" w:rsidRDefault="00554341" w:rsidP="00554341">
      <w:pPr>
        <w:pStyle w:val="EndNoteBibliography"/>
        <w:rPr>
          <w:del w:id="10937" w:author="mp4" w:date="2018-08-24T13:51:00Z"/>
          <w:noProof/>
        </w:rPr>
      </w:pPr>
      <w:del w:id="10938" w:author="mp4" w:date="2018-08-24T13:51:00Z">
        <w:r w:rsidRPr="00554341" w:rsidDel="005F5D29">
          <w:rPr>
            <w:noProof/>
          </w:rPr>
          <w:delText>[5]</w:delText>
        </w:r>
        <w:r w:rsidRPr="00554341" w:rsidDel="005F5D29">
          <w:rPr>
            <w:noProof/>
          </w:rPr>
          <w:tab/>
          <w:delText>Simo, J. C., and Taylor, R. L., 1991, "Quasi-incompressible finite elasticity in principal stretches: Continuum basis and numerical algorithms," Computer methods in applied mechanics and engineering, 85, pp. 273-310.</w:delText>
        </w:r>
      </w:del>
    </w:p>
    <w:p w14:paraId="3C654BEB" w14:textId="0968F6ED" w:rsidR="00554341" w:rsidRPr="00554341" w:rsidDel="005F5D29" w:rsidRDefault="00554341" w:rsidP="00554341">
      <w:pPr>
        <w:pStyle w:val="EndNoteBibliography"/>
        <w:rPr>
          <w:del w:id="10939" w:author="mp4" w:date="2018-08-24T13:51:00Z"/>
          <w:noProof/>
        </w:rPr>
      </w:pPr>
      <w:del w:id="10940" w:author="mp4" w:date="2018-08-24T13:51:00Z">
        <w:r w:rsidRPr="00554341" w:rsidDel="005F5D29">
          <w:rPr>
            <w:noProof/>
          </w:rPr>
          <w:delText>[6]</w:delText>
        </w:r>
        <w:r w:rsidRPr="00554341" w:rsidDel="005F5D29">
          <w:rPr>
            <w:noProof/>
          </w:rPr>
          <w:tab/>
          <w:delText>Arruda, E. M., and Boyce, M. C., 1993, "A Three-Dimensional Constitutive Model for the Large Stretch Behavior of Rubber Elastic Materials," J. Mech. Phys. Solids, 41(2), pp. 389-412.</w:delText>
        </w:r>
      </w:del>
    </w:p>
    <w:p w14:paraId="53717336" w14:textId="1078C753" w:rsidR="00554341" w:rsidRPr="00554341" w:rsidDel="005F5D29" w:rsidRDefault="00554341" w:rsidP="00554341">
      <w:pPr>
        <w:pStyle w:val="EndNoteBibliography"/>
        <w:rPr>
          <w:del w:id="10941" w:author="mp4" w:date="2018-08-24T13:51:00Z"/>
          <w:noProof/>
        </w:rPr>
      </w:pPr>
      <w:del w:id="10942" w:author="mp4" w:date="2018-08-24T13:51:00Z">
        <w:r w:rsidRPr="00554341" w:rsidDel="005F5D29">
          <w:rPr>
            <w:noProof/>
          </w:rPr>
          <w:delText>[7]</w:delText>
        </w:r>
        <w:r w:rsidRPr="00554341" w:rsidDel="005F5D29">
          <w:rPr>
            <w:noProof/>
          </w:rPr>
          <w:tab/>
          <w:delText>Lanir, Y., 1983, "Constitutive equations for fibrous connective tissues," J Biomech, 16(1), pp. 1-12.</w:delText>
        </w:r>
      </w:del>
    </w:p>
    <w:p w14:paraId="23E6EABC" w14:textId="04837E71" w:rsidR="00554341" w:rsidRPr="00554341" w:rsidDel="005F5D29" w:rsidRDefault="00554341" w:rsidP="00554341">
      <w:pPr>
        <w:pStyle w:val="EndNoteBibliography"/>
        <w:rPr>
          <w:del w:id="10943" w:author="mp4" w:date="2018-08-24T13:51:00Z"/>
          <w:noProof/>
        </w:rPr>
      </w:pPr>
      <w:bookmarkStart w:id="10944" w:name="_ENREF_8"/>
      <w:del w:id="10945" w:author="mp4" w:date="2018-08-24T13:51:00Z">
        <w:r w:rsidRPr="00554341" w:rsidDel="005F5D29">
          <w:rPr>
            <w:noProof/>
          </w:rPr>
          <w:delText>[8]</w:delText>
        </w:r>
        <w:r w:rsidRPr="00554341" w:rsidDel="005F5D29">
          <w:rPr>
            <w:noProof/>
          </w:rPr>
          <w:tab/>
          <w:delText>Ateshian, G. A., Rajan, V., Chahine, N. O., Canal, C. E., and Hung, C. T., 2009, "Modeling the matrix of articular cartilage using a continuous fiber angular distribution predicts many observed phenomena," J Biomech Eng, 131(6), p. 061003.</w:delText>
        </w:r>
        <w:bookmarkEnd w:id="10944"/>
      </w:del>
    </w:p>
    <w:p w14:paraId="4C77CBBB" w14:textId="7CDB8D36" w:rsidR="00554341" w:rsidRPr="00554341" w:rsidDel="005F5D29" w:rsidRDefault="00554341" w:rsidP="00554341">
      <w:pPr>
        <w:pStyle w:val="EndNoteBibliography"/>
        <w:rPr>
          <w:del w:id="10946" w:author="mp4" w:date="2018-08-24T13:51:00Z"/>
          <w:noProof/>
        </w:rPr>
      </w:pPr>
      <w:bookmarkStart w:id="10947" w:name="_ENREF_9"/>
      <w:del w:id="10948" w:author="mp4" w:date="2018-08-24T13:51:00Z">
        <w:r w:rsidRPr="00554341" w:rsidDel="005F5D29">
          <w:rPr>
            <w:noProof/>
          </w:rPr>
          <w:delText>[9]</w:delText>
        </w:r>
        <w:r w:rsidRPr="00554341" w:rsidDel="005F5D29">
          <w:rPr>
            <w:noProof/>
          </w:rPr>
          <w:tab/>
          <w:delText>Ateshian, G. A., 2007, "Anisotropy of fibrous tissues in relation to the distribution of tensed and buckled fibers," J Biomech Eng, 129(2), pp. 240-249.</w:delText>
        </w:r>
        <w:bookmarkEnd w:id="10947"/>
      </w:del>
    </w:p>
    <w:p w14:paraId="6FA174AB" w14:textId="6455EA12" w:rsidR="00554341" w:rsidRPr="00554341" w:rsidDel="005F5D29" w:rsidRDefault="00554341" w:rsidP="00554341">
      <w:pPr>
        <w:pStyle w:val="EndNoteBibliography"/>
        <w:rPr>
          <w:del w:id="10949" w:author="mp4" w:date="2018-08-24T13:51:00Z"/>
          <w:noProof/>
        </w:rPr>
      </w:pPr>
      <w:bookmarkStart w:id="10950" w:name="_ENREF_10"/>
      <w:del w:id="10951" w:author="mp4" w:date="2018-08-24T13:51:00Z">
        <w:r w:rsidRPr="00554341" w:rsidDel="005F5D29">
          <w:rPr>
            <w:noProof/>
          </w:rPr>
          <w:delText>[10]</w:delText>
        </w:r>
        <w:r w:rsidRPr="00554341" w:rsidDel="005F5D29">
          <w:rPr>
            <w:noProof/>
          </w:rPr>
          <w:tab/>
          <w:delText>Fung, Y. C., 1993, Biomechanics : mechanical properties of living tissues, Springer-Verlag, New York.</w:delText>
        </w:r>
        <w:bookmarkEnd w:id="10950"/>
      </w:del>
    </w:p>
    <w:p w14:paraId="179CFDA9" w14:textId="4F01A12F" w:rsidR="00554341" w:rsidRPr="00554341" w:rsidDel="005F5D29" w:rsidRDefault="00554341" w:rsidP="00554341">
      <w:pPr>
        <w:pStyle w:val="EndNoteBibliography"/>
        <w:rPr>
          <w:del w:id="10952" w:author="mp4" w:date="2018-08-24T13:51:00Z"/>
          <w:noProof/>
        </w:rPr>
      </w:pPr>
      <w:bookmarkStart w:id="10953" w:name="_ENREF_11"/>
      <w:del w:id="10954" w:author="mp4" w:date="2018-08-24T13:51:00Z">
        <w:r w:rsidRPr="00554341" w:rsidDel="005F5D29">
          <w:rPr>
            <w:noProof/>
          </w:rPr>
          <w:delText>[11]</w:delText>
        </w:r>
        <w:r w:rsidRPr="00554341" w:rsidDel="005F5D29">
          <w:rPr>
            <w:noProof/>
          </w:rPr>
          <w:tab/>
          <w:delText>Fung, Y. C., Fronek, K., and Patitucci, P., 1979, "Pseudoelasticity of arteries and the choice of its mathematical expression," Am J Physiol, 237(5), pp. H620-631.</w:delText>
        </w:r>
        <w:bookmarkEnd w:id="10953"/>
      </w:del>
    </w:p>
    <w:p w14:paraId="0880D19A" w14:textId="4293C697" w:rsidR="00554341" w:rsidRPr="00554341" w:rsidDel="005F5D29" w:rsidRDefault="00554341" w:rsidP="00554341">
      <w:pPr>
        <w:pStyle w:val="EndNoteBibliography"/>
        <w:rPr>
          <w:del w:id="10955" w:author="mp4" w:date="2018-08-24T13:51:00Z"/>
          <w:noProof/>
        </w:rPr>
      </w:pPr>
      <w:bookmarkStart w:id="10956" w:name="_ENREF_12"/>
      <w:del w:id="10957" w:author="mp4" w:date="2018-08-24T13:51:00Z">
        <w:r w:rsidRPr="00554341" w:rsidDel="005F5D29">
          <w:rPr>
            <w:noProof/>
          </w:rPr>
          <w:delText>[12]</w:delText>
        </w:r>
        <w:r w:rsidRPr="00554341" w:rsidDel="005F5D29">
          <w:rPr>
            <w:noProof/>
          </w:rPr>
          <w:tab/>
          <w:delText>Ateshian, G. A., and Costa, K. D., 2009, "A frame-invariant formulation of Fung elasticity," J Biomech, 42(6), pp. 781-785.</w:delText>
        </w:r>
        <w:bookmarkEnd w:id="10956"/>
      </w:del>
    </w:p>
    <w:p w14:paraId="7CD547E1" w14:textId="3A366E64" w:rsidR="00554341" w:rsidRPr="00554341" w:rsidDel="005F5D29" w:rsidRDefault="00554341" w:rsidP="00554341">
      <w:pPr>
        <w:pStyle w:val="EndNoteBibliography"/>
        <w:rPr>
          <w:del w:id="10958" w:author="mp4" w:date="2018-08-24T13:51:00Z"/>
          <w:noProof/>
        </w:rPr>
      </w:pPr>
      <w:bookmarkStart w:id="10959" w:name="_ENREF_13"/>
      <w:del w:id="10960" w:author="mp4" w:date="2018-08-24T13:51:00Z">
        <w:r w:rsidRPr="00554341" w:rsidDel="005F5D29">
          <w:rPr>
            <w:noProof/>
          </w:rPr>
          <w:delText>[13]</w:delText>
        </w:r>
        <w:r w:rsidRPr="00554341" w:rsidDel="005F5D29">
          <w:rPr>
            <w:noProof/>
          </w:rPr>
          <w:tab/>
          <w:delText>Blemker, S., 2004, "3D Modeling of Complex Muscle Architecture and Geometry," Stanford University, Stanford.</w:delText>
        </w:r>
        <w:bookmarkEnd w:id="10959"/>
      </w:del>
    </w:p>
    <w:p w14:paraId="5F96751F" w14:textId="098D9A53" w:rsidR="00554341" w:rsidRPr="00554341" w:rsidDel="005F5D29" w:rsidRDefault="00554341" w:rsidP="00554341">
      <w:pPr>
        <w:pStyle w:val="EndNoteBibliography"/>
        <w:rPr>
          <w:del w:id="10961" w:author="mp4" w:date="2018-08-24T13:51:00Z"/>
          <w:noProof/>
        </w:rPr>
      </w:pPr>
      <w:bookmarkStart w:id="10962" w:name="_ENREF_14"/>
      <w:del w:id="10963" w:author="mp4" w:date="2018-08-24T13:51:00Z">
        <w:r w:rsidRPr="00554341" w:rsidDel="005F5D29">
          <w:rPr>
            <w:noProof/>
          </w:rPr>
          <w:delText>[14]</w:delText>
        </w:r>
        <w:r w:rsidRPr="00554341" w:rsidDel="005F5D29">
          <w:rPr>
            <w:noProof/>
          </w:rPr>
          <w:tab/>
          <w:delText>Criscione, J., Douglas, S., and Hunter, W., 2001, "Physically based strain invariant set for materials exhibiting transversely isotropic behavior," J. Mech. Phys. Solids, 49, pp. 871-897.</w:delText>
        </w:r>
        <w:bookmarkEnd w:id="10962"/>
      </w:del>
    </w:p>
    <w:p w14:paraId="7A40C3A4" w14:textId="1866267D" w:rsidR="00554341" w:rsidRPr="00554341" w:rsidDel="005F5D29" w:rsidRDefault="00554341" w:rsidP="00554341">
      <w:pPr>
        <w:pStyle w:val="EndNoteBibliography"/>
        <w:rPr>
          <w:del w:id="10964" w:author="mp4" w:date="2018-08-24T13:51:00Z"/>
          <w:noProof/>
        </w:rPr>
      </w:pPr>
      <w:bookmarkStart w:id="10965" w:name="_ENREF_15"/>
      <w:del w:id="10966" w:author="mp4" w:date="2018-08-24T13:51:00Z">
        <w:r w:rsidRPr="00554341" w:rsidDel="005F5D29">
          <w:rPr>
            <w:noProof/>
          </w:rPr>
          <w:delText>[15]</w:delText>
        </w:r>
        <w:r w:rsidRPr="00554341" w:rsidDel="005F5D29">
          <w:rPr>
            <w:noProof/>
          </w:rPr>
          <w:tab/>
          <w:delText>Spencer, A. J. M., 1984, Continuum Theory of the Mechanics of Fibre-Reinforced Composites, Springer-Verlag, New York.</w:delText>
        </w:r>
        <w:bookmarkEnd w:id="10965"/>
      </w:del>
    </w:p>
    <w:p w14:paraId="74488EA7" w14:textId="0FF576B0" w:rsidR="00554341" w:rsidRPr="00554341" w:rsidDel="005F5D29" w:rsidRDefault="00554341" w:rsidP="00554341">
      <w:pPr>
        <w:pStyle w:val="EndNoteBibliography"/>
        <w:rPr>
          <w:del w:id="10967" w:author="mp4" w:date="2018-08-24T13:51:00Z"/>
          <w:noProof/>
        </w:rPr>
      </w:pPr>
      <w:bookmarkStart w:id="10968" w:name="_ENREF_16"/>
      <w:del w:id="10969" w:author="mp4" w:date="2018-08-24T13:51:00Z">
        <w:r w:rsidRPr="00554341" w:rsidDel="005F5D29">
          <w:rPr>
            <w:noProof/>
          </w:rPr>
          <w:delText>[16]</w:delText>
        </w:r>
        <w:r w:rsidRPr="00554341" w:rsidDel="005F5D29">
          <w:rPr>
            <w:noProof/>
          </w:rPr>
          <w:tab/>
          <w:delText>Ateshian, G. A., Ellis, B. J., and Weiss, J. A., 2007, "Equivalence between short-time biphasic and incompressible elastic material response," J Biomech Eng, In press.</w:delText>
        </w:r>
        <w:bookmarkEnd w:id="10968"/>
      </w:del>
    </w:p>
    <w:p w14:paraId="25F2C42D" w14:textId="0E5D082B" w:rsidR="00554341" w:rsidRPr="00554341" w:rsidDel="005F5D29" w:rsidRDefault="00554341" w:rsidP="00554341">
      <w:pPr>
        <w:pStyle w:val="EndNoteBibliography"/>
        <w:rPr>
          <w:del w:id="10970" w:author="mp4" w:date="2018-08-24T13:51:00Z"/>
          <w:noProof/>
        </w:rPr>
      </w:pPr>
      <w:bookmarkStart w:id="10971" w:name="_ENREF_17"/>
      <w:del w:id="10972" w:author="mp4" w:date="2018-08-24T13:51:00Z">
        <w:r w:rsidRPr="00554341" w:rsidDel="005F5D29">
          <w:rPr>
            <w:noProof/>
          </w:rPr>
          <w:delText>[17]</w:delText>
        </w:r>
        <w:r w:rsidRPr="00554341" w:rsidDel="005F5D29">
          <w:rPr>
            <w:noProof/>
          </w:rPr>
          <w:tab/>
          <w:delText>Puso, M. A., and Weiss, J. A., 1998, "Finite element implementation of anisotropic quasi-linear viscoelasticity using a discrete spectrum approximation," J Biomech Eng, 120(1), pp. 62-70.</w:delText>
        </w:r>
        <w:bookmarkEnd w:id="10971"/>
      </w:del>
    </w:p>
    <w:p w14:paraId="189CC6F2" w14:textId="220F0502" w:rsidR="00554341" w:rsidRPr="00554341" w:rsidDel="005F5D29" w:rsidRDefault="00554341" w:rsidP="00554341">
      <w:pPr>
        <w:pStyle w:val="EndNoteBibliography"/>
        <w:rPr>
          <w:del w:id="10973" w:author="mp4" w:date="2018-08-24T13:51:00Z"/>
          <w:noProof/>
        </w:rPr>
      </w:pPr>
      <w:bookmarkStart w:id="10974" w:name="_ENREF_18"/>
      <w:del w:id="10975" w:author="mp4" w:date="2018-08-24T13:51:00Z">
        <w:r w:rsidRPr="00554341" w:rsidDel="005F5D29">
          <w:rPr>
            <w:noProof/>
          </w:rPr>
          <w:delText>[18]</w:delText>
        </w:r>
        <w:r w:rsidRPr="00554341" w:rsidDel="005F5D29">
          <w:rPr>
            <w:noProof/>
          </w:rPr>
          <w:tab/>
          <w:delText>Quapp, K. M., and Weiss, J. A., 1998, "Material characterization of human medial collateral ligament," J Biomech Eng, 120(6), pp. 757-763.</w:delText>
        </w:r>
        <w:bookmarkEnd w:id="10974"/>
      </w:del>
    </w:p>
    <w:p w14:paraId="40480804" w14:textId="6D439E4F" w:rsidR="00554341" w:rsidRPr="00554341" w:rsidDel="005F5D29" w:rsidRDefault="00554341" w:rsidP="00554341">
      <w:pPr>
        <w:pStyle w:val="EndNoteBibliography"/>
        <w:rPr>
          <w:del w:id="10976" w:author="mp4" w:date="2018-08-24T13:51:00Z"/>
          <w:noProof/>
        </w:rPr>
      </w:pPr>
      <w:bookmarkStart w:id="10977" w:name="_ENREF_19"/>
      <w:del w:id="10978" w:author="mp4" w:date="2018-08-24T13:51:00Z">
        <w:r w:rsidRPr="00554341" w:rsidDel="005F5D29">
          <w:rPr>
            <w:noProof/>
          </w:rPr>
          <w:delText>[19]</w:delText>
        </w:r>
        <w:r w:rsidRPr="00554341" w:rsidDel="005F5D29">
          <w:rPr>
            <w:noProof/>
          </w:rPr>
          <w:tab/>
          <w:delText>Weiss, J. A., Maker, B. N., and Govindjee, S., 1996, "Finite element implementation of incompressible, transversely isotropic hyperelasticity," Computer Methods in Applications of Mechanics and Engineering, 135, pp. 107-128.</w:delText>
        </w:r>
        <w:bookmarkEnd w:id="10977"/>
      </w:del>
    </w:p>
    <w:p w14:paraId="7F8036D6" w14:textId="38A83342" w:rsidR="00554341" w:rsidRPr="00554341" w:rsidDel="005F5D29" w:rsidRDefault="00554341" w:rsidP="00554341">
      <w:pPr>
        <w:pStyle w:val="EndNoteBibliography"/>
        <w:rPr>
          <w:del w:id="10979" w:author="mp4" w:date="2018-08-24T13:51:00Z"/>
          <w:noProof/>
        </w:rPr>
      </w:pPr>
      <w:bookmarkStart w:id="10980" w:name="_ENREF_20"/>
      <w:del w:id="10981" w:author="mp4" w:date="2018-08-24T13:51:00Z">
        <w:r w:rsidRPr="00554341" w:rsidDel="005F5D29">
          <w:rPr>
            <w:noProof/>
          </w:rPr>
          <w:delText>[20]</w:delText>
        </w:r>
        <w:r w:rsidRPr="00554341" w:rsidDel="005F5D29">
          <w:rPr>
            <w:noProof/>
          </w:rPr>
          <w:tab/>
          <w:delText>Veronda, D. R., and Westmann, R. A., 1970, "Mechanical Characterization of Skin - Finite Deformations," J. Biomechanics, Vol. 3, pp. 111-124.</w:delText>
        </w:r>
        <w:bookmarkEnd w:id="10980"/>
      </w:del>
    </w:p>
    <w:p w14:paraId="60FA302C" w14:textId="072B8F02" w:rsidR="00554341" w:rsidRPr="00554341" w:rsidDel="005F5D29" w:rsidRDefault="00554341" w:rsidP="00554341">
      <w:pPr>
        <w:pStyle w:val="EndNoteBibliography"/>
        <w:rPr>
          <w:del w:id="10982" w:author="mp4" w:date="2018-08-24T13:51:00Z"/>
          <w:noProof/>
        </w:rPr>
      </w:pPr>
      <w:bookmarkStart w:id="10983" w:name="_ENREF_21"/>
      <w:del w:id="10984" w:author="mp4" w:date="2018-08-24T13:51:00Z">
        <w:r w:rsidRPr="00554341" w:rsidDel="005F5D29">
          <w:rPr>
            <w:noProof/>
          </w:rPr>
          <w:delText>[21]</w:delText>
        </w:r>
        <w:r w:rsidRPr="00554341" w:rsidDel="005F5D29">
          <w:rPr>
            <w:noProof/>
          </w:rPr>
          <w:tab/>
          <w:delText>Girard, M. J. A., Downs, J. C., and Burgoyne, C. F., 2009, "Peripapillary and posterior scleral mechanics - Part I: Development of an anisotropic hyperelastic constitutive model," J Biomech Eng, 131(5), p. 051011.</w:delText>
        </w:r>
        <w:bookmarkEnd w:id="10983"/>
      </w:del>
    </w:p>
    <w:p w14:paraId="47080324" w14:textId="5A0F26FB" w:rsidR="00554341" w:rsidRPr="00554341" w:rsidDel="005F5D29" w:rsidRDefault="00554341" w:rsidP="00554341">
      <w:pPr>
        <w:pStyle w:val="EndNoteBibliography"/>
        <w:rPr>
          <w:del w:id="10985" w:author="mp4" w:date="2018-08-24T13:51:00Z"/>
          <w:noProof/>
        </w:rPr>
      </w:pPr>
      <w:bookmarkStart w:id="10986" w:name="_ENREF_22"/>
      <w:del w:id="10987" w:author="mp4" w:date="2018-08-24T13:51:00Z">
        <w:r w:rsidRPr="00554341" w:rsidDel="005F5D29">
          <w:rPr>
            <w:noProof/>
          </w:rPr>
          <w:delText>[22]</w:delText>
        </w:r>
        <w:r w:rsidRPr="00554341" w:rsidDel="005F5D29">
          <w:rPr>
            <w:noProof/>
          </w:rPr>
          <w:tab/>
          <w:delText>Gouget, C. L. M., Girard, M. J. A., and Ethier, C. R., 2012, "A constrained von Mises distribution to describe fiber organization in thin soft tissues," Biomechanics And Modeling in Mechanobiolgy, 11(3-4), pp. 475-482.</w:delText>
        </w:r>
        <w:bookmarkEnd w:id="10986"/>
      </w:del>
    </w:p>
    <w:p w14:paraId="13690B4B" w14:textId="12574E8B" w:rsidR="00554341" w:rsidRPr="00554341" w:rsidDel="005F5D29" w:rsidRDefault="00554341" w:rsidP="00554341">
      <w:pPr>
        <w:pStyle w:val="EndNoteBibliography"/>
        <w:rPr>
          <w:del w:id="10988" w:author="mp4" w:date="2018-08-24T13:51:00Z"/>
          <w:noProof/>
        </w:rPr>
      </w:pPr>
      <w:bookmarkStart w:id="10989" w:name="_ENREF_23"/>
      <w:del w:id="10990" w:author="mp4" w:date="2018-08-24T13:51:00Z">
        <w:r w:rsidRPr="00554341" w:rsidDel="005F5D29">
          <w:rPr>
            <w:noProof/>
          </w:rPr>
          <w:delText>[23]</w:delText>
        </w:r>
        <w:r w:rsidRPr="00554341" w:rsidDel="005F5D29">
          <w:rPr>
            <w:noProof/>
          </w:rPr>
          <w:tab/>
          <w:delText>Bonet, J., and Wood, R. D., 1997, Nonlinear continuum mechanics for finite element analysis, Cambridge University Press.</w:delText>
        </w:r>
        <w:bookmarkEnd w:id="10989"/>
      </w:del>
    </w:p>
    <w:p w14:paraId="1F4765BB" w14:textId="7CB7B4B2" w:rsidR="00554341" w:rsidRPr="00554341" w:rsidDel="005F5D29" w:rsidRDefault="00554341" w:rsidP="00554341">
      <w:pPr>
        <w:pStyle w:val="EndNoteBibliography"/>
        <w:rPr>
          <w:del w:id="10991" w:author="mp4" w:date="2018-08-24T13:51:00Z"/>
          <w:noProof/>
        </w:rPr>
      </w:pPr>
      <w:bookmarkStart w:id="10992" w:name="_ENREF_24"/>
      <w:del w:id="10993" w:author="mp4" w:date="2018-08-24T13:51:00Z">
        <w:r w:rsidRPr="00554341" w:rsidDel="005F5D29">
          <w:rPr>
            <w:noProof/>
          </w:rPr>
          <w:delText>[24]</w:delText>
        </w:r>
        <w:r w:rsidRPr="00554341" w:rsidDel="005F5D29">
          <w:rPr>
            <w:noProof/>
          </w:rPr>
          <w:tab/>
          <w:delText>Carter, D. R., and Hayes, W. C., 1976, "Bone compressive strength: the influence of density and strain rate," Science, 194(4270), pp. 1174-1176.</w:delText>
        </w:r>
        <w:bookmarkEnd w:id="10992"/>
      </w:del>
    </w:p>
    <w:p w14:paraId="24EBBC16" w14:textId="2E9C0E78" w:rsidR="00554341" w:rsidRPr="00554341" w:rsidDel="005F5D29" w:rsidRDefault="00554341" w:rsidP="00554341">
      <w:pPr>
        <w:pStyle w:val="EndNoteBibliography"/>
        <w:rPr>
          <w:del w:id="10994" w:author="mp4" w:date="2018-08-24T13:51:00Z"/>
          <w:noProof/>
        </w:rPr>
      </w:pPr>
      <w:bookmarkStart w:id="10995" w:name="_ENREF_25"/>
      <w:del w:id="10996" w:author="mp4" w:date="2018-08-24T13:51:00Z">
        <w:r w:rsidRPr="00554341" w:rsidDel="005F5D29">
          <w:rPr>
            <w:noProof/>
          </w:rPr>
          <w:delText>[25]</w:delText>
        </w:r>
        <w:r w:rsidRPr="00554341" w:rsidDel="005F5D29">
          <w:rPr>
            <w:noProof/>
          </w:rPr>
          <w:tab/>
          <w:delText>Carter, D. R., and Hayes, W. C., 1977, "The compressive behavior of bone as a two-phase porous structure," J Bone Joint Surg Am, 59(7), pp. 954-962.</w:delText>
        </w:r>
        <w:bookmarkEnd w:id="10995"/>
      </w:del>
    </w:p>
    <w:p w14:paraId="0CBB6F4D" w14:textId="49A9548C" w:rsidR="00554341" w:rsidRPr="00554341" w:rsidDel="005F5D29" w:rsidRDefault="00554341" w:rsidP="00554341">
      <w:pPr>
        <w:pStyle w:val="EndNoteBibliography"/>
        <w:rPr>
          <w:del w:id="10997" w:author="mp4" w:date="2018-08-24T13:51:00Z"/>
          <w:noProof/>
        </w:rPr>
      </w:pPr>
      <w:bookmarkStart w:id="10998" w:name="_ENREF_26"/>
      <w:del w:id="10999" w:author="mp4" w:date="2018-08-24T13:51:00Z">
        <w:r w:rsidRPr="00554341" w:rsidDel="005F5D29">
          <w:rPr>
            <w:noProof/>
          </w:rPr>
          <w:delText>[26]</w:delText>
        </w:r>
        <w:r w:rsidRPr="00554341" w:rsidDel="005F5D29">
          <w:rPr>
            <w:noProof/>
          </w:rPr>
          <w:tab/>
          <w:delText>Curnier, A., Qi-Chang, H., and Zysset, P., 1995, "Conewise linear elastic materials," J Elasticity, 37(1), pp. 1-38.</w:delText>
        </w:r>
        <w:bookmarkEnd w:id="10998"/>
      </w:del>
    </w:p>
    <w:p w14:paraId="3FD4BDE5" w14:textId="001D6358" w:rsidR="00554341" w:rsidRPr="00554341" w:rsidDel="005F5D29" w:rsidRDefault="00554341" w:rsidP="00554341">
      <w:pPr>
        <w:pStyle w:val="EndNoteBibliography"/>
        <w:rPr>
          <w:del w:id="11000" w:author="mp4" w:date="2018-08-24T13:51:00Z"/>
          <w:noProof/>
        </w:rPr>
      </w:pPr>
      <w:bookmarkStart w:id="11001" w:name="_ENREF_27"/>
      <w:del w:id="11002" w:author="mp4" w:date="2018-08-24T13:51:00Z">
        <w:r w:rsidRPr="00554341" w:rsidDel="005F5D29">
          <w:rPr>
            <w:noProof/>
          </w:rPr>
          <w:delText>[27]</w:delText>
        </w:r>
        <w:r w:rsidRPr="00554341" w:rsidDel="005F5D29">
          <w:rPr>
            <w:noProof/>
          </w:rPr>
          <w:tab/>
          <w:delText>Overbeek, J. T., 1956, "The Donnan equilibrium," Prog Biophys Biophys Chem, 6, pp. 57-84.</w:delText>
        </w:r>
        <w:bookmarkEnd w:id="11001"/>
      </w:del>
    </w:p>
    <w:p w14:paraId="620EC79E" w14:textId="6EF714E4" w:rsidR="00554341" w:rsidRPr="00554341" w:rsidDel="005F5D29" w:rsidRDefault="00554341" w:rsidP="00554341">
      <w:pPr>
        <w:pStyle w:val="EndNoteBibliography"/>
        <w:rPr>
          <w:del w:id="11003" w:author="mp4" w:date="2018-08-24T13:51:00Z"/>
          <w:noProof/>
        </w:rPr>
      </w:pPr>
      <w:bookmarkStart w:id="11004" w:name="_ENREF_28"/>
      <w:del w:id="11005" w:author="mp4" w:date="2018-08-24T13:51:00Z">
        <w:r w:rsidRPr="00554341" w:rsidDel="005F5D29">
          <w:rPr>
            <w:noProof/>
          </w:rPr>
          <w:delText>[28]</w:delText>
        </w:r>
        <w:r w:rsidRPr="00554341" w:rsidDel="005F5D29">
          <w:rPr>
            <w:noProof/>
          </w:rPr>
          <w:tab/>
          <w:delText>Lai, W. M., Hou, J. S., and Mow, V. C., 1991, "A triphasic theory for the swelling and deformation behaviors of articular cartilage," J Biomech Eng, 113(3), pp. 245-258.</w:delText>
        </w:r>
        <w:bookmarkEnd w:id="11004"/>
      </w:del>
    </w:p>
    <w:p w14:paraId="7BDD5526" w14:textId="17E95A44" w:rsidR="00554341" w:rsidRPr="00554341" w:rsidDel="005F5D29" w:rsidRDefault="00554341" w:rsidP="00554341">
      <w:pPr>
        <w:pStyle w:val="EndNoteBibliography"/>
        <w:rPr>
          <w:del w:id="11006" w:author="mp4" w:date="2018-08-24T13:51:00Z"/>
          <w:noProof/>
        </w:rPr>
      </w:pPr>
      <w:bookmarkStart w:id="11007" w:name="_ENREF_29"/>
      <w:del w:id="11008" w:author="mp4" w:date="2018-08-24T13:51:00Z">
        <w:r w:rsidRPr="00554341" w:rsidDel="005F5D29">
          <w:rPr>
            <w:noProof/>
          </w:rPr>
          <w:delText>[29]</w:delText>
        </w:r>
        <w:r w:rsidRPr="00554341" w:rsidDel="005F5D29">
          <w:rPr>
            <w:noProof/>
          </w:rPr>
          <w:tab/>
          <w:delText>Holmes, M. H., and Mow, V. C., 1990, "The nonlinear characteristics of soft gels and hydrated connective tissues in ultrafiltration," J Biomech, 23(11), pp. 1145-1156.</w:delText>
        </w:r>
        <w:bookmarkEnd w:id="11007"/>
      </w:del>
    </w:p>
    <w:p w14:paraId="49A472B8" w14:textId="0EA394D5" w:rsidR="00554341" w:rsidRPr="00554341" w:rsidDel="005F5D29" w:rsidRDefault="00554341" w:rsidP="00554341">
      <w:pPr>
        <w:pStyle w:val="EndNoteBibliography"/>
        <w:rPr>
          <w:del w:id="11009" w:author="mp4" w:date="2018-08-24T13:51:00Z"/>
          <w:noProof/>
        </w:rPr>
      </w:pPr>
      <w:bookmarkStart w:id="11010" w:name="_ENREF_30"/>
      <w:del w:id="11011" w:author="mp4" w:date="2018-08-24T13:51:00Z">
        <w:r w:rsidRPr="00554341" w:rsidDel="005F5D29">
          <w:rPr>
            <w:noProof/>
          </w:rPr>
          <w:delText>[30]</w:delText>
        </w:r>
        <w:r w:rsidRPr="00554341" w:rsidDel="005F5D29">
          <w:rPr>
            <w:noProof/>
          </w:rPr>
          <w:tab/>
          <w:delText>Ateshian, G. A., Warden, W. H., Kim, J. J., Grelsamer, R. P., and Mow, V. C., 1997, "Finite deformation biphasic material properties of bovine articular cartilage from confined compression experiments," J Biomech, 30(11-12), pp. 1157-1164.</w:delText>
        </w:r>
        <w:bookmarkEnd w:id="11010"/>
      </w:del>
    </w:p>
    <w:p w14:paraId="7159E436" w14:textId="47484BB7" w:rsidR="00554341" w:rsidRPr="00554341" w:rsidDel="005F5D29" w:rsidRDefault="00554341" w:rsidP="00554341">
      <w:pPr>
        <w:pStyle w:val="EndNoteBibliography"/>
        <w:rPr>
          <w:del w:id="11012" w:author="mp4" w:date="2018-08-24T13:51:00Z"/>
          <w:noProof/>
        </w:rPr>
      </w:pPr>
      <w:bookmarkStart w:id="11013" w:name="_ENREF_31"/>
      <w:del w:id="11014" w:author="mp4" w:date="2018-08-24T13:51:00Z">
        <w:r w:rsidRPr="00554341" w:rsidDel="005F5D29">
          <w:rPr>
            <w:noProof/>
          </w:rPr>
          <w:delText>[31]</w:delText>
        </w:r>
        <w:r w:rsidRPr="00554341" w:rsidDel="005F5D29">
          <w:rPr>
            <w:noProof/>
          </w:rPr>
          <w:tab/>
          <w:delText>Iatridis, J. C., Setton, L. A., Foster, R. J., Rawlins, B. A., Weidenbaum, M., and Mow, V. C., 1998, "Degeneration affects the anisotropic and nonlinear behaviors of human anulus fibrosus in compression," J Biomech, 31(6), pp. 535-544.</w:delText>
        </w:r>
        <w:bookmarkEnd w:id="11013"/>
      </w:del>
    </w:p>
    <w:p w14:paraId="72698A65" w14:textId="3F5D2B2B" w:rsidR="00554341" w:rsidRPr="00554341" w:rsidDel="005F5D29" w:rsidRDefault="00554341" w:rsidP="00554341">
      <w:pPr>
        <w:pStyle w:val="EndNoteBibliography"/>
        <w:rPr>
          <w:del w:id="11015" w:author="mp4" w:date="2018-08-24T13:51:00Z"/>
          <w:noProof/>
        </w:rPr>
      </w:pPr>
      <w:bookmarkStart w:id="11016" w:name="_ENREF_32"/>
      <w:del w:id="11017" w:author="mp4" w:date="2018-08-24T13:51:00Z">
        <w:r w:rsidRPr="00554341" w:rsidDel="005F5D29">
          <w:rPr>
            <w:noProof/>
          </w:rPr>
          <w:delText>[32]</w:delText>
        </w:r>
        <w:r w:rsidRPr="00554341" w:rsidDel="005F5D29">
          <w:rPr>
            <w:noProof/>
          </w:rPr>
          <w:tab/>
          <w:delText>Ateshian, G. A., 2015, "Viscoelasticity using reactive constrained solid mixtures," J Biomech, 48(6), pp. 941-947.</w:delText>
        </w:r>
        <w:bookmarkEnd w:id="11016"/>
      </w:del>
    </w:p>
    <w:p w14:paraId="412972B1" w14:textId="6BAA083A" w:rsidR="00554341" w:rsidRPr="00554341" w:rsidDel="005F5D29" w:rsidRDefault="00554341" w:rsidP="00554341">
      <w:pPr>
        <w:pStyle w:val="EndNoteBibliography"/>
        <w:rPr>
          <w:del w:id="11018" w:author="mp4" w:date="2018-08-24T13:51:00Z"/>
          <w:noProof/>
        </w:rPr>
      </w:pPr>
      <w:bookmarkStart w:id="11019" w:name="_ENREF_33"/>
      <w:del w:id="11020" w:author="mp4" w:date="2018-08-24T13:51:00Z">
        <w:r w:rsidRPr="00554341" w:rsidDel="005F5D29">
          <w:rPr>
            <w:noProof/>
          </w:rPr>
          <w:delText>[33]</w:delText>
        </w:r>
        <w:r w:rsidRPr="00554341" w:rsidDel="005F5D29">
          <w:rPr>
            <w:noProof/>
          </w:rPr>
          <w:tab/>
          <w:delText>Simo, J., 1987, "On a fully three-dimensional finite-strain viscoelastic damage model: formulation and computational aspects," Computer methods in applied mechanics and engineering, 60(2), pp. 153-173.</w:delText>
        </w:r>
        <w:bookmarkEnd w:id="11019"/>
      </w:del>
    </w:p>
    <w:p w14:paraId="234E81FE" w14:textId="750A8E7B" w:rsidR="00554341" w:rsidRPr="00554341" w:rsidDel="005F5D29" w:rsidRDefault="00554341" w:rsidP="00554341">
      <w:pPr>
        <w:pStyle w:val="EndNoteBibliography"/>
        <w:rPr>
          <w:del w:id="11021" w:author="mp4" w:date="2018-08-24T13:51:00Z"/>
          <w:noProof/>
        </w:rPr>
      </w:pPr>
      <w:bookmarkStart w:id="11022" w:name="_ENREF_34"/>
      <w:del w:id="11023" w:author="mp4" w:date="2018-08-24T13:51:00Z">
        <w:r w:rsidRPr="00554341" w:rsidDel="005F5D29">
          <w:rPr>
            <w:noProof/>
          </w:rPr>
          <w:delText>[34]</w:delText>
        </w:r>
        <w:r w:rsidRPr="00554341" w:rsidDel="005F5D29">
          <w:rPr>
            <w:noProof/>
          </w:rPr>
          <w:tab/>
          <w:delText>Ateshian, G. A., and Ricken, T., 2010, "Multigenerational interstitial growth of biological tissues," Biomech Model Mechanobiol, 9(6), pp. 689-702.</w:delText>
        </w:r>
        <w:bookmarkEnd w:id="11022"/>
      </w:del>
    </w:p>
    <w:p w14:paraId="43DFB6D0" w14:textId="3FF0E286" w:rsidR="00554341" w:rsidRPr="00554341" w:rsidDel="005F5D29" w:rsidRDefault="00554341" w:rsidP="00554341">
      <w:pPr>
        <w:pStyle w:val="EndNoteBibliography"/>
        <w:rPr>
          <w:del w:id="11024" w:author="mp4" w:date="2018-08-24T13:51:00Z"/>
          <w:noProof/>
        </w:rPr>
      </w:pPr>
      <w:bookmarkStart w:id="11025" w:name="_ENREF_35"/>
      <w:del w:id="11026" w:author="mp4" w:date="2018-08-24T13:51:00Z">
        <w:r w:rsidRPr="00554341" w:rsidDel="005F5D29">
          <w:rPr>
            <w:noProof/>
          </w:rPr>
          <w:delText>[35]</w:delText>
        </w:r>
        <w:r w:rsidRPr="00554341" w:rsidDel="005F5D29">
          <w:rPr>
            <w:noProof/>
          </w:rPr>
          <w:tab/>
          <w:delText>Mow, V. C., Kuei, S. C., Lai, W. M., and Armstrong, C. G., 1980, "Biphasic creep and stress relaxation of articular cartilage in compression: Theory and experiments," J Biomech Eng, 102(1), pp. 73-84.</w:delText>
        </w:r>
        <w:bookmarkEnd w:id="11025"/>
      </w:del>
    </w:p>
    <w:p w14:paraId="3FF0B087" w14:textId="04802FCF" w:rsidR="00554341" w:rsidRPr="00554341" w:rsidDel="005F5D29" w:rsidRDefault="00554341" w:rsidP="00554341">
      <w:pPr>
        <w:pStyle w:val="EndNoteBibliography"/>
        <w:rPr>
          <w:del w:id="11027" w:author="mp4" w:date="2018-08-24T13:51:00Z"/>
          <w:noProof/>
        </w:rPr>
      </w:pPr>
      <w:bookmarkStart w:id="11028" w:name="_ENREF_36"/>
      <w:del w:id="11029" w:author="mp4" w:date="2018-08-24T13:51:00Z">
        <w:r w:rsidRPr="00554341" w:rsidDel="005F5D29">
          <w:rPr>
            <w:noProof/>
          </w:rPr>
          <w:delText>[36]</w:delText>
        </w:r>
        <w:r w:rsidRPr="00554341" w:rsidDel="005F5D29">
          <w:rPr>
            <w:noProof/>
          </w:rPr>
          <w:tab/>
          <w:delText>Mow, V. C., Kwan, M. K., Lai, W. M., and Holmes, M. H., 1985, "A finite deformation theory for nonlinearly permeable soft hydrated biological tissues," Frontiers in Biomechanics, G. a. W. Schmid-Schonbein, SL-Y and Zweifach, BW, ed., pp. 153-179.</w:delText>
        </w:r>
        <w:bookmarkEnd w:id="11028"/>
      </w:del>
    </w:p>
    <w:p w14:paraId="492C9F2F" w14:textId="331DE41E" w:rsidR="00554341" w:rsidRPr="00554341" w:rsidDel="005F5D29" w:rsidRDefault="00554341" w:rsidP="00554341">
      <w:pPr>
        <w:pStyle w:val="EndNoteBibliography"/>
        <w:rPr>
          <w:del w:id="11030" w:author="mp4" w:date="2018-08-24T13:51:00Z"/>
          <w:noProof/>
        </w:rPr>
      </w:pPr>
      <w:bookmarkStart w:id="11031" w:name="_ENREF_37"/>
      <w:del w:id="11032" w:author="mp4" w:date="2018-08-24T13:51:00Z">
        <w:r w:rsidRPr="00554341" w:rsidDel="005F5D29">
          <w:rPr>
            <w:noProof/>
          </w:rPr>
          <w:delText>[37]</w:delText>
        </w:r>
        <w:r w:rsidRPr="00554341" w:rsidDel="005F5D29">
          <w:rPr>
            <w:noProof/>
          </w:rPr>
          <w:tab/>
          <w:delText>Albro, M. B., Rajan, V., Li, R., Hung, C. T., and Ateshian, G. A., 2009, "Characterization of the Concentration-Dependence of Solute Diffusivity and Partitioning in a Model Dextran-Agarose Transport System," Cell Mol Bioeng, 2(3), pp. 295-305.</w:delText>
        </w:r>
        <w:bookmarkEnd w:id="11031"/>
      </w:del>
    </w:p>
    <w:p w14:paraId="15572EDC" w14:textId="504163A3" w:rsidR="00554341" w:rsidRPr="00554341" w:rsidDel="005F5D29" w:rsidRDefault="00554341" w:rsidP="00554341">
      <w:pPr>
        <w:pStyle w:val="EndNoteBibliography"/>
        <w:rPr>
          <w:del w:id="11033" w:author="mp4" w:date="2018-08-24T13:51:00Z"/>
          <w:noProof/>
        </w:rPr>
      </w:pPr>
      <w:bookmarkStart w:id="11034" w:name="_ENREF_38"/>
      <w:del w:id="11035" w:author="mp4" w:date="2018-08-24T13:51:00Z">
        <w:r w:rsidRPr="00554341" w:rsidDel="005F5D29">
          <w:rPr>
            <w:noProof/>
          </w:rPr>
          <w:delText>[38]</w:delText>
        </w:r>
        <w:r w:rsidRPr="00554341" w:rsidDel="005F5D29">
          <w:rPr>
            <w:noProof/>
          </w:rPr>
          <w:tab/>
          <w:delText>Weinans, H., Huiskes, R., and Grootenboer, H. J., 1992, "The behavior of adaptive bone-remodeling simulation models," J Biomech, 25(12), pp. 1425-1441.</w:delText>
        </w:r>
        <w:bookmarkEnd w:id="11034"/>
      </w:del>
    </w:p>
    <w:p w14:paraId="0B426B72" w14:textId="77777777" w:rsidR="00274C78" w:rsidRDefault="006A0BC1" w:rsidP="00C23285">
      <w:pPr>
        <w:ind w:left="720" w:hanging="720"/>
        <w:rPr>
          <w:rFonts w:ascii="Courier New" w:hAnsi="Courier New"/>
          <w:sz w:val="20"/>
        </w:rPr>
      </w:pPr>
      <w:del w:id="11036" w:author="mp4" w:date="2018-08-24T13:51:00Z">
        <w:r w:rsidDel="005F5D29">
          <w:rPr>
            <w:rFonts w:ascii="Courier New" w:hAnsi="Courier New"/>
            <w:sz w:val="20"/>
          </w:rPr>
          <w:fldChar w:fldCharType="end"/>
        </w:r>
      </w:del>
    </w:p>
    <w:p w14:paraId="14F291B8" w14:textId="3D7ABC7E" w:rsidR="00274C78" w:rsidDel="005302DB" w:rsidRDefault="00274C78" w:rsidP="00342210">
      <w:pPr>
        <w:spacing w:after="240"/>
        <w:ind w:left="720" w:hanging="720"/>
        <w:rPr>
          <w:del w:id="11037" w:author="Steven" w:date="2022-03-29T12:12:00Z"/>
          <w:rFonts w:ascii="Courier New" w:hAnsi="Courier New"/>
          <w:sz w:val="20"/>
        </w:rPr>
      </w:pPr>
    </w:p>
    <w:p w14:paraId="49F52466" w14:textId="77777777" w:rsidR="00342210" w:rsidRPr="00342210" w:rsidRDefault="00274C78" w:rsidP="00342210">
      <w:pPr>
        <w:pStyle w:val="EndNoteBibliography"/>
        <w:spacing w:after="240"/>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11038" w:name="_ENREF_1"/>
      <w:r w:rsidR="00342210" w:rsidRPr="00342210">
        <w:rPr>
          <w:noProof/>
        </w:rPr>
        <w:t>[1]</w:t>
      </w:r>
      <w:r w:rsidR="00342210" w:rsidRPr="00342210">
        <w:rPr>
          <w:noProof/>
        </w:rPr>
        <w:tab/>
        <w:t>Edgar, L. T., Sibole, S. C., Underwood, C. J., Guilkey, J. E., and Weiss, J. A., 2013, "A computational model of in vitro angiogenesis based on extracellular matrix fibre orientation," Comput Methods Biomech Biomed Engin, 16(7), pp. 790-801.</w:t>
      </w:r>
      <w:bookmarkEnd w:id="11038"/>
    </w:p>
    <w:p w14:paraId="263237B4" w14:textId="77777777" w:rsidR="00342210" w:rsidRPr="00342210" w:rsidRDefault="00342210" w:rsidP="00342210">
      <w:pPr>
        <w:pStyle w:val="EndNoteBibliography"/>
        <w:spacing w:after="240"/>
        <w:rPr>
          <w:noProof/>
        </w:rPr>
      </w:pPr>
      <w:bookmarkStart w:id="11039" w:name="_ENREF_2"/>
      <w:r w:rsidRPr="00342210">
        <w:rPr>
          <w:noProof/>
        </w:rPr>
        <w:t>[2]</w:t>
      </w:r>
      <w:r w:rsidRPr="00342210">
        <w:rPr>
          <w:noProof/>
        </w:rPr>
        <w:tab/>
        <w:t>Edgar, L. T., Underwood, C. J., Guilkey, J. E., Hoying, J. B., and Weiss, J. A., 2014, "Extracellular matrix density regulates the rate of neovessel growth and branching in sprouting angiogenesis," PLoS One, 9(1), p. e85178.</w:t>
      </w:r>
      <w:bookmarkEnd w:id="11039"/>
    </w:p>
    <w:p w14:paraId="7AEE335F" w14:textId="77777777" w:rsidR="00342210" w:rsidRPr="00342210" w:rsidRDefault="00342210" w:rsidP="00342210">
      <w:pPr>
        <w:pStyle w:val="EndNoteBibliography"/>
        <w:spacing w:after="240"/>
        <w:rPr>
          <w:noProof/>
        </w:rPr>
      </w:pPr>
      <w:bookmarkStart w:id="11040" w:name="_ENREF_3"/>
      <w:r w:rsidRPr="00342210">
        <w:rPr>
          <w:noProof/>
        </w:rPr>
        <w:t>[3]</w:t>
      </w:r>
      <w:r w:rsidRPr="00342210">
        <w:rPr>
          <w:noProof/>
        </w:rPr>
        <w:tab/>
        <w:t>Underwood, C. J., Edgar, L. T., Hoying, J. B., and Weiss, J. A., 2014, "Cell-generated traction forces and the resulting matrix deformation modulate microvascular alignment and growth during angiogenesis," Am J Physiol Heart Circ Physiol, 307(2), pp. H152-164.</w:t>
      </w:r>
      <w:bookmarkEnd w:id="11040"/>
    </w:p>
    <w:p w14:paraId="44885EA6" w14:textId="77777777" w:rsidR="00342210" w:rsidRPr="00342210" w:rsidRDefault="00342210" w:rsidP="00342210">
      <w:pPr>
        <w:pStyle w:val="EndNoteBibliography"/>
        <w:spacing w:after="240"/>
        <w:rPr>
          <w:noProof/>
        </w:rPr>
      </w:pPr>
      <w:bookmarkStart w:id="11041" w:name="_ENREF_4"/>
      <w:r w:rsidRPr="00342210">
        <w:rPr>
          <w:noProof/>
        </w:rPr>
        <w:t>[4]</w:t>
      </w:r>
      <w:r w:rsidRPr="00342210">
        <w:rPr>
          <w:noProof/>
        </w:rPr>
        <w:tab/>
        <w:t>Edgar, L. T., Hoying, J. B., and Weiss, J. A., 2015, "In Silico Investigation of Angiogenesis with Growth and Stress Generation Coupled to Local Extracellular Matrix Density," Ann Biomed Eng, 43(7), pp. 1531-1542.</w:t>
      </w:r>
      <w:bookmarkEnd w:id="11041"/>
    </w:p>
    <w:p w14:paraId="3112DAFB" w14:textId="77777777" w:rsidR="00342210" w:rsidRPr="00342210" w:rsidRDefault="00342210" w:rsidP="00342210">
      <w:pPr>
        <w:pStyle w:val="EndNoteBibliography"/>
        <w:spacing w:after="240"/>
        <w:rPr>
          <w:noProof/>
        </w:rPr>
      </w:pPr>
      <w:bookmarkStart w:id="11042" w:name="_ENREF_5"/>
      <w:r w:rsidRPr="00342210">
        <w:rPr>
          <w:noProof/>
        </w:rPr>
        <w:t>[5]</w:t>
      </w:r>
      <w:r w:rsidRPr="00342210">
        <w:rPr>
          <w:noProof/>
        </w:rPr>
        <w:tab/>
        <w:t>Edgar, L. T., Maas, S. A., Guilkey, J. E., and Weiss, J. A., 2015, "A coupled model of neovessel growth and matrix mechanics describes and predicts angiogenesis in vitro," Biomech Model Mechanobiol, 14(4), pp. 767-782.</w:t>
      </w:r>
      <w:bookmarkEnd w:id="11042"/>
    </w:p>
    <w:p w14:paraId="39F223D8" w14:textId="77777777" w:rsidR="00342210" w:rsidRPr="00342210" w:rsidRDefault="00342210" w:rsidP="00342210">
      <w:pPr>
        <w:pStyle w:val="EndNoteBibliography"/>
        <w:spacing w:after="240"/>
        <w:rPr>
          <w:noProof/>
        </w:rPr>
      </w:pPr>
      <w:bookmarkStart w:id="11043" w:name="_ENREF_6"/>
      <w:r w:rsidRPr="00342210">
        <w:rPr>
          <w:noProof/>
        </w:rPr>
        <w:t>[6]</w:t>
      </w:r>
      <w:r w:rsidRPr="00342210">
        <w:rPr>
          <w:noProof/>
        </w:rPr>
        <w:tab/>
        <w:t>Strobel, H. A., LaBelle, S. A., Krishnan, L., Dale, J., Rauff, A., Poulson, A. M., Bader, N., Beare, J. E., Aliaj, K., Weiss, J. A., and Hoying, J. B., 2020, "Stromal Cells Promote Neovascular Invasion Across Tissue Interfaces," Frontiers in Physiology, 11(1026).</w:t>
      </w:r>
      <w:bookmarkEnd w:id="11043"/>
    </w:p>
    <w:p w14:paraId="1041782D" w14:textId="77777777" w:rsidR="00342210" w:rsidRPr="00342210" w:rsidRDefault="00342210" w:rsidP="00342210">
      <w:pPr>
        <w:pStyle w:val="EndNoteBibliography"/>
        <w:spacing w:after="240"/>
        <w:rPr>
          <w:noProof/>
        </w:rPr>
      </w:pPr>
      <w:bookmarkStart w:id="11044" w:name="_ENREF_7"/>
      <w:r w:rsidRPr="00342210">
        <w:rPr>
          <w:noProof/>
        </w:rPr>
        <w:t>[7]</w:t>
      </w:r>
      <w:r w:rsidRPr="00342210">
        <w:rPr>
          <w:noProof/>
        </w:rPr>
        <w:tab/>
        <w:t>LaBelle, S. A., Dinkins, S. S., Hoying, J. B., Budko, E. V., Rauff, A., Strobel, H. A., Lin, A. H., and Weiss, J. A., 2022, "Matrix anisotropy promotes angiogenesis in a density-dependent manner," American Journal of Physiology-Heart and Circulatory Physiology.</w:t>
      </w:r>
      <w:bookmarkEnd w:id="11044"/>
    </w:p>
    <w:p w14:paraId="610C0849" w14:textId="0D94605D" w:rsidR="006A0BC1" w:rsidRPr="00771893" w:rsidRDefault="00274C78"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teven LaBelle" w:date="2017-03-01T17:37:00Z" w:initials="SL">
    <w:p w14:paraId="2D88DA16" w14:textId="5CE7D3FA" w:rsidR="00D974F9" w:rsidRDefault="00D974F9">
      <w:pPr>
        <w:pStyle w:val="CommentText"/>
      </w:pPr>
      <w:r>
        <w:rPr>
          <w:rStyle w:val="CommentReference"/>
        </w:rPr>
        <w:annotationRef/>
      </w:r>
      <w:r>
        <w:t>May want a logo from SCI for AngioFE</w:t>
      </w:r>
    </w:p>
  </w:comment>
  <w:comment w:id="51" w:author="Steven LaBelle" w:date="2017-03-01T17:37:00Z" w:initials="SL">
    <w:p w14:paraId="36F317A1" w14:textId="3B32B19C" w:rsidR="00D974F9" w:rsidRDefault="00D974F9">
      <w:pPr>
        <w:pStyle w:val="CommentText"/>
      </w:pPr>
      <w:r>
        <w:rPr>
          <w:rStyle w:val="CommentReference"/>
        </w:rPr>
        <w:annotationRef/>
      </w:r>
      <w:r>
        <w:t xml:space="preserve">Need to check if </w:t>
      </w:r>
      <w:proofErr w:type="spellStart"/>
      <w:r>
        <w:t>theres</w:t>
      </w:r>
      <w:proofErr w:type="spellEnd"/>
      <w:r>
        <w:t xml:space="preserve"> a specific section for AngioFE</w:t>
      </w:r>
    </w:p>
  </w:comment>
  <w:comment w:id="1475" w:author="Steven LaBelle" w:date="2018-08-21T10:48:00Z" w:initials="SL">
    <w:p w14:paraId="703DB446" w14:textId="27880156" w:rsidR="00D974F9" w:rsidRDefault="00D974F9">
      <w:pPr>
        <w:pStyle w:val="CommentText"/>
      </w:pPr>
      <w:r>
        <w:rPr>
          <w:rStyle w:val="CommentReference"/>
        </w:rPr>
        <w:annotationRef/>
      </w:r>
      <w:r>
        <w:t>Actual ECM isn’t a hydrogel we just do simulations based on hydrogels. Hydrogels are generally considered synthetic or derived from animal tissue.</w:t>
      </w:r>
    </w:p>
  </w:comment>
  <w:comment w:id="1506" w:author="Steven LaBelle" w:date="2018-08-21T10:52:00Z" w:initials="SL">
    <w:p w14:paraId="57923D9E" w14:textId="20930C0E" w:rsidR="00D974F9" w:rsidRDefault="00D974F9">
      <w:pPr>
        <w:pStyle w:val="CommentText"/>
      </w:pPr>
      <w:r>
        <w:rPr>
          <w:rStyle w:val="CommentReference"/>
        </w:rPr>
        <w:annotationRef/>
      </w:r>
      <w:r>
        <w:t>Maybe find an image of a single element and make the vessels larger. The network in this model is a little too linear/arc shaped as well.</w:t>
      </w:r>
    </w:p>
  </w:comment>
  <w:comment w:id="1567" w:author="Steven" w:date="2022-03-29T14:54:00Z" w:initials="SL">
    <w:p w14:paraId="0564EB95" w14:textId="60858014" w:rsidR="00D974F9" w:rsidRDefault="00D974F9">
      <w:pPr>
        <w:pStyle w:val="CommentText"/>
      </w:pPr>
      <w:r>
        <w:rPr>
          <w:rStyle w:val="CommentReference"/>
        </w:rPr>
        <w:annotationRef/>
      </w:r>
      <w:r>
        <w:t>Point to an example file</w:t>
      </w:r>
    </w:p>
  </w:comment>
  <w:comment w:id="1589" w:author="Steven LaBelle" w:date="2018-08-21T10:22:00Z" w:initials="SL">
    <w:p w14:paraId="3480CACB" w14:textId="29DDD23F" w:rsidR="00D974F9" w:rsidRDefault="00D974F9">
      <w:pPr>
        <w:pStyle w:val="CommentText"/>
      </w:pPr>
      <w:r>
        <w:rPr>
          <w:rStyle w:val="CommentReference"/>
        </w:rPr>
        <w:annotationRef/>
      </w:r>
      <w:r>
        <w:t xml:space="preserve">Change </w:t>
      </w:r>
      <w:proofErr w:type="spellStart"/>
      <w:r>
        <w:t>Azmuth</w:t>
      </w:r>
      <w:proofErr w:type="spellEnd"/>
      <w:r>
        <w:t xml:space="preserve"> to Azimuth</w:t>
      </w:r>
    </w:p>
  </w:comment>
  <w:comment w:id="1608" w:author="Steven" w:date="2022-03-29T14:55:00Z" w:initials="SL">
    <w:p w14:paraId="60E5D0E8" w14:textId="3B238FE1" w:rsidR="00D974F9" w:rsidRDefault="00D974F9">
      <w:pPr>
        <w:pStyle w:val="CommentText"/>
      </w:pPr>
      <w:r>
        <w:rPr>
          <w:rStyle w:val="CommentReference"/>
        </w:rPr>
        <w:annotationRef/>
      </w:r>
      <w:r>
        <w:t>Point to an example file</w:t>
      </w:r>
    </w:p>
  </w:comment>
  <w:comment w:id="1692" w:author="Steven" w:date="2022-03-29T11:40:00Z" w:initials="SL">
    <w:p w14:paraId="4142FC6E" w14:textId="7B34C926" w:rsidR="00D974F9" w:rsidRDefault="00D974F9">
      <w:pPr>
        <w:pStyle w:val="CommentText"/>
      </w:pPr>
      <w:r>
        <w:rPr>
          <w:rStyle w:val="CommentReference"/>
        </w:rPr>
        <w:annotationRef/>
      </w:r>
      <w:r>
        <w:t>EFD Manuscript</w:t>
      </w:r>
    </w:p>
  </w:comment>
  <w:comment w:id="1917" w:author="Steven LaBelle" w:date="2018-08-21T11:23:00Z" w:initials="SL">
    <w:p w14:paraId="6009978A" w14:textId="3824918C" w:rsidR="00D974F9" w:rsidRDefault="00D974F9">
      <w:pPr>
        <w:pStyle w:val="CommentText"/>
      </w:pPr>
      <w:r>
        <w:rPr>
          <w:rStyle w:val="CommentReference"/>
        </w:rPr>
        <w:annotationRef/>
      </w:r>
      <w:r>
        <w:t>May want an example</w:t>
      </w:r>
    </w:p>
  </w:comment>
  <w:comment w:id="2215" w:author="Steven LaBelle" w:date="2018-08-21T11:26:00Z" w:initials="SL">
    <w:p w14:paraId="19F040D7" w14:textId="6D2CFA87" w:rsidR="00D974F9" w:rsidRDefault="00D974F9">
      <w:pPr>
        <w:pStyle w:val="CommentText"/>
      </w:pPr>
      <w:r>
        <w:rPr>
          <w:rStyle w:val="CommentReference"/>
        </w:rPr>
        <w:annotationRef/>
      </w:r>
      <w:proofErr w:type="gramStart"/>
      <w:r>
        <w:t>unclear</w:t>
      </w:r>
      <w:proofErr w:type="gramEnd"/>
    </w:p>
  </w:comment>
  <w:comment w:id="2312" w:author="Steven LaBelle" w:date="2018-08-21T11:26:00Z" w:initials="SL">
    <w:p w14:paraId="3DCA8538" w14:textId="77777777" w:rsidR="00D974F9" w:rsidRDefault="00D974F9" w:rsidP="00554CD7">
      <w:pPr>
        <w:pStyle w:val="CommentText"/>
      </w:pPr>
      <w:r>
        <w:rPr>
          <w:rStyle w:val="CommentReference"/>
        </w:rPr>
        <w:annotationRef/>
      </w:r>
      <w:proofErr w:type="gramStart"/>
      <w:r>
        <w:t>unclear</w:t>
      </w:r>
      <w:proofErr w:type="gramEnd"/>
    </w:p>
  </w:comment>
  <w:comment w:id="2384" w:author="Steven LaBelle" w:date="2018-08-21T11:27:00Z" w:initials="SL">
    <w:p w14:paraId="337A1AB0" w14:textId="10D22E15" w:rsidR="00D974F9" w:rsidRDefault="00D974F9">
      <w:pPr>
        <w:pStyle w:val="CommentText"/>
      </w:pPr>
      <w:r>
        <w:rPr>
          <w:rStyle w:val="CommentReference"/>
        </w:rPr>
        <w:annotationRef/>
      </w:r>
      <w:proofErr w:type="gramStart"/>
      <w:r>
        <w:t>how</w:t>
      </w:r>
      <w:proofErr w:type="gramEnd"/>
      <w:r>
        <w:t xml:space="preserve"> is it scaled? This should be exposed.</w:t>
      </w:r>
    </w:p>
  </w:comment>
  <w:comment w:id="2924" w:author="Steven LaBelle" w:date="2018-08-21T11:35:00Z" w:initials="SL">
    <w:p w14:paraId="40FA56CF" w14:textId="1F772E3C" w:rsidR="00D974F9" w:rsidRDefault="00D974F9">
      <w:pPr>
        <w:pStyle w:val="CommentText"/>
      </w:pPr>
      <w:r>
        <w:rPr>
          <w:rStyle w:val="CommentReference"/>
        </w:rPr>
        <w:annotationRef/>
      </w:r>
      <w:r>
        <w:t>?</w:t>
      </w:r>
    </w:p>
  </w:comment>
  <w:comment w:id="3007" w:author="Steven LaBelle" w:date="2018-08-21T11:35:00Z" w:initials="SL">
    <w:p w14:paraId="42F8E441" w14:textId="436A5917" w:rsidR="00D974F9" w:rsidRDefault="00D974F9">
      <w:pPr>
        <w:pStyle w:val="CommentText"/>
      </w:pPr>
      <w:r>
        <w:rPr>
          <w:rStyle w:val="CommentReference"/>
        </w:rPr>
        <w:annotationRef/>
      </w:r>
      <w:r>
        <w:t xml:space="preserve">I have used kg in my models but if your examples use </w:t>
      </w:r>
      <w:proofErr w:type="spellStart"/>
      <w:r>
        <w:t>ug</w:t>
      </w:r>
      <w:proofErr w:type="spellEnd"/>
      <w:r>
        <w:t xml:space="preserve"> and are consistent that’s fine.</w:t>
      </w:r>
    </w:p>
  </w:comment>
  <w:comment w:id="3198" w:author="Steven LaBelle" w:date="2018-08-21T11:42:00Z" w:initials="SL">
    <w:p w14:paraId="03E42C1B" w14:textId="41225EBC" w:rsidR="00D974F9" w:rsidRDefault="00D974F9">
      <w:pPr>
        <w:pStyle w:val="CommentText"/>
      </w:pPr>
      <w:r>
        <w:rPr>
          <w:rStyle w:val="CommentReference"/>
        </w:rPr>
        <w:annotationRef/>
      </w:r>
      <w:r>
        <w:t>Make a visual representation of the pseudocode and maybe figures of segments growing in elements to help explain.</w:t>
      </w:r>
    </w:p>
  </w:comment>
  <w:comment w:id="3254" w:author="Steven LaBelle" w:date="2018-08-21T11:41:00Z" w:initials="SL">
    <w:p w14:paraId="55F71251" w14:textId="59BC4AD9" w:rsidR="00D974F9" w:rsidRDefault="00D974F9">
      <w:pPr>
        <w:pStyle w:val="CommentText"/>
      </w:pPr>
      <w:r>
        <w:rPr>
          <w:rStyle w:val="CommentReference"/>
        </w:rPr>
        <w:annotationRef/>
      </w:r>
      <w:r>
        <w:t>Which surface?</w:t>
      </w:r>
    </w:p>
  </w:comment>
  <w:comment w:id="3255" w:author="Steven LaBelle" w:date="2018-08-21T11:42:00Z" w:initials="SL">
    <w:p w14:paraId="225B07DF" w14:textId="34819944" w:rsidR="00D974F9" w:rsidRDefault="00D974F9">
      <w:pPr>
        <w:pStyle w:val="CommentText"/>
      </w:pPr>
      <w:r>
        <w:rPr>
          <w:rStyle w:val="CommentReference"/>
        </w:rPr>
        <w:annotationRef/>
      </w:r>
      <w:proofErr w:type="gramStart"/>
      <w:r>
        <w:t>unclear</w:t>
      </w:r>
      <w:proofErr w:type="gramEnd"/>
    </w:p>
  </w:comment>
  <w:comment w:id="3283" w:author="Steven LaBelle" w:date="2018-08-21T11:45:00Z" w:initials="SL">
    <w:p w14:paraId="1123769A" w14:textId="47C0EEBC" w:rsidR="00D974F9" w:rsidRDefault="00D974F9">
      <w:pPr>
        <w:pStyle w:val="CommentText"/>
      </w:pPr>
      <w:r>
        <w:rPr>
          <w:rStyle w:val="CommentReference"/>
        </w:rPr>
        <w:annotationRef/>
      </w:r>
      <w:proofErr w:type="gramStart"/>
      <w:r>
        <w:t>unclear</w:t>
      </w:r>
      <w:proofErr w:type="gramEnd"/>
      <w:r>
        <w:t>. Add visuals</w:t>
      </w:r>
    </w:p>
  </w:comment>
  <w:comment w:id="3329" w:author="Steven LaBelle" w:date="2018-08-21T11:47:00Z" w:initials="SL">
    <w:p w14:paraId="4D5D7905" w14:textId="5D8BC706" w:rsidR="00D974F9" w:rsidRDefault="00D974F9">
      <w:pPr>
        <w:pStyle w:val="CommentText"/>
      </w:pPr>
      <w:r>
        <w:rPr>
          <w:rStyle w:val="CommentReference"/>
        </w:rPr>
        <w:annotationRef/>
      </w:r>
      <w:proofErr w:type="gramStart"/>
      <w:r>
        <w:t>unclear</w:t>
      </w:r>
      <w:proofErr w:type="gramEnd"/>
    </w:p>
  </w:comment>
  <w:comment w:id="6642" w:author="Steven LaBelle" w:date="2018-08-21T11:48:00Z" w:initials="SL">
    <w:p w14:paraId="565D577A" w14:textId="01811EBE" w:rsidR="00D974F9" w:rsidRDefault="00D974F9">
      <w:pPr>
        <w:pStyle w:val="CommentText"/>
      </w:pPr>
      <w:r>
        <w:rPr>
          <w:rStyle w:val="CommentReference"/>
        </w:rPr>
        <w:annotationRef/>
      </w:r>
      <w:proofErr w:type="gramStart"/>
      <w:r>
        <w:t>are</w:t>
      </w:r>
      <w:proofErr w:type="gramEnd"/>
      <w:r>
        <w:t xml:space="preserve"> we able to just remove it as an argument? I never include this line and it’s only function right now is to rename the log file to whatever is entered here.</w:t>
      </w:r>
    </w:p>
  </w:comment>
  <w:comment w:id="6995" w:author="Steven LaBelle" w:date="2018-08-21T11:54:00Z" w:initials="SL">
    <w:p w14:paraId="782BC9B3" w14:textId="17858CE4" w:rsidR="00D974F9" w:rsidRDefault="00D974F9">
      <w:pPr>
        <w:pStyle w:val="CommentText"/>
      </w:pPr>
      <w:r>
        <w:rPr>
          <w:rStyle w:val="CommentReference"/>
        </w:rPr>
        <w:annotationRef/>
      </w:r>
      <w:r>
        <w:t>Add example tag</w:t>
      </w:r>
    </w:p>
  </w:comment>
  <w:comment w:id="7075" w:author="Steven LaBelle" w:date="2018-08-21T12:00:00Z" w:initials="SL">
    <w:p w14:paraId="33327C19" w14:textId="338AAB14" w:rsidR="00D974F9" w:rsidRDefault="00D974F9">
      <w:pPr>
        <w:pStyle w:val="CommentText"/>
      </w:pPr>
      <w:r>
        <w:rPr>
          <w:rStyle w:val="CommentReference"/>
        </w:rPr>
        <w:annotationRef/>
      </w:r>
      <w:r>
        <w:t>Unclear what this means/when it is useful</w:t>
      </w:r>
    </w:p>
  </w:comment>
  <w:comment w:id="7110" w:author="Steven LaBelle" w:date="2018-08-21T12:01:00Z" w:initials="SL">
    <w:p w14:paraId="464D9D60" w14:textId="4A48ECC2" w:rsidR="00D974F9" w:rsidRDefault="00D974F9">
      <w:pPr>
        <w:pStyle w:val="CommentText"/>
      </w:pPr>
      <w:r>
        <w:rPr>
          <w:rStyle w:val="CommentReference"/>
        </w:rPr>
        <w:annotationRef/>
      </w:r>
      <w:r>
        <w:t>Unclear what this is doing. Add explanation</w:t>
      </w:r>
    </w:p>
  </w:comment>
  <w:comment w:id="7236" w:author="Steven LaBelle" w:date="2018-08-21T12:02:00Z" w:initials="SL">
    <w:p w14:paraId="6EED535E" w14:textId="02FC130E" w:rsidR="00D974F9" w:rsidRDefault="00D974F9">
      <w:pPr>
        <w:pStyle w:val="CommentText"/>
      </w:pPr>
      <w:r>
        <w:rPr>
          <w:rStyle w:val="CommentReference"/>
        </w:rPr>
        <w:annotationRef/>
      </w:r>
      <w:r>
        <w:t>Does this allow nodal specification of the reference density?</w:t>
      </w:r>
    </w:p>
  </w:comment>
  <w:comment w:id="7247" w:author="Steven LaBelle" w:date="2018-08-21T12:02:00Z" w:initials="SL">
    <w:p w14:paraId="5BCE0565" w14:textId="0AC3DDE0" w:rsidR="00D974F9" w:rsidRDefault="00D974F9">
      <w:pPr>
        <w:pStyle w:val="CommentText"/>
      </w:pPr>
      <w:r>
        <w:rPr>
          <w:rStyle w:val="CommentReference"/>
        </w:rPr>
        <w:annotationRef/>
      </w:r>
      <w:r>
        <w:t>Such as?</w:t>
      </w:r>
    </w:p>
  </w:comment>
  <w:comment w:id="7605" w:author="Steven LaBelle" w:date="2018-08-21T12:05:00Z" w:initials="SL">
    <w:p w14:paraId="7A252289" w14:textId="4088E9D0" w:rsidR="00D974F9" w:rsidRDefault="00D974F9">
      <w:pPr>
        <w:pStyle w:val="CommentText"/>
      </w:pPr>
      <w:r>
        <w:rPr>
          <w:rStyle w:val="CommentReference"/>
        </w:rPr>
        <w:annotationRef/>
      </w:r>
      <w:r>
        <w:t>Are you saying that the parameters in the above eqn are exposed?</w:t>
      </w:r>
    </w:p>
  </w:comment>
  <w:comment w:id="7621" w:author="Steven LaBelle" w:date="2018-08-21T12:06:00Z" w:initials="SL">
    <w:p w14:paraId="21E2A0D7" w14:textId="21F0D738" w:rsidR="00D974F9" w:rsidRDefault="00D974F9">
      <w:pPr>
        <w:pStyle w:val="CommentText"/>
      </w:pPr>
      <w:r>
        <w:rPr>
          <w:rStyle w:val="CommentReference"/>
        </w:rPr>
        <w:annotationRef/>
      </w:r>
      <w:r>
        <w:t>What does this option do</w:t>
      </w:r>
    </w:p>
  </w:comment>
  <w:comment w:id="7659" w:author="Steven LaBelle" w:date="2018-08-21T12:05:00Z" w:initials="SL">
    <w:p w14:paraId="6260BE25" w14:textId="77777777" w:rsidR="00D974F9" w:rsidRDefault="00D974F9" w:rsidP="00F37F02">
      <w:pPr>
        <w:pStyle w:val="CommentText"/>
      </w:pPr>
      <w:r>
        <w:rPr>
          <w:rStyle w:val="CommentReference"/>
        </w:rPr>
        <w:annotationRef/>
      </w:r>
      <w:r>
        <w:t>Are you saying that the parameters in the above eqn are exposed?</w:t>
      </w:r>
    </w:p>
  </w:comment>
  <w:comment w:id="7682" w:author="Steven LaBelle" w:date="2018-08-21T12:06:00Z" w:initials="SL">
    <w:p w14:paraId="346B7EFD" w14:textId="77777777" w:rsidR="00D974F9" w:rsidRDefault="00D974F9" w:rsidP="00F37F02">
      <w:pPr>
        <w:pStyle w:val="CommentText"/>
      </w:pPr>
      <w:r>
        <w:rPr>
          <w:rStyle w:val="CommentReference"/>
        </w:rPr>
        <w:annotationRef/>
      </w:r>
      <w:r>
        <w:t>What does this option do</w:t>
      </w:r>
    </w:p>
  </w:comment>
  <w:comment w:id="7712" w:author="Steven LaBelle" w:date="2018-08-21T12:06:00Z" w:initials="SL">
    <w:p w14:paraId="71DBE9E2" w14:textId="21D3A280" w:rsidR="00D974F9" w:rsidRDefault="00D974F9">
      <w:pPr>
        <w:pStyle w:val="CommentText"/>
      </w:pPr>
      <w:r>
        <w:rPr>
          <w:rStyle w:val="CommentReference"/>
        </w:rPr>
        <w:annotationRef/>
      </w:r>
      <w:r>
        <w:t>What does this mean?</w:t>
      </w:r>
    </w:p>
  </w:comment>
  <w:comment w:id="7836" w:author="Steven" w:date="2021-08-23T20:43:00Z" w:initials="SL">
    <w:p w14:paraId="165CD257" w14:textId="3E3E7D54" w:rsidR="00D974F9" w:rsidRDefault="00D974F9">
      <w:pPr>
        <w:pStyle w:val="CommentText"/>
      </w:pPr>
      <w:r>
        <w:rPr>
          <w:rStyle w:val="CommentReference"/>
        </w:rPr>
        <w:annotationRef/>
      </w:r>
      <w:r>
        <w:t>Should always be true and put at the end</w:t>
      </w:r>
    </w:p>
  </w:comment>
  <w:comment w:id="7834" w:author="Steven LaBelle" w:date="2018-08-21T12:27:00Z" w:initials="SL">
    <w:p w14:paraId="6946C2AE" w14:textId="705D4CF1" w:rsidR="00D974F9" w:rsidRDefault="00D974F9">
      <w:pPr>
        <w:pStyle w:val="CommentText"/>
      </w:pPr>
      <w:r>
        <w:rPr>
          <w:rStyle w:val="CommentReference"/>
        </w:rPr>
        <w:annotationRef/>
      </w:r>
      <w:r>
        <w:t xml:space="preserve">Unclear sentence and doesn’t explain what repulse </w:t>
      </w:r>
      <w:proofErr w:type="spellStart"/>
      <w:r>
        <w:t>pdd</w:t>
      </w:r>
      <w:proofErr w:type="spellEnd"/>
      <w:r>
        <w:t xml:space="preserve"> is</w:t>
      </w:r>
    </w:p>
  </w:comment>
  <w:comment w:id="7915" w:author="Steven" w:date="2021-08-23T20:44:00Z" w:initials="SL">
    <w:p w14:paraId="47F3F80A" w14:textId="7AD9C235" w:rsidR="00D974F9" w:rsidRDefault="00D974F9">
      <w:pPr>
        <w:pStyle w:val="CommentText"/>
      </w:pPr>
      <w:r>
        <w:rPr>
          <w:rStyle w:val="CommentReference"/>
        </w:rPr>
        <w:annotationRef/>
      </w:r>
      <w:r>
        <w:t>Should always be true and put at end</w:t>
      </w:r>
    </w:p>
  </w:comment>
  <w:comment w:id="7922" w:author="Steven LaBelle" w:date="2018-08-21T12:29:00Z" w:initials="SL">
    <w:p w14:paraId="2D505F7A" w14:textId="230DCFDA" w:rsidR="00D974F9" w:rsidRDefault="00D974F9">
      <w:pPr>
        <w:pStyle w:val="CommentText"/>
      </w:pPr>
      <w:r>
        <w:rPr>
          <w:rStyle w:val="CommentReference"/>
        </w:rPr>
        <w:annotationRef/>
      </w:r>
      <w:r>
        <w:t>Unclear. Are you comparing angles or cosines of angles? If comparing angles give units (</w:t>
      </w:r>
      <w:proofErr w:type="spellStart"/>
      <w:r>
        <w:t>rads</w:t>
      </w:r>
      <w:proofErr w:type="spellEnd"/>
      <w:r>
        <w:t xml:space="preserve"> or </w:t>
      </w:r>
      <w:proofErr w:type="spellStart"/>
      <w:r>
        <w:t>degs</w:t>
      </w:r>
      <w:proofErr w:type="spellEnd"/>
      <w:r>
        <w:t>)</w:t>
      </w:r>
    </w:p>
  </w:comment>
  <w:comment w:id="8005" w:author="Steven LaBelle" w:date="2018-08-21T12:31:00Z" w:initials="SL">
    <w:p w14:paraId="6D3ED70E" w14:textId="52F727F0" w:rsidR="00D974F9" w:rsidRDefault="00D974F9">
      <w:pPr>
        <w:pStyle w:val="CommentText"/>
      </w:pPr>
      <w:r>
        <w:rPr>
          <w:rStyle w:val="CommentReference"/>
        </w:rPr>
        <w:annotationRef/>
      </w:r>
      <w:r>
        <w:rPr>
          <w:rStyle w:val="CommentReference"/>
        </w:rPr>
        <w:t>Explain how this differs from alpha</w:t>
      </w:r>
    </w:p>
  </w:comment>
  <w:comment w:id="8834" w:author="Steven LaBelle" w:date="2018-08-21T12:32:00Z" w:initials="SL">
    <w:p w14:paraId="793A2AEE" w14:textId="1285C5D9" w:rsidR="00D974F9" w:rsidRDefault="00D974F9">
      <w:pPr>
        <w:pStyle w:val="CommentText"/>
      </w:pPr>
      <w:r>
        <w:rPr>
          <w:rStyle w:val="CommentReference"/>
        </w:rPr>
        <w:annotationRef/>
      </w:r>
      <w:proofErr w:type="gramStart"/>
      <w:r>
        <w:t>explain</w:t>
      </w:r>
      <w:proofErr w:type="gramEnd"/>
    </w:p>
  </w:comment>
  <w:comment w:id="8837" w:author="Steven LaBelle" w:date="2018-08-21T12:33:00Z" w:initials="SL">
    <w:p w14:paraId="036E6414" w14:textId="59FDEF45" w:rsidR="00D974F9" w:rsidRDefault="00D974F9">
      <w:pPr>
        <w:pStyle w:val="CommentText"/>
      </w:pPr>
      <w:r>
        <w:rPr>
          <w:rStyle w:val="CommentReference"/>
        </w:rPr>
        <w:annotationRef/>
      </w:r>
      <w:proofErr w:type="gramStart"/>
      <w:r>
        <w:t>in</w:t>
      </w:r>
      <w:proofErr w:type="gramEnd"/>
      <w:r>
        <w:t xml:space="preserve"> relation to?</w:t>
      </w:r>
    </w:p>
  </w:comment>
  <w:comment w:id="8841" w:author="Steven LaBelle" w:date="2018-08-21T12:33:00Z" w:initials="SL">
    <w:p w14:paraId="2DCC338C" w14:textId="6D2222A5" w:rsidR="00D974F9" w:rsidRDefault="00D974F9">
      <w:pPr>
        <w:pStyle w:val="CommentText"/>
      </w:pPr>
      <w:r>
        <w:rPr>
          <w:rStyle w:val="CommentReference"/>
        </w:rPr>
        <w:annotationRef/>
      </w:r>
      <w:r>
        <w:t>Spelled “azimuth”, will want to update code at some point as well.</w:t>
      </w:r>
    </w:p>
  </w:comment>
  <w:comment w:id="8842" w:author="Steven LaBelle" w:date="2018-08-21T12:34:00Z" w:initials="SL">
    <w:p w14:paraId="6289441D" w14:textId="1AA439A8" w:rsidR="00D974F9" w:rsidRDefault="00D974F9">
      <w:pPr>
        <w:pStyle w:val="CommentText"/>
      </w:pPr>
      <w:r>
        <w:rPr>
          <w:rStyle w:val="CommentReference"/>
        </w:rPr>
        <w:annotationRef/>
      </w:r>
      <w:r>
        <w:t>Give units (</w:t>
      </w:r>
      <w:proofErr w:type="spellStart"/>
      <w:r>
        <w:t>rads</w:t>
      </w:r>
      <w:proofErr w:type="spellEnd"/>
      <w:r>
        <w:t xml:space="preserve"> vs </w:t>
      </w:r>
      <w:proofErr w:type="spellStart"/>
      <w:r>
        <w:t>degs</w:t>
      </w:r>
      <w:proofErr w:type="spellEnd"/>
      <w:r>
        <w:t>)</w:t>
      </w:r>
    </w:p>
  </w:comment>
  <w:comment w:id="9125" w:author="Steven LaBelle" w:date="2018-08-21T12:35:00Z" w:initials="SL">
    <w:p w14:paraId="775E3A87" w14:textId="4DFD6037" w:rsidR="00D974F9" w:rsidRDefault="00D974F9">
      <w:pPr>
        <w:pStyle w:val="CommentText"/>
      </w:pPr>
      <w:r>
        <w:rPr>
          <w:rStyle w:val="CommentReference"/>
        </w:rPr>
        <w:annotationRef/>
      </w:r>
      <w:r>
        <w:t>?</w:t>
      </w:r>
    </w:p>
  </w:comment>
  <w:comment w:id="9126" w:author="Steven LaBelle" w:date="2018-08-21T12:35:00Z" w:initials="SL">
    <w:p w14:paraId="5C5AEEDB" w14:textId="4C61AFCD" w:rsidR="00D974F9" w:rsidRDefault="00D974F9">
      <w:pPr>
        <w:pStyle w:val="CommentText"/>
      </w:pPr>
      <w:r>
        <w:rPr>
          <w:rStyle w:val="CommentReference"/>
        </w:rPr>
        <w:annotationRef/>
      </w:r>
      <w:r>
        <w:t>Explain rolling</w:t>
      </w:r>
    </w:p>
  </w:comment>
  <w:comment w:id="9131" w:author="Steven LaBelle" w:date="2018-08-21T12:36:00Z" w:initials="SL">
    <w:p w14:paraId="62E50CFB" w14:textId="5319458D" w:rsidR="00D974F9" w:rsidRDefault="00D974F9">
      <w:pPr>
        <w:pStyle w:val="CommentText"/>
      </w:pPr>
      <w:r>
        <w:rPr>
          <w:rStyle w:val="CommentReference"/>
        </w:rPr>
        <w:annotationRef/>
      </w:r>
      <w:proofErr w:type="gramStart"/>
      <w:r>
        <w:t>explain</w:t>
      </w:r>
      <w:proofErr w:type="gramEnd"/>
    </w:p>
  </w:comment>
  <w:comment w:id="9132" w:author="Steven LaBelle" w:date="2018-08-21T12:36:00Z" w:initials="SL">
    <w:p w14:paraId="4BBA8137" w14:textId="6C322205" w:rsidR="00D974F9" w:rsidRDefault="00D974F9">
      <w:pPr>
        <w:pStyle w:val="CommentText"/>
      </w:pPr>
      <w:r>
        <w:rPr>
          <w:rStyle w:val="CommentReference"/>
        </w:rPr>
        <w:annotationRef/>
      </w:r>
      <w:proofErr w:type="gramStart"/>
      <w:r>
        <w:t>why</w:t>
      </w:r>
      <w:proofErr w:type="gramEnd"/>
      <w:r>
        <w:t>?</w:t>
      </w:r>
    </w:p>
  </w:comment>
  <w:comment w:id="9475" w:author="Steven LaBelle" w:date="2018-08-21T12:37:00Z" w:initials="SL">
    <w:p w14:paraId="5CB1AA2D" w14:textId="37DFCFC2" w:rsidR="00D974F9" w:rsidRDefault="00D974F9">
      <w:pPr>
        <w:pStyle w:val="CommentText"/>
      </w:pPr>
      <w:r>
        <w:rPr>
          <w:rStyle w:val="CommentReference"/>
        </w:rPr>
        <w:annotationRef/>
      </w:r>
      <w:r>
        <w:t>Should be in a different section</w:t>
      </w:r>
    </w:p>
  </w:comment>
  <w:comment w:id="9586" w:author="Steven LaBelle" w:date="2018-08-21T12:38:00Z" w:initials="SL">
    <w:p w14:paraId="5A0AA35A" w14:textId="3A7461EB" w:rsidR="00D974F9" w:rsidRDefault="00D974F9">
      <w:pPr>
        <w:pStyle w:val="CommentText"/>
      </w:pPr>
      <w:r>
        <w:rPr>
          <w:rStyle w:val="CommentReference"/>
        </w:rPr>
        <w:annotationRef/>
      </w:r>
      <w:r>
        <w:t>Should be in different section</w:t>
      </w:r>
    </w:p>
  </w:comment>
  <w:comment w:id="9840" w:author="Steven LaBelle" w:date="2018-08-21T12:41:00Z" w:initials="SL">
    <w:p w14:paraId="6F613852" w14:textId="2AFEAC31" w:rsidR="00D974F9" w:rsidRDefault="00D974F9">
      <w:pPr>
        <w:pStyle w:val="CommentText"/>
      </w:pPr>
      <w:r>
        <w:rPr>
          <w:rStyle w:val="CommentReference"/>
        </w:rPr>
        <w:annotationRef/>
      </w:r>
      <w:proofErr w:type="spellStart"/>
      <w:r>
        <w:t>Raycasting</w:t>
      </w:r>
      <w:proofErr w:type="spellEnd"/>
      <w:r>
        <w:t xml:space="preserve"> method needs to be explained further in the theory section.</w:t>
      </w:r>
    </w:p>
  </w:comment>
  <w:comment w:id="9841" w:author="Steven LaBelle" w:date="2018-08-21T12:42:00Z" w:initials="SL">
    <w:p w14:paraId="2BB07E7A" w14:textId="21BD8648" w:rsidR="00D974F9" w:rsidRDefault="00D974F9">
      <w:pPr>
        <w:pStyle w:val="CommentText"/>
      </w:pPr>
      <w:r>
        <w:rPr>
          <w:rStyle w:val="CommentReference"/>
        </w:rPr>
        <w:annotationRef/>
      </w:r>
      <w:r>
        <w:t>How is the change determined</w:t>
      </w:r>
    </w:p>
  </w:comment>
  <w:comment w:id="9875" w:author="Steven LaBelle" w:date="2018-08-21T12:44:00Z" w:initials="SL">
    <w:p w14:paraId="2785B9E0" w14:textId="09B92853" w:rsidR="00D974F9" w:rsidRDefault="00D974F9">
      <w:pPr>
        <w:pStyle w:val="CommentText"/>
      </w:pPr>
      <w:r>
        <w:rPr>
          <w:rStyle w:val="CommentReference"/>
        </w:rPr>
        <w:annotationRef/>
      </w:r>
      <w:r>
        <w:t>Add visual</w:t>
      </w:r>
    </w:p>
  </w:comment>
  <w:comment w:id="9882" w:author="Steven LaBelle" w:date="2019-05-06T18:42:00Z" w:initials="SL">
    <w:p w14:paraId="0C755527" w14:textId="57ACC7A6" w:rsidR="00D974F9" w:rsidRDefault="00D974F9">
      <w:pPr>
        <w:pStyle w:val="CommentText"/>
      </w:pPr>
      <w:r>
        <w:rPr>
          <w:rStyle w:val="CommentReference"/>
        </w:rPr>
        <w:annotationRef/>
      </w:r>
      <w:r>
        <w:t>Bad user implementation. Should switch to the angle itself.</w:t>
      </w:r>
    </w:p>
  </w:comment>
  <w:comment w:id="10454" w:author="Steven LaBelle" w:date="2018-08-21T12:49:00Z" w:initials="SL">
    <w:p w14:paraId="6DD51EC7" w14:textId="1B8877FD" w:rsidR="00D974F9" w:rsidRDefault="00D974F9">
      <w:pPr>
        <w:pStyle w:val="CommentText"/>
      </w:pPr>
      <w:r>
        <w:rPr>
          <w:rStyle w:val="CommentReference"/>
        </w:rPr>
        <w:annotationRef/>
      </w:r>
      <w:r>
        <w:t>Eventually rename</w:t>
      </w:r>
    </w:p>
  </w:comment>
  <w:comment w:id="10926" w:author="Steven LaBelle" w:date="2018-08-21T12:53:00Z" w:initials="SL">
    <w:p w14:paraId="74709792" w14:textId="17303770" w:rsidR="00D974F9" w:rsidRDefault="00D974F9">
      <w:pPr>
        <w:pStyle w:val="CommentText"/>
      </w:pPr>
      <w:r>
        <w:rPr>
          <w:rStyle w:val="CommentReference"/>
        </w:rPr>
        <w:annotationRef/>
      </w:r>
      <w:r>
        <w:t>I believe these are taken from the FEBio manual so probably need to remove most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88DA16" w15:done="0"/>
  <w15:commentEx w15:paraId="36F317A1" w15:done="0"/>
  <w15:commentEx w15:paraId="703DB446" w15:done="0"/>
  <w15:commentEx w15:paraId="57923D9E" w15:done="0"/>
  <w15:commentEx w15:paraId="0564EB95" w15:done="0"/>
  <w15:commentEx w15:paraId="3480CACB" w15:done="0"/>
  <w15:commentEx w15:paraId="60E5D0E8" w15:done="0"/>
  <w15:commentEx w15:paraId="4142FC6E" w15:done="0"/>
  <w15:commentEx w15:paraId="6009978A" w15:done="0"/>
  <w15:commentEx w15:paraId="19F040D7" w15:done="0"/>
  <w15:commentEx w15:paraId="3DCA8538" w15:done="0"/>
  <w15:commentEx w15:paraId="337A1AB0" w15:done="0"/>
  <w15:commentEx w15:paraId="40FA56CF" w15:done="0"/>
  <w15:commentEx w15:paraId="42F8E441" w15:done="0"/>
  <w15:commentEx w15:paraId="03E42C1B" w15:done="0"/>
  <w15:commentEx w15:paraId="55F71251" w15:done="0"/>
  <w15:commentEx w15:paraId="225B07DF" w15:done="0"/>
  <w15:commentEx w15:paraId="1123769A" w15:done="0"/>
  <w15:commentEx w15:paraId="4D5D7905" w15:done="0"/>
  <w15:commentEx w15:paraId="565D577A" w15:done="0"/>
  <w15:commentEx w15:paraId="782BC9B3" w15:done="0"/>
  <w15:commentEx w15:paraId="33327C19" w15:done="0"/>
  <w15:commentEx w15:paraId="464D9D60" w15:done="0"/>
  <w15:commentEx w15:paraId="6EED535E" w15:done="0"/>
  <w15:commentEx w15:paraId="5BCE0565" w15:done="0"/>
  <w15:commentEx w15:paraId="7A252289" w15:done="0"/>
  <w15:commentEx w15:paraId="21E2A0D7" w15:done="0"/>
  <w15:commentEx w15:paraId="6260BE25" w15:done="0"/>
  <w15:commentEx w15:paraId="346B7EFD" w15:done="0"/>
  <w15:commentEx w15:paraId="71DBE9E2" w15:done="0"/>
  <w15:commentEx w15:paraId="165CD257" w15:done="0"/>
  <w15:commentEx w15:paraId="6946C2AE" w15:done="0"/>
  <w15:commentEx w15:paraId="47F3F80A" w15:done="0"/>
  <w15:commentEx w15:paraId="2D505F7A" w15:done="0"/>
  <w15:commentEx w15:paraId="6D3ED70E" w15:done="0"/>
  <w15:commentEx w15:paraId="793A2AEE" w15:done="0"/>
  <w15:commentEx w15:paraId="036E6414" w15:done="0"/>
  <w15:commentEx w15:paraId="2DCC338C" w15:done="0"/>
  <w15:commentEx w15:paraId="6289441D" w15:done="0"/>
  <w15:commentEx w15:paraId="775E3A87" w15:done="0"/>
  <w15:commentEx w15:paraId="5C5AEEDB" w15:done="0"/>
  <w15:commentEx w15:paraId="62E50CFB" w15:done="0"/>
  <w15:commentEx w15:paraId="4BBA8137" w15:done="0"/>
  <w15:commentEx w15:paraId="5CB1AA2D" w15:done="0"/>
  <w15:commentEx w15:paraId="5A0AA35A" w15:done="0"/>
  <w15:commentEx w15:paraId="6F613852" w15:done="0"/>
  <w15:commentEx w15:paraId="2BB07E7A" w15:done="0"/>
  <w15:commentEx w15:paraId="2785B9E0" w15:done="0"/>
  <w15:commentEx w15:paraId="0C755527" w15:done="0"/>
  <w15:commentEx w15:paraId="6DD51EC7" w15:done="0"/>
  <w15:commentEx w15:paraId="747097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367AD" w14:textId="77777777" w:rsidR="00CD182C" w:rsidRDefault="00CD182C">
      <w:r>
        <w:separator/>
      </w:r>
    </w:p>
  </w:endnote>
  <w:endnote w:type="continuationSeparator" w:id="0">
    <w:p w14:paraId="1E29D52C" w14:textId="77777777" w:rsidR="00CD182C" w:rsidRDefault="00CD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B19CD4" w14:textId="77777777" w:rsidR="00CD182C" w:rsidRDefault="00CD182C">
      <w:r>
        <w:separator/>
      </w:r>
    </w:p>
  </w:footnote>
  <w:footnote w:type="continuationSeparator" w:id="0">
    <w:p w14:paraId="63566432" w14:textId="77777777" w:rsidR="00CD182C" w:rsidRDefault="00CD18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4BEA9" w14:textId="24DF71E3" w:rsidR="00D974F9" w:rsidRDefault="00D974F9"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47</w:t>
    </w:r>
    <w:r>
      <w:rPr>
        <w:rStyle w:val="PageNumber"/>
      </w:rPr>
      <w:fldChar w:fldCharType="end"/>
    </w:r>
  </w:p>
  <w:p w14:paraId="6F3346F0" w14:textId="77777777" w:rsidR="00D974F9" w:rsidRDefault="00D974F9" w:rsidP="006A0B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B9C0C" w14:textId="57DD77C1" w:rsidR="00D974F9" w:rsidRDefault="00D974F9"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28B2">
      <w:rPr>
        <w:rStyle w:val="PageNumber"/>
        <w:noProof/>
      </w:rPr>
      <w:t>37</w:t>
    </w:r>
    <w:r>
      <w:rPr>
        <w:rStyle w:val="PageNumber"/>
      </w:rPr>
      <w:fldChar w:fldCharType="end"/>
    </w:r>
  </w:p>
  <w:p w14:paraId="4C9E34C0" w14:textId="77777777" w:rsidR="00D974F9" w:rsidRDefault="00D974F9" w:rsidP="006A0BC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15:restartNumberingAfterBreak="0">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15:restartNumberingAfterBreak="0">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15:restartNumberingAfterBreak="0">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1037ADF"/>
    <w:multiLevelType w:val="hybridMultilevel"/>
    <w:tmpl w:val="3E3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3" w15:restartNumberingAfterBreak="0">
    <w:nsid w:val="3BE1561C"/>
    <w:multiLevelType w:val="hybridMultilevel"/>
    <w:tmpl w:val="440AA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2F15E3"/>
    <w:multiLevelType w:val="multilevel"/>
    <w:tmpl w:val="C970555E"/>
    <w:lvl w:ilvl="0">
      <w:start w:val="1"/>
      <w:numFmt w:val="decimal"/>
      <w:pStyle w:val="Heading1"/>
      <w:lvlText w:val="%1."/>
      <w:lvlJc w:val="left"/>
      <w:pPr>
        <w:ind w:left="360" w:hanging="360"/>
      </w:pPr>
      <w:rPr>
        <w:rFonts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9" w15:restartNumberingAfterBreak="0">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510E3F7A"/>
    <w:multiLevelType w:val="hybridMultilevel"/>
    <w:tmpl w:val="F52C4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4" w15:restartNumberingAfterBreak="0">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5AE70E84"/>
    <w:multiLevelType w:val="hybridMultilevel"/>
    <w:tmpl w:val="23D2B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D16741"/>
    <w:multiLevelType w:val="hybridMultilevel"/>
    <w:tmpl w:val="592A32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612E51"/>
    <w:multiLevelType w:val="hybridMultilevel"/>
    <w:tmpl w:val="198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C525D16"/>
    <w:multiLevelType w:val="hybridMultilevel"/>
    <w:tmpl w:val="C958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0" w15:restartNumberingAfterBreak="0">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15:restartNumberingAfterBreak="0">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5"/>
  </w:num>
  <w:num w:numId="3">
    <w:abstractNumId w:val="31"/>
  </w:num>
  <w:num w:numId="4">
    <w:abstractNumId w:val="58"/>
  </w:num>
  <w:num w:numId="5">
    <w:abstractNumId w:val="50"/>
  </w:num>
  <w:num w:numId="6">
    <w:abstractNumId w:val="57"/>
  </w:num>
  <w:num w:numId="7">
    <w:abstractNumId w:val="23"/>
  </w:num>
  <w:num w:numId="8">
    <w:abstractNumId w:val="11"/>
  </w:num>
  <w:num w:numId="9">
    <w:abstractNumId w:val="30"/>
  </w:num>
  <w:num w:numId="10">
    <w:abstractNumId w:val="61"/>
  </w:num>
  <w:num w:numId="11">
    <w:abstractNumId w:val="34"/>
  </w:num>
  <w:num w:numId="12">
    <w:abstractNumId w:val="16"/>
  </w:num>
  <w:num w:numId="13">
    <w:abstractNumId w:val="51"/>
  </w:num>
  <w:num w:numId="14">
    <w:abstractNumId w:val="44"/>
  </w:num>
  <w:num w:numId="15">
    <w:abstractNumId w:val="59"/>
  </w:num>
  <w:num w:numId="16">
    <w:abstractNumId w:val="49"/>
  </w:num>
  <w:num w:numId="17">
    <w:abstractNumId w:val="54"/>
  </w:num>
  <w:num w:numId="18">
    <w:abstractNumId w:val="41"/>
  </w:num>
  <w:num w:numId="19">
    <w:abstractNumId w:val="18"/>
  </w:num>
  <w:num w:numId="20">
    <w:abstractNumId w:val="60"/>
  </w:num>
  <w:num w:numId="21">
    <w:abstractNumId w:val="13"/>
  </w:num>
  <w:num w:numId="22">
    <w:abstractNumId w:val="28"/>
  </w:num>
  <w:num w:numId="23">
    <w:abstractNumId w:val="32"/>
  </w:num>
  <w:num w:numId="24">
    <w:abstractNumId w:val="12"/>
  </w:num>
  <w:num w:numId="25">
    <w:abstractNumId w:val="26"/>
  </w:num>
  <w:num w:numId="26">
    <w:abstractNumId w:val="15"/>
  </w:num>
  <w:num w:numId="27">
    <w:abstractNumId w:val="56"/>
  </w:num>
  <w:num w:numId="28">
    <w:abstractNumId w:val="62"/>
  </w:num>
  <w:num w:numId="29">
    <w:abstractNumId w:val="6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53"/>
  </w:num>
  <w:num w:numId="41">
    <w:abstractNumId w:val="27"/>
  </w:num>
  <w:num w:numId="42">
    <w:abstractNumId w:val="37"/>
  </w:num>
  <w:num w:numId="43">
    <w:abstractNumId w:val="20"/>
  </w:num>
  <w:num w:numId="44">
    <w:abstractNumId w:val="38"/>
  </w:num>
  <w:num w:numId="45">
    <w:abstractNumId w:val="43"/>
  </w:num>
  <w:num w:numId="46">
    <w:abstractNumId w:val="35"/>
  </w:num>
  <w:num w:numId="47">
    <w:abstractNumId w:val="17"/>
  </w:num>
  <w:num w:numId="48">
    <w:abstractNumId w:val="21"/>
  </w:num>
  <w:num w:numId="49">
    <w:abstractNumId w:val="39"/>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42"/>
  </w:num>
  <w:num w:numId="53">
    <w:abstractNumId w:val="63"/>
  </w:num>
  <w:num w:numId="54">
    <w:abstractNumId w:val="19"/>
  </w:num>
  <w:num w:numId="55">
    <w:abstractNumId w:val="47"/>
  </w:num>
  <w:num w:numId="56">
    <w:abstractNumId w:val="24"/>
  </w:num>
  <w:num w:numId="57">
    <w:abstractNumId w:val="14"/>
  </w:num>
  <w:num w:numId="58">
    <w:abstractNumId w:val="36"/>
  </w:num>
  <w:num w:numId="59">
    <w:abstractNumId w:val="22"/>
  </w:num>
  <w:num w:numId="60">
    <w:abstractNumId w:val="48"/>
  </w:num>
  <w:num w:numId="61">
    <w:abstractNumId w:val="46"/>
  </w:num>
  <w:num w:numId="62">
    <w:abstractNumId w:val="33"/>
  </w:num>
  <w:num w:numId="63">
    <w:abstractNumId w:val="55"/>
  </w:num>
  <w:num w:numId="64">
    <w:abstractNumId w:val="52"/>
  </w:num>
  <w:num w:numId="65">
    <w:abstractNumId w:val="40"/>
  </w:num>
  <w:num w:numId="66">
    <w:abstractNumId w:val="29"/>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n">
    <w15:presenceInfo w15:providerId="Windows Live" w15:userId="dcb8713effff265d"/>
  </w15:person>
  <w15:person w15:author="mp4">
    <w15:presenceInfo w15:providerId="None" w15:userId="mp4"/>
  </w15:person>
  <w15:person w15:author="Steven LaBelle">
    <w15:presenceInfo w15:providerId="Windows Live" w15:userId="dcb8713effff265d"/>
  </w15:person>
  <w15:person w15:author=" ">
    <w15:presenceInfo w15:providerId="None" w15:userId=" "/>
  </w15:person>
  <w15:person w15:author="Steven [2]">
    <w15:presenceInfo w15:providerId="None" w15:userId="Stev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MX"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z9wadtz0je5vxoext57p9tsbs0eed2vastf0&quot;&gt;EFD_Guidance&lt;record-ids&gt;&lt;item&gt;10&lt;/item&gt;&lt;item&gt;13&lt;/item&gt;&lt;item&gt;14&lt;/item&gt;&lt;item&gt;18&lt;/item&gt;&lt;item&gt;22&lt;/item&gt;&lt;item&gt;42&lt;/item&gt;&lt;item&gt;59&lt;/item&gt;&lt;/record-ids&gt;&lt;/item&gt;&lt;/Libraries&gt;"/>
  </w:docVars>
  <w:rsids>
    <w:rsidRoot w:val="000F5F8E"/>
    <w:rsid w:val="00000761"/>
    <w:rsid w:val="000021D4"/>
    <w:rsid w:val="000058C1"/>
    <w:rsid w:val="00005BBD"/>
    <w:rsid w:val="00007BE4"/>
    <w:rsid w:val="00010012"/>
    <w:rsid w:val="0001143F"/>
    <w:rsid w:val="00012E68"/>
    <w:rsid w:val="000140F2"/>
    <w:rsid w:val="000143D6"/>
    <w:rsid w:val="00015049"/>
    <w:rsid w:val="0001540A"/>
    <w:rsid w:val="00015A48"/>
    <w:rsid w:val="00016C10"/>
    <w:rsid w:val="0002349F"/>
    <w:rsid w:val="00026B51"/>
    <w:rsid w:val="00027BA5"/>
    <w:rsid w:val="00031F52"/>
    <w:rsid w:val="0003271B"/>
    <w:rsid w:val="00032B72"/>
    <w:rsid w:val="000333A6"/>
    <w:rsid w:val="0003388B"/>
    <w:rsid w:val="000347E5"/>
    <w:rsid w:val="00034AEE"/>
    <w:rsid w:val="000351A5"/>
    <w:rsid w:val="00035A1C"/>
    <w:rsid w:val="00042F45"/>
    <w:rsid w:val="00044C75"/>
    <w:rsid w:val="0004522F"/>
    <w:rsid w:val="00045D5D"/>
    <w:rsid w:val="00047403"/>
    <w:rsid w:val="00050662"/>
    <w:rsid w:val="00050D38"/>
    <w:rsid w:val="00051B3C"/>
    <w:rsid w:val="00051B9D"/>
    <w:rsid w:val="000525CD"/>
    <w:rsid w:val="0005554B"/>
    <w:rsid w:val="000555A7"/>
    <w:rsid w:val="00055A8E"/>
    <w:rsid w:val="000577B9"/>
    <w:rsid w:val="00061F56"/>
    <w:rsid w:val="00063045"/>
    <w:rsid w:val="000668D8"/>
    <w:rsid w:val="000679A3"/>
    <w:rsid w:val="00067B59"/>
    <w:rsid w:val="000707A9"/>
    <w:rsid w:val="00070B9B"/>
    <w:rsid w:val="000715A3"/>
    <w:rsid w:val="00071AE2"/>
    <w:rsid w:val="00073AB7"/>
    <w:rsid w:val="00073C1F"/>
    <w:rsid w:val="00075A7F"/>
    <w:rsid w:val="00076BE7"/>
    <w:rsid w:val="000825FD"/>
    <w:rsid w:val="00082BD0"/>
    <w:rsid w:val="000839AF"/>
    <w:rsid w:val="000839BA"/>
    <w:rsid w:val="00083C4A"/>
    <w:rsid w:val="0008426C"/>
    <w:rsid w:val="0008484A"/>
    <w:rsid w:val="0008532F"/>
    <w:rsid w:val="00085758"/>
    <w:rsid w:val="000867B8"/>
    <w:rsid w:val="00087307"/>
    <w:rsid w:val="00087FBE"/>
    <w:rsid w:val="00091059"/>
    <w:rsid w:val="00091C5B"/>
    <w:rsid w:val="00092447"/>
    <w:rsid w:val="000924AA"/>
    <w:rsid w:val="000927DF"/>
    <w:rsid w:val="00093595"/>
    <w:rsid w:val="00093E83"/>
    <w:rsid w:val="00094DCD"/>
    <w:rsid w:val="00095F12"/>
    <w:rsid w:val="000A3859"/>
    <w:rsid w:val="000A70D2"/>
    <w:rsid w:val="000B062D"/>
    <w:rsid w:val="000B10C9"/>
    <w:rsid w:val="000B1DEA"/>
    <w:rsid w:val="000B1FC8"/>
    <w:rsid w:val="000B27AD"/>
    <w:rsid w:val="000B3370"/>
    <w:rsid w:val="000B4F19"/>
    <w:rsid w:val="000B57A4"/>
    <w:rsid w:val="000B5C6C"/>
    <w:rsid w:val="000B6332"/>
    <w:rsid w:val="000B6E3A"/>
    <w:rsid w:val="000B74AB"/>
    <w:rsid w:val="000B7D9C"/>
    <w:rsid w:val="000C13D5"/>
    <w:rsid w:val="000C24E2"/>
    <w:rsid w:val="000C345C"/>
    <w:rsid w:val="000C3BCA"/>
    <w:rsid w:val="000C4066"/>
    <w:rsid w:val="000C45C9"/>
    <w:rsid w:val="000C6476"/>
    <w:rsid w:val="000C6D02"/>
    <w:rsid w:val="000C7A06"/>
    <w:rsid w:val="000C7FD9"/>
    <w:rsid w:val="000D1207"/>
    <w:rsid w:val="000D16F3"/>
    <w:rsid w:val="000D2D04"/>
    <w:rsid w:val="000D2DED"/>
    <w:rsid w:val="000D2EC3"/>
    <w:rsid w:val="000D3927"/>
    <w:rsid w:val="000D6BEF"/>
    <w:rsid w:val="000D6D03"/>
    <w:rsid w:val="000D6E2D"/>
    <w:rsid w:val="000D7CEC"/>
    <w:rsid w:val="000E15BB"/>
    <w:rsid w:val="000E3C27"/>
    <w:rsid w:val="000E48F1"/>
    <w:rsid w:val="000E49B9"/>
    <w:rsid w:val="000E507A"/>
    <w:rsid w:val="000E542A"/>
    <w:rsid w:val="000E5CAD"/>
    <w:rsid w:val="000F0061"/>
    <w:rsid w:val="000F020C"/>
    <w:rsid w:val="000F12D8"/>
    <w:rsid w:val="000F2452"/>
    <w:rsid w:val="000F379E"/>
    <w:rsid w:val="000F3B0E"/>
    <w:rsid w:val="000F5924"/>
    <w:rsid w:val="000F5F8E"/>
    <w:rsid w:val="000F72DB"/>
    <w:rsid w:val="000F7F41"/>
    <w:rsid w:val="001014CB"/>
    <w:rsid w:val="00101966"/>
    <w:rsid w:val="00103DE6"/>
    <w:rsid w:val="00105AB3"/>
    <w:rsid w:val="00106C2F"/>
    <w:rsid w:val="001079E9"/>
    <w:rsid w:val="0011089C"/>
    <w:rsid w:val="00111486"/>
    <w:rsid w:val="00111717"/>
    <w:rsid w:val="00112554"/>
    <w:rsid w:val="001139D3"/>
    <w:rsid w:val="00114DC8"/>
    <w:rsid w:val="00117875"/>
    <w:rsid w:val="00120952"/>
    <w:rsid w:val="00121748"/>
    <w:rsid w:val="00122AA2"/>
    <w:rsid w:val="00122D40"/>
    <w:rsid w:val="00123201"/>
    <w:rsid w:val="0012456E"/>
    <w:rsid w:val="00126A97"/>
    <w:rsid w:val="00130E05"/>
    <w:rsid w:val="001311A7"/>
    <w:rsid w:val="0013212E"/>
    <w:rsid w:val="001338ED"/>
    <w:rsid w:val="001362F8"/>
    <w:rsid w:val="001364AA"/>
    <w:rsid w:val="00136BC1"/>
    <w:rsid w:val="00137E5D"/>
    <w:rsid w:val="00141575"/>
    <w:rsid w:val="0014452C"/>
    <w:rsid w:val="00146635"/>
    <w:rsid w:val="00146C1F"/>
    <w:rsid w:val="00147151"/>
    <w:rsid w:val="00150D27"/>
    <w:rsid w:val="00152AB9"/>
    <w:rsid w:val="00154C40"/>
    <w:rsid w:val="00160751"/>
    <w:rsid w:val="00161A31"/>
    <w:rsid w:val="00162544"/>
    <w:rsid w:val="00162C39"/>
    <w:rsid w:val="00162CCE"/>
    <w:rsid w:val="0016320C"/>
    <w:rsid w:val="00163254"/>
    <w:rsid w:val="001639AF"/>
    <w:rsid w:val="00165740"/>
    <w:rsid w:val="00165B12"/>
    <w:rsid w:val="00167B84"/>
    <w:rsid w:val="00172A53"/>
    <w:rsid w:val="00174D5C"/>
    <w:rsid w:val="00175A35"/>
    <w:rsid w:val="0017701E"/>
    <w:rsid w:val="00181CF0"/>
    <w:rsid w:val="001821DF"/>
    <w:rsid w:val="0018254C"/>
    <w:rsid w:val="00182A67"/>
    <w:rsid w:val="00182D2C"/>
    <w:rsid w:val="00182F65"/>
    <w:rsid w:val="00183AC8"/>
    <w:rsid w:val="00184399"/>
    <w:rsid w:val="0018477D"/>
    <w:rsid w:val="001875BA"/>
    <w:rsid w:val="001902F0"/>
    <w:rsid w:val="001905FA"/>
    <w:rsid w:val="00191C9F"/>
    <w:rsid w:val="001930E2"/>
    <w:rsid w:val="00194632"/>
    <w:rsid w:val="0019485C"/>
    <w:rsid w:val="00195038"/>
    <w:rsid w:val="00195D31"/>
    <w:rsid w:val="0019668F"/>
    <w:rsid w:val="001966F9"/>
    <w:rsid w:val="00196AE3"/>
    <w:rsid w:val="001973A1"/>
    <w:rsid w:val="0019748C"/>
    <w:rsid w:val="0019783C"/>
    <w:rsid w:val="001A051F"/>
    <w:rsid w:val="001A0B85"/>
    <w:rsid w:val="001A0C56"/>
    <w:rsid w:val="001A1619"/>
    <w:rsid w:val="001A1F06"/>
    <w:rsid w:val="001A238B"/>
    <w:rsid w:val="001A30D6"/>
    <w:rsid w:val="001A31D2"/>
    <w:rsid w:val="001A4817"/>
    <w:rsid w:val="001A4C16"/>
    <w:rsid w:val="001A5F88"/>
    <w:rsid w:val="001A7B22"/>
    <w:rsid w:val="001B13CD"/>
    <w:rsid w:val="001B1DAD"/>
    <w:rsid w:val="001B2299"/>
    <w:rsid w:val="001B24EE"/>
    <w:rsid w:val="001B33E2"/>
    <w:rsid w:val="001B40DE"/>
    <w:rsid w:val="001B59A4"/>
    <w:rsid w:val="001B6021"/>
    <w:rsid w:val="001B60F0"/>
    <w:rsid w:val="001B7BC4"/>
    <w:rsid w:val="001B7C6D"/>
    <w:rsid w:val="001B7FCB"/>
    <w:rsid w:val="001C0986"/>
    <w:rsid w:val="001C1097"/>
    <w:rsid w:val="001C3E71"/>
    <w:rsid w:val="001C3ED5"/>
    <w:rsid w:val="001C4812"/>
    <w:rsid w:val="001C613C"/>
    <w:rsid w:val="001D2633"/>
    <w:rsid w:val="001D2F20"/>
    <w:rsid w:val="001D2FD3"/>
    <w:rsid w:val="001D481A"/>
    <w:rsid w:val="001D516D"/>
    <w:rsid w:val="001D671F"/>
    <w:rsid w:val="001D6CB8"/>
    <w:rsid w:val="001D7D9C"/>
    <w:rsid w:val="001E0B1D"/>
    <w:rsid w:val="001E2AFE"/>
    <w:rsid w:val="001E42B2"/>
    <w:rsid w:val="001E487C"/>
    <w:rsid w:val="001E4AB6"/>
    <w:rsid w:val="001E5168"/>
    <w:rsid w:val="001E5564"/>
    <w:rsid w:val="001E58E6"/>
    <w:rsid w:val="001F09E5"/>
    <w:rsid w:val="001F10C8"/>
    <w:rsid w:val="001F1A55"/>
    <w:rsid w:val="001F1DE6"/>
    <w:rsid w:val="001F2408"/>
    <w:rsid w:val="001F271C"/>
    <w:rsid w:val="001F2F7F"/>
    <w:rsid w:val="001F31B6"/>
    <w:rsid w:val="001F334A"/>
    <w:rsid w:val="001F3518"/>
    <w:rsid w:val="001F3D22"/>
    <w:rsid w:val="001F3FE2"/>
    <w:rsid w:val="001F4D5D"/>
    <w:rsid w:val="001F67BD"/>
    <w:rsid w:val="00201E98"/>
    <w:rsid w:val="0020391B"/>
    <w:rsid w:val="00204648"/>
    <w:rsid w:val="002053EA"/>
    <w:rsid w:val="002056D7"/>
    <w:rsid w:val="00207533"/>
    <w:rsid w:val="00211A75"/>
    <w:rsid w:val="00211D8C"/>
    <w:rsid w:val="00213D31"/>
    <w:rsid w:val="00214464"/>
    <w:rsid w:val="00214BC8"/>
    <w:rsid w:val="00214C54"/>
    <w:rsid w:val="00214C80"/>
    <w:rsid w:val="002155C4"/>
    <w:rsid w:val="00216706"/>
    <w:rsid w:val="002204C3"/>
    <w:rsid w:val="00220659"/>
    <w:rsid w:val="002226E1"/>
    <w:rsid w:val="002239E9"/>
    <w:rsid w:val="00223A3F"/>
    <w:rsid w:val="002243B6"/>
    <w:rsid w:val="00224F89"/>
    <w:rsid w:val="002264EB"/>
    <w:rsid w:val="002265E7"/>
    <w:rsid w:val="00227D2F"/>
    <w:rsid w:val="00230C58"/>
    <w:rsid w:val="00233060"/>
    <w:rsid w:val="00233085"/>
    <w:rsid w:val="00233809"/>
    <w:rsid w:val="002339B2"/>
    <w:rsid w:val="00233EA1"/>
    <w:rsid w:val="00233F22"/>
    <w:rsid w:val="00234587"/>
    <w:rsid w:val="00234658"/>
    <w:rsid w:val="00234A1A"/>
    <w:rsid w:val="002357E5"/>
    <w:rsid w:val="00235934"/>
    <w:rsid w:val="00236B70"/>
    <w:rsid w:val="00241579"/>
    <w:rsid w:val="00241B41"/>
    <w:rsid w:val="002429B0"/>
    <w:rsid w:val="002431F4"/>
    <w:rsid w:val="0024384F"/>
    <w:rsid w:val="002446F7"/>
    <w:rsid w:val="00245C70"/>
    <w:rsid w:val="00245D34"/>
    <w:rsid w:val="002505B6"/>
    <w:rsid w:val="00250F26"/>
    <w:rsid w:val="002512D4"/>
    <w:rsid w:val="002516FC"/>
    <w:rsid w:val="00252348"/>
    <w:rsid w:val="002528E9"/>
    <w:rsid w:val="00253426"/>
    <w:rsid w:val="002538A0"/>
    <w:rsid w:val="00254EB0"/>
    <w:rsid w:val="00256922"/>
    <w:rsid w:val="00257EC3"/>
    <w:rsid w:val="00261612"/>
    <w:rsid w:val="00261E33"/>
    <w:rsid w:val="002631BE"/>
    <w:rsid w:val="002638E5"/>
    <w:rsid w:val="00264AD0"/>
    <w:rsid w:val="00265D40"/>
    <w:rsid w:val="00265E57"/>
    <w:rsid w:val="00267E03"/>
    <w:rsid w:val="0027074C"/>
    <w:rsid w:val="00270CFB"/>
    <w:rsid w:val="00271408"/>
    <w:rsid w:val="00273D0B"/>
    <w:rsid w:val="00274C78"/>
    <w:rsid w:val="002758B1"/>
    <w:rsid w:val="00275F94"/>
    <w:rsid w:val="00277EE6"/>
    <w:rsid w:val="00280000"/>
    <w:rsid w:val="00280032"/>
    <w:rsid w:val="00280403"/>
    <w:rsid w:val="002825A1"/>
    <w:rsid w:val="0028349D"/>
    <w:rsid w:val="0028632C"/>
    <w:rsid w:val="00290B17"/>
    <w:rsid w:val="002911A9"/>
    <w:rsid w:val="00291284"/>
    <w:rsid w:val="00294085"/>
    <w:rsid w:val="00294CAE"/>
    <w:rsid w:val="00297805"/>
    <w:rsid w:val="00297A89"/>
    <w:rsid w:val="002A0E4F"/>
    <w:rsid w:val="002A1FA3"/>
    <w:rsid w:val="002A3815"/>
    <w:rsid w:val="002A4545"/>
    <w:rsid w:val="002A4911"/>
    <w:rsid w:val="002A60BB"/>
    <w:rsid w:val="002A6C1C"/>
    <w:rsid w:val="002A6D1A"/>
    <w:rsid w:val="002B5AC7"/>
    <w:rsid w:val="002B6954"/>
    <w:rsid w:val="002B7C91"/>
    <w:rsid w:val="002C2AEB"/>
    <w:rsid w:val="002C392F"/>
    <w:rsid w:val="002C4086"/>
    <w:rsid w:val="002D1764"/>
    <w:rsid w:val="002D1B6A"/>
    <w:rsid w:val="002D29D7"/>
    <w:rsid w:val="002D5305"/>
    <w:rsid w:val="002D6A44"/>
    <w:rsid w:val="002D70D0"/>
    <w:rsid w:val="002D7B30"/>
    <w:rsid w:val="002E1DF8"/>
    <w:rsid w:val="002E1E5D"/>
    <w:rsid w:val="002E23A8"/>
    <w:rsid w:val="002E4164"/>
    <w:rsid w:val="002E67D1"/>
    <w:rsid w:val="002E6B74"/>
    <w:rsid w:val="002E79D7"/>
    <w:rsid w:val="002F00ED"/>
    <w:rsid w:val="002F0A23"/>
    <w:rsid w:val="002F1005"/>
    <w:rsid w:val="002F15F4"/>
    <w:rsid w:val="002F271D"/>
    <w:rsid w:val="002F3E0F"/>
    <w:rsid w:val="002F490F"/>
    <w:rsid w:val="003015D2"/>
    <w:rsid w:val="0030237E"/>
    <w:rsid w:val="003032CC"/>
    <w:rsid w:val="00303704"/>
    <w:rsid w:val="00303F07"/>
    <w:rsid w:val="003041CA"/>
    <w:rsid w:val="00304BE5"/>
    <w:rsid w:val="00315459"/>
    <w:rsid w:val="003154FC"/>
    <w:rsid w:val="00320310"/>
    <w:rsid w:val="003209F4"/>
    <w:rsid w:val="00321DFB"/>
    <w:rsid w:val="00323FCB"/>
    <w:rsid w:val="00324F2E"/>
    <w:rsid w:val="003263D7"/>
    <w:rsid w:val="003274F6"/>
    <w:rsid w:val="00327896"/>
    <w:rsid w:val="00327967"/>
    <w:rsid w:val="00327B94"/>
    <w:rsid w:val="00327C00"/>
    <w:rsid w:val="00327EE3"/>
    <w:rsid w:val="00331E2F"/>
    <w:rsid w:val="00331EB7"/>
    <w:rsid w:val="00332104"/>
    <w:rsid w:val="0033237C"/>
    <w:rsid w:val="00333FEF"/>
    <w:rsid w:val="00334045"/>
    <w:rsid w:val="00337051"/>
    <w:rsid w:val="00340BE6"/>
    <w:rsid w:val="00340DD9"/>
    <w:rsid w:val="00341905"/>
    <w:rsid w:val="00342210"/>
    <w:rsid w:val="003439E1"/>
    <w:rsid w:val="00343B64"/>
    <w:rsid w:val="0034656E"/>
    <w:rsid w:val="0034745A"/>
    <w:rsid w:val="0034747B"/>
    <w:rsid w:val="00347522"/>
    <w:rsid w:val="00350D5F"/>
    <w:rsid w:val="00350F04"/>
    <w:rsid w:val="003529C4"/>
    <w:rsid w:val="00353E28"/>
    <w:rsid w:val="00353F88"/>
    <w:rsid w:val="00354FDB"/>
    <w:rsid w:val="003556EE"/>
    <w:rsid w:val="003572AD"/>
    <w:rsid w:val="0035788C"/>
    <w:rsid w:val="00360647"/>
    <w:rsid w:val="00362F4C"/>
    <w:rsid w:val="00363CC1"/>
    <w:rsid w:val="003674E0"/>
    <w:rsid w:val="0037078A"/>
    <w:rsid w:val="00370D1D"/>
    <w:rsid w:val="0037104E"/>
    <w:rsid w:val="003718E4"/>
    <w:rsid w:val="00373631"/>
    <w:rsid w:val="00373C37"/>
    <w:rsid w:val="003758C4"/>
    <w:rsid w:val="00376BD9"/>
    <w:rsid w:val="00377E44"/>
    <w:rsid w:val="0038031C"/>
    <w:rsid w:val="00380391"/>
    <w:rsid w:val="00382EEB"/>
    <w:rsid w:val="0038349E"/>
    <w:rsid w:val="003841F2"/>
    <w:rsid w:val="0038493E"/>
    <w:rsid w:val="00385DCA"/>
    <w:rsid w:val="003862C6"/>
    <w:rsid w:val="00386764"/>
    <w:rsid w:val="0038681D"/>
    <w:rsid w:val="0038770A"/>
    <w:rsid w:val="00394462"/>
    <w:rsid w:val="003961E8"/>
    <w:rsid w:val="00396AED"/>
    <w:rsid w:val="00397274"/>
    <w:rsid w:val="003977FB"/>
    <w:rsid w:val="003978BC"/>
    <w:rsid w:val="003A2EFE"/>
    <w:rsid w:val="003A52D5"/>
    <w:rsid w:val="003A5BDE"/>
    <w:rsid w:val="003A6A1E"/>
    <w:rsid w:val="003B12B3"/>
    <w:rsid w:val="003B2A3B"/>
    <w:rsid w:val="003B58FB"/>
    <w:rsid w:val="003B6129"/>
    <w:rsid w:val="003B6679"/>
    <w:rsid w:val="003B6917"/>
    <w:rsid w:val="003C1843"/>
    <w:rsid w:val="003C259B"/>
    <w:rsid w:val="003C546C"/>
    <w:rsid w:val="003D22EB"/>
    <w:rsid w:val="003D2303"/>
    <w:rsid w:val="003D4799"/>
    <w:rsid w:val="003D4B9B"/>
    <w:rsid w:val="003D553C"/>
    <w:rsid w:val="003D645F"/>
    <w:rsid w:val="003D7BA1"/>
    <w:rsid w:val="003D7F48"/>
    <w:rsid w:val="003E04D5"/>
    <w:rsid w:val="003E362D"/>
    <w:rsid w:val="003E383F"/>
    <w:rsid w:val="003E6252"/>
    <w:rsid w:val="003E71E4"/>
    <w:rsid w:val="003E7817"/>
    <w:rsid w:val="003E78C4"/>
    <w:rsid w:val="003F0958"/>
    <w:rsid w:val="003F0FB9"/>
    <w:rsid w:val="003F173F"/>
    <w:rsid w:val="003F28E1"/>
    <w:rsid w:val="003F2CC8"/>
    <w:rsid w:val="003F321D"/>
    <w:rsid w:val="003F6BF1"/>
    <w:rsid w:val="003F7193"/>
    <w:rsid w:val="003F7C2A"/>
    <w:rsid w:val="00401971"/>
    <w:rsid w:val="004036E7"/>
    <w:rsid w:val="004064CF"/>
    <w:rsid w:val="00407DD0"/>
    <w:rsid w:val="00410B08"/>
    <w:rsid w:val="00410C4F"/>
    <w:rsid w:val="0041246E"/>
    <w:rsid w:val="004178C2"/>
    <w:rsid w:val="00417DA6"/>
    <w:rsid w:val="00422C54"/>
    <w:rsid w:val="00422E9E"/>
    <w:rsid w:val="00423899"/>
    <w:rsid w:val="00424566"/>
    <w:rsid w:val="00424D65"/>
    <w:rsid w:val="00427178"/>
    <w:rsid w:val="004275BE"/>
    <w:rsid w:val="0043048B"/>
    <w:rsid w:val="00430A2B"/>
    <w:rsid w:val="00431DCA"/>
    <w:rsid w:val="00432202"/>
    <w:rsid w:val="00432E39"/>
    <w:rsid w:val="0043321D"/>
    <w:rsid w:val="00436E4E"/>
    <w:rsid w:val="00440628"/>
    <w:rsid w:val="004407EC"/>
    <w:rsid w:val="0044192A"/>
    <w:rsid w:val="00442A53"/>
    <w:rsid w:val="00443331"/>
    <w:rsid w:val="0044636E"/>
    <w:rsid w:val="0045012B"/>
    <w:rsid w:val="0045227D"/>
    <w:rsid w:val="004540D2"/>
    <w:rsid w:val="00454BB0"/>
    <w:rsid w:val="0045690A"/>
    <w:rsid w:val="004569DF"/>
    <w:rsid w:val="004602BB"/>
    <w:rsid w:val="00460F66"/>
    <w:rsid w:val="00461476"/>
    <w:rsid w:val="00461B50"/>
    <w:rsid w:val="00462323"/>
    <w:rsid w:val="00465CC4"/>
    <w:rsid w:val="004668AA"/>
    <w:rsid w:val="00470C94"/>
    <w:rsid w:val="00472583"/>
    <w:rsid w:val="00473134"/>
    <w:rsid w:val="0047350B"/>
    <w:rsid w:val="00473EE6"/>
    <w:rsid w:val="00476C4E"/>
    <w:rsid w:val="00480951"/>
    <w:rsid w:val="004816A2"/>
    <w:rsid w:val="00481AAC"/>
    <w:rsid w:val="004825E4"/>
    <w:rsid w:val="004837ED"/>
    <w:rsid w:val="00486F0B"/>
    <w:rsid w:val="00492E6C"/>
    <w:rsid w:val="00494B5F"/>
    <w:rsid w:val="004953CF"/>
    <w:rsid w:val="00495989"/>
    <w:rsid w:val="00495E10"/>
    <w:rsid w:val="004963F6"/>
    <w:rsid w:val="0049646D"/>
    <w:rsid w:val="0049739C"/>
    <w:rsid w:val="00497CA8"/>
    <w:rsid w:val="004A1056"/>
    <w:rsid w:val="004A215C"/>
    <w:rsid w:val="004A24F0"/>
    <w:rsid w:val="004A4869"/>
    <w:rsid w:val="004A4C86"/>
    <w:rsid w:val="004A6CDC"/>
    <w:rsid w:val="004A7278"/>
    <w:rsid w:val="004B0EFF"/>
    <w:rsid w:val="004B0FC6"/>
    <w:rsid w:val="004B2907"/>
    <w:rsid w:val="004B4148"/>
    <w:rsid w:val="004B4D95"/>
    <w:rsid w:val="004B66FF"/>
    <w:rsid w:val="004B71B6"/>
    <w:rsid w:val="004C1B64"/>
    <w:rsid w:val="004C25E6"/>
    <w:rsid w:val="004C2BFB"/>
    <w:rsid w:val="004C48D6"/>
    <w:rsid w:val="004C4F02"/>
    <w:rsid w:val="004C5896"/>
    <w:rsid w:val="004C5B33"/>
    <w:rsid w:val="004C6C3A"/>
    <w:rsid w:val="004D26B9"/>
    <w:rsid w:val="004D2965"/>
    <w:rsid w:val="004D4718"/>
    <w:rsid w:val="004D6585"/>
    <w:rsid w:val="004D7328"/>
    <w:rsid w:val="004E0293"/>
    <w:rsid w:val="004E0BB1"/>
    <w:rsid w:val="004E1BA7"/>
    <w:rsid w:val="004E1DDD"/>
    <w:rsid w:val="004E3BD3"/>
    <w:rsid w:val="004E423A"/>
    <w:rsid w:val="004E562C"/>
    <w:rsid w:val="004E62C2"/>
    <w:rsid w:val="004E6471"/>
    <w:rsid w:val="004E678D"/>
    <w:rsid w:val="004E734D"/>
    <w:rsid w:val="004F0767"/>
    <w:rsid w:val="004F1CE8"/>
    <w:rsid w:val="004F25E3"/>
    <w:rsid w:val="004F2F44"/>
    <w:rsid w:val="004F447E"/>
    <w:rsid w:val="004F4FD7"/>
    <w:rsid w:val="004F610C"/>
    <w:rsid w:val="004F7D03"/>
    <w:rsid w:val="005005CC"/>
    <w:rsid w:val="00501D27"/>
    <w:rsid w:val="0050318E"/>
    <w:rsid w:val="00503D2F"/>
    <w:rsid w:val="005042AC"/>
    <w:rsid w:val="005046DD"/>
    <w:rsid w:val="00504CEA"/>
    <w:rsid w:val="00504E46"/>
    <w:rsid w:val="0050600D"/>
    <w:rsid w:val="0050600E"/>
    <w:rsid w:val="005068C5"/>
    <w:rsid w:val="00510FDC"/>
    <w:rsid w:val="00511B5E"/>
    <w:rsid w:val="00512033"/>
    <w:rsid w:val="00512963"/>
    <w:rsid w:val="00512B03"/>
    <w:rsid w:val="00514278"/>
    <w:rsid w:val="005148E2"/>
    <w:rsid w:val="00515AE8"/>
    <w:rsid w:val="0051614E"/>
    <w:rsid w:val="00516E0F"/>
    <w:rsid w:val="00521A69"/>
    <w:rsid w:val="00521E23"/>
    <w:rsid w:val="0052239D"/>
    <w:rsid w:val="00524804"/>
    <w:rsid w:val="00525EB6"/>
    <w:rsid w:val="00530032"/>
    <w:rsid w:val="005302DB"/>
    <w:rsid w:val="00530FFD"/>
    <w:rsid w:val="00531FAC"/>
    <w:rsid w:val="005344E5"/>
    <w:rsid w:val="00537785"/>
    <w:rsid w:val="00537B6C"/>
    <w:rsid w:val="00537F10"/>
    <w:rsid w:val="0054073B"/>
    <w:rsid w:val="00541FBD"/>
    <w:rsid w:val="005428E7"/>
    <w:rsid w:val="005433DC"/>
    <w:rsid w:val="0054365B"/>
    <w:rsid w:val="005467AD"/>
    <w:rsid w:val="00546831"/>
    <w:rsid w:val="00546C1D"/>
    <w:rsid w:val="00547CDE"/>
    <w:rsid w:val="0055143B"/>
    <w:rsid w:val="0055364C"/>
    <w:rsid w:val="00554341"/>
    <w:rsid w:val="00554A5C"/>
    <w:rsid w:val="00554CD7"/>
    <w:rsid w:val="0055509B"/>
    <w:rsid w:val="0055631E"/>
    <w:rsid w:val="005569A6"/>
    <w:rsid w:val="00557A13"/>
    <w:rsid w:val="005613EB"/>
    <w:rsid w:val="0056196A"/>
    <w:rsid w:val="005643DB"/>
    <w:rsid w:val="00570944"/>
    <w:rsid w:val="00570E2F"/>
    <w:rsid w:val="00572F41"/>
    <w:rsid w:val="005734EE"/>
    <w:rsid w:val="00574997"/>
    <w:rsid w:val="0058106C"/>
    <w:rsid w:val="00581770"/>
    <w:rsid w:val="005824B2"/>
    <w:rsid w:val="00582FE2"/>
    <w:rsid w:val="0058310B"/>
    <w:rsid w:val="005849A6"/>
    <w:rsid w:val="00585E5A"/>
    <w:rsid w:val="005860A8"/>
    <w:rsid w:val="00587723"/>
    <w:rsid w:val="0058797B"/>
    <w:rsid w:val="00590133"/>
    <w:rsid w:val="0059032E"/>
    <w:rsid w:val="00590E67"/>
    <w:rsid w:val="00592AD5"/>
    <w:rsid w:val="00592EF0"/>
    <w:rsid w:val="00594983"/>
    <w:rsid w:val="005973CC"/>
    <w:rsid w:val="005A1EA1"/>
    <w:rsid w:val="005A265C"/>
    <w:rsid w:val="005A2F67"/>
    <w:rsid w:val="005A3D9B"/>
    <w:rsid w:val="005A4B5E"/>
    <w:rsid w:val="005B1E13"/>
    <w:rsid w:val="005B22B0"/>
    <w:rsid w:val="005B234F"/>
    <w:rsid w:val="005B2F3A"/>
    <w:rsid w:val="005C00F4"/>
    <w:rsid w:val="005C2ACA"/>
    <w:rsid w:val="005C40B1"/>
    <w:rsid w:val="005C4E4E"/>
    <w:rsid w:val="005C4F2D"/>
    <w:rsid w:val="005C7BE5"/>
    <w:rsid w:val="005D1779"/>
    <w:rsid w:val="005D24F9"/>
    <w:rsid w:val="005D3E4C"/>
    <w:rsid w:val="005D67B4"/>
    <w:rsid w:val="005D68D6"/>
    <w:rsid w:val="005D6A47"/>
    <w:rsid w:val="005D6D99"/>
    <w:rsid w:val="005E0BF9"/>
    <w:rsid w:val="005E1D73"/>
    <w:rsid w:val="005E2787"/>
    <w:rsid w:val="005E3FC1"/>
    <w:rsid w:val="005E4883"/>
    <w:rsid w:val="005E4916"/>
    <w:rsid w:val="005E4C35"/>
    <w:rsid w:val="005E542A"/>
    <w:rsid w:val="005E5753"/>
    <w:rsid w:val="005E5B55"/>
    <w:rsid w:val="005E74C3"/>
    <w:rsid w:val="005F013B"/>
    <w:rsid w:val="005F0A21"/>
    <w:rsid w:val="005F3B8D"/>
    <w:rsid w:val="005F3E61"/>
    <w:rsid w:val="005F45C7"/>
    <w:rsid w:val="005F474E"/>
    <w:rsid w:val="005F5D29"/>
    <w:rsid w:val="006007B2"/>
    <w:rsid w:val="006010B3"/>
    <w:rsid w:val="006019BA"/>
    <w:rsid w:val="00602043"/>
    <w:rsid w:val="00602A42"/>
    <w:rsid w:val="0060533D"/>
    <w:rsid w:val="0060538A"/>
    <w:rsid w:val="00606D2D"/>
    <w:rsid w:val="00610747"/>
    <w:rsid w:val="00610F62"/>
    <w:rsid w:val="00612303"/>
    <w:rsid w:val="00612A11"/>
    <w:rsid w:val="0061325F"/>
    <w:rsid w:val="00613749"/>
    <w:rsid w:val="0061443E"/>
    <w:rsid w:val="00614E41"/>
    <w:rsid w:val="0061621E"/>
    <w:rsid w:val="00620C02"/>
    <w:rsid w:val="00621D2B"/>
    <w:rsid w:val="006229B3"/>
    <w:rsid w:val="00624378"/>
    <w:rsid w:val="00625837"/>
    <w:rsid w:val="00625B48"/>
    <w:rsid w:val="00626292"/>
    <w:rsid w:val="0062693B"/>
    <w:rsid w:val="00626A02"/>
    <w:rsid w:val="00630A21"/>
    <w:rsid w:val="0063128F"/>
    <w:rsid w:val="0063263E"/>
    <w:rsid w:val="00632B4A"/>
    <w:rsid w:val="00632EDA"/>
    <w:rsid w:val="00633873"/>
    <w:rsid w:val="00634552"/>
    <w:rsid w:val="0063500B"/>
    <w:rsid w:val="00635580"/>
    <w:rsid w:val="00640932"/>
    <w:rsid w:val="00640D31"/>
    <w:rsid w:val="00640EBF"/>
    <w:rsid w:val="00641030"/>
    <w:rsid w:val="00641629"/>
    <w:rsid w:val="00642181"/>
    <w:rsid w:val="006423A7"/>
    <w:rsid w:val="006424ED"/>
    <w:rsid w:val="00642A3B"/>
    <w:rsid w:val="00645169"/>
    <w:rsid w:val="00645EA5"/>
    <w:rsid w:val="0064674A"/>
    <w:rsid w:val="00651716"/>
    <w:rsid w:val="00651D45"/>
    <w:rsid w:val="00654971"/>
    <w:rsid w:val="00654DB0"/>
    <w:rsid w:val="00654F68"/>
    <w:rsid w:val="0065701F"/>
    <w:rsid w:val="006579C8"/>
    <w:rsid w:val="0066147B"/>
    <w:rsid w:val="00661C81"/>
    <w:rsid w:val="00662F80"/>
    <w:rsid w:val="00663993"/>
    <w:rsid w:val="006649AE"/>
    <w:rsid w:val="00666F10"/>
    <w:rsid w:val="006719DB"/>
    <w:rsid w:val="006725EB"/>
    <w:rsid w:val="00674BE5"/>
    <w:rsid w:val="00680916"/>
    <w:rsid w:val="006823A2"/>
    <w:rsid w:val="00682951"/>
    <w:rsid w:val="00684D64"/>
    <w:rsid w:val="006861E8"/>
    <w:rsid w:val="00687432"/>
    <w:rsid w:val="006902C1"/>
    <w:rsid w:val="00690EBC"/>
    <w:rsid w:val="00691F03"/>
    <w:rsid w:val="00692077"/>
    <w:rsid w:val="00693466"/>
    <w:rsid w:val="00693A10"/>
    <w:rsid w:val="00693A71"/>
    <w:rsid w:val="00695B3C"/>
    <w:rsid w:val="0069696C"/>
    <w:rsid w:val="00696CC4"/>
    <w:rsid w:val="00697228"/>
    <w:rsid w:val="006A08ED"/>
    <w:rsid w:val="006A0BC1"/>
    <w:rsid w:val="006A1E0D"/>
    <w:rsid w:val="006A2E31"/>
    <w:rsid w:val="006A3B65"/>
    <w:rsid w:val="006A4A2D"/>
    <w:rsid w:val="006A5595"/>
    <w:rsid w:val="006B0482"/>
    <w:rsid w:val="006B2258"/>
    <w:rsid w:val="006B31F2"/>
    <w:rsid w:val="006B3452"/>
    <w:rsid w:val="006B3702"/>
    <w:rsid w:val="006B4462"/>
    <w:rsid w:val="006B5FD7"/>
    <w:rsid w:val="006B7F2C"/>
    <w:rsid w:val="006C0F30"/>
    <w:rsid w:val="006C2049"/>
    <w:rsid w:val="006C22C7"/>
    <w:rsid w:val="006C28B2"/>
    <w:rsid w:val="006C49B3"/>
    <w:rsid w:val="006C5D58"/>
    <w:rsid w:val="006C7F23"/>
    <w:rsid w:val="006D096E"/>
    <w:rsid w:val="006D10A3"/>
    <w:rsid w:val="006D1AD2"/>
    <w:rsid w:val="006D3030"/>
    <w:rsid w:val="006D5CF2"/>
    <w:rsid w:val="006D6355"/>
    <w:rsid w:val="006D6A53"/>
    <w:rsid w:val="006D6A78"/>
    <w:rsid w:val="006D6FC2"/>
    <w:rsid w:val="006D7007"/>
    <w:rsid w:val="006D72F4"/>
    <w:rsid w:val="006D770B"/>
    <w:rsid w:val="006E076D"/>
    <w:rsid w:val="006E3A74"/>
    <w:rsid w:val="006E42CB"/>
    <w:rsid w:val="006E4ECE"/>
    <w:rsid w:val="006E5C42"/>
    <w:rsid w:val="006F1025"/>
    <w:rsid w:val="006F2BED"/>
    <w:rsid w:val="006F5FF4"/>
    <w:rsid w:val="006F62CE"/>
    <w:rsid w:val="006F63C5"/>
    <w:rsid w:val="006F720E"/>
    <w:rsid w:val="006F7A12"/>
    <w:rsid w:val="006F7C2B"/>
    <w:rsid w:val="006F7DE5"/>
    <w:rsid w:val="006F7F75"/>
    <w:rsid w:val="00701F72"/>
    <w:rsid w:val="007021B3"/>
    <w:rsid w:val="007036C1"/>
    <w:rsid w:val="00711A1D"/>
    <w:rsid w:val="00714A78"/>
    <w:rsid w:val="00715B88"/>
    <w:rsid w:val="00720475"/>
    <w:rsid w:val="007211B7"/>
    <w:rsid w:val="00721371"/>
    <w:rsid w:val="00721D1B"/>
    <w:rsid w:val="00722043"/>
    <w:rsid w:val="00722A73"/>
    <w:rsid w:val="00722FD2"/>
    <w:rsid w:val="00725014"/>
    <w:rsid w:val="00726C43"/>
    <w:rsid w:val="00727A17"/>
    <w:rsid w:val="00731676"/>
    <w:rsid w:val="00731741"/>
    <w:rsid w:val="00732F8D"/>
    <w:rsid w:val="00733AEF"/>
    <w:rsid w:val="00733CC8"/>
    <w:rsid w:val="007349A0"/>
    <w:rsid w:val="00735D56"/>
    <w:rsid w:val="00735D61"/>
    <w:rsid w:val="007361B8"/>
    <w:rsid w:val="00737738"/>
    <w:rsid w:val="00737BD4"/>
    <w:rsid w:val="00737D9E"/>
    <w:rsid w:val="007420F2"/>
    <w:rsid w:val="007426E0"/>
    <w:rsid w:val="007429CE"/>
    <w:rsid w:val="00743D18"/>
    <w:rsid w:val="00743ED2"/>
    <w:rsid w:val="00743F99"/>
    <w:rsid w:val="00744247"/>
    <w:rsid w:val="00744BB0"/>
    <w:rsid w:val="00744FD9"/>
    <w:rsid w:val="00747E92"/>
    <w:rsid w:val="00750CE9"/>
    <w:rsid w:val="00752FF3"/>
    <w:rsid w:val="0075341C"/>
    <w:rsid w:val="00753CC3"/>
    <w:rsid w:val="0075557C"/>
    <w:rsid w:val="00762F39"/>
    <w:rsid w:val="00763E53"/>
    <w:rsid w:val="00764CFE"/>
    <w:rsid w:val="007659BB"/>
    <w:rsid w:val="007703D7"/>
    <w:rsid w:val="00770533"/>
    <w:rsid w:val="00773890"/>
    <w:rsid w:val="00773AFD"/>
    <w:rsid w:val="00774E5E"/>
    <w:rsid w:val="00777BDF"/>
    <w:rsid w:val="0078161E"/>
    <w:rsid w:val="00781BB2"/>
    <w:rsid w:val="00783FAE"/>
    <w:rsid w:val="00787834"/>
    <w:rsid w:val="00792A77"/>
    <w:rsid w:val="00792F5D"/>
    <w:rsid w:val="007949F9"/>
    <w:rsid w:val="007960DE"/>
    <w:rsid w:val="00796167"/>
    <w:rsid w:val="0079685C"/>
    <w:rsid w:val="00797839"/>
    <w:rsid w:val="007A05B4"/>
    <w:rsid w:val="007A1972"/>
    <w:rsid w:val="007A2C2F"/>
    <w:rsid w:val="007A5936"/>
    <w:rsid w:val="007A7E80"/>
    <w:rsid w:val="007B076C"/>
    <w:rsid w:val="007B0B87"/>
    <w:rsid w:val="007B0B91"/>
    <w:rsid w:val="007B2F60"/>
    <w:rsid w:val="007B34E8"/>
    <w:rsid w:val="007B3A59"/>
    <w:rsid w:val="007B44DC"/>
    <w:rsid w:val="007B5A03"/>
    <w:rsid w:val="007B5FF8"/>
    <w:rsid w:val="007B6A14"/>
    <w:rsid w:val="007B79C8"/>
    <w:rsid w:val="007C0769"/>
    <w:rsid w:val="007C1ECD"/>
    <w:rsid w:val="007C264E"/>
    <w:rsid w:val="007C3777"/>
    <w:rsid w:val="007C3E62"/>
    <w:rsid w:val="007C576C"/>
    <w:rsid w:val="007C5CB4"/>
    <w:rsid w:val="007C668E"/>
    <w:rsid w:val="007C718F"/>
    <w:rsid w:val="007C7206"/>
    <w:rsid w:val="007D08D3"/>
    <w:rsid w:val="007D1093"/>
    <w:rsid w:val="007D189B"/>
    <w:rsid w:val="007D3388"/>
    <w:rsid w:val="007D3C17"/>
    <w:rsid w:val="007D6729"/>
    <w:rsid w:val="007D6F0D"/>
    <w:rsid w:val="007D7B22"/>
    <w:rsid w:val="007E10EF"/>
    <w:rsid w:val="007E2409"/>
    <w:rsid w:val="007E5477"/>
    <w:rsid w:val="007E6082"/>
    <w:rsid w:val="007E7104"/>
    <w:rsid w:val="007F0EA8"/>
    <w:rsid w:val="007F1573"/>
    <w:rsid w:val="007F2961"/>
    <w:rsid w:val="007F2D7C"/>
    <w:rsid w:val="007F2E04"/>
    <w:rsid w:val="007F51A5"/>
    <w:rsid w:val="007F5C53"/>
    <w:rsid w:val="007F5DCC"/>
    <w:rsid w:val="007F6669"/>
    <w:rsid w:val="008007CB"/>
    <w:rsid w:val="00800BDF"/>
    <w:rsid w:val="0080262E"/>
    <w:rsid w:val="00803A2F"/>
    <w:rsid w:val="00804D29"/>
    <w:rsid w:val="00805F85"/>
    <w:rsid w:val="00806BC8"/>
    <w:rsid w:val="0080725D"/>
    <w:rsid w:val="0081221D"/>
    <w:rsid w:val="00812AB5"/>
    <w:rsid w:val="0081424C"/>
    <w:rsid w:val="00814389"/>
    <w:rsid w:val="00815363"/>
    <w:rsid w:val="0081547A"/>
    <w:rsid w:val="0082021A"/>
    <w:rsid w:val="00820249"/>
    <w:rsid w:val="008211C8"/>
    <w:rsid w:val="00821A16"/>
    <w:rsid w:val="00821D0C"/>
    <w:rsid w:val="00823410"/>
    <w:rsid w:val="00824244"/>
    <w:rsid w:val="00824292"/>
    <w:rsid w:val="008245CF"/>
    <w:rsid w:val="00824D37"/>
    <w:rsid w:val="00825022"/>
    <w:rsid w:val="00825D09"/>
    <w:rsid w:val="00831C45"/>
    <w:rsid w:val="0083207B"/>
    <w:rsid w:val="0083420E"/>
    <w:rsid w:val="00835BFE"/>
    <w:rsid w:val="008372D0"/>
    <w:rsid w:val="00841651"/>
    <w:rsid w:val="00843328"/>
    <w:rsid w:val="00843CB3"/>
    <w:rsid w:val="00845BA2"/>
    <w:rsid w:val="0084663C"/>
    <w:rsid w:val="00846C62"/>
    <w:rsid w:val="00847068"/>
    <w:rsid w:val="00847D37"/>
    <w:rsid w:val="00847E07"/>
    <w:rsid w:val="008500D8"/>
    <w:rsid w:val="0085038F"/>
    <w:rsid w:val="00851320"/>
    <w:rsid w:val="00852621"/>
    <w:rsid w:val="0085292A"/>
    <w:rsid w:val="00852D90"/>
    <w:rsid w:val="0085430D"/>
    <w:rsid w:val="00860308"/>
    <w:rsid w:val="00860559"/>
    <w:rsid w:val="008609BA"/>
    <w:rsid w:val="008613FC"/>
    <w:rsid w:val="00863FD5"/>
    <w:rsid w:val="00865805"/>
    <w:rsid w:val="00867D3E"/>
    <w:rsid w:val="008700F3"/>
    <w:rsid w:val="00870A34"/>
    <w:rsid w:val="00872FCE"/>
    <w:rsid w:val="00873D59"/>
    <w:rsid w:val="00874A9D"/>
    <w:rsid w:val="00874FA3"/>
    <w:rsid w:val="0087529A"/>
    <w:rsid w:val="0087594C"/>
    <w:rsid w:val="00877700"/>
    <w:rsid w:val="00877A7F"/>
    <w:rsid w:val="00877FB5"/>
    <w:rsid w:val="00880D9C"/>
    <w:rsid w:val="00881583"/>
    <w:rsid w:val="008826A0"/>
    <w:rsid w:val="00883026"/>
    <w:rsid w:val="00883422"/>
    <w:rsid w:val="00884421"/>
    <w:rsid w:val="00884C42"/>
    <w:rsid w:val="00885FB0"/>
    <w:rsid w:val="00886013"/>
    <w:rsid w:val="00890FDC"/>
    <w:rsid w:val="00891956"/>
    <w:rsid w:val="00891BAD"/>
    <w:rsid w:val="0089373F"/>
    <w:rsid w:val="00893C7C"/>
    <w:rsid w:val="00894941"/>
    <w:rsid w:val="00895565"/>
    <w:rsid w:val="00895A66"/>
    <w:rsid w:val="00895FF0"/>
    <w:rsid w:val="0089700F"/>
    <w:rsid w:val="008A07EB"/>
    <w:rsid w:val="008A0DA9"/>
    <w:rsid w:val="008A3B5E"/>
    <w:rsid w:val="008A509F"/>
    <w:rsid w:val="008A609B"/>
    <w:rsid w:val="008A6E23"/>
    <w:rsid w:val="008B0CCB"/>
    <w:rsid w:val="008B2170"/>
    <w:rsid w:val="008B2432"/>
    <w:rsid w:val="008B2763"/>
    <w:rsid w:val="008B53FE"/>
    <w:rsid w:val="008B690D"/>
    <w:rsid w:val="008B6D1B"/>
    <w:rsid w:val="008B6E10"/>
    <w:rsid w:val="008B729E"/>
    <w:rsid w:val="008B734C"/>
    <w:rsid w:val="008C20E4"/>
    <w:rsid w:val="008C442D"/>
    <w:rsid w:val="008C6399"/>
    <w:rsid w:val="008C7540"/>
    <w:rsid w:val="008D1531"/>
    <w:rsid w:val="008D2088"/>
    <w:rsid w:val="008D24CE"/>
    <w:rsid w:val="008D27B3"/>
    <w:rsid w:val="008D3860"/>
    <w:rsid w:val="008D4804"/>
    <w:rsid w:val="008D6FE9"/>
    <w:rsid w:val="008E1C4D"/>
    <w:rsid w:val="008E1F4A"/>
    <w:rsid w:val="008E3003"/>
    <w:rsid w:val="008E3DBE"/>
    <w:rsid w:val="008E4E1D"/>
    <w:rsid w:val="008E4FCF"/>
    <w:rsid w:val="008E586E"/>
    <w:rsid w:val="008E7ABE"/>
    <w:rsid w:val="008F29E5"/>
    <w:rsid w:val="008F2AEF"/>
    <w:rsid w:val="008F4091"/>
    <w:rsid w:val="008F5E37"/>
    <w:rsid w:val="008F65F3"/>
    <w:rsid w:val="008F6B0B"/>
    <w:rsid w:val="008F6B44"/>
    <w:rsid w:val="00900A5F"/>
    <w:rsid w:val="00901B3C"/>
    <w:rsid w:val="00901BF1"/>
    <w:rsid w:val="00905B05"/>
    <w:rsid w:val="00911B09"/>
    <w:rsid w:val="0091292C"/>
    <w:rsid w:val="0091444A"/>
    <w:rsid w:val="0091676C"/>
    <w:rsid w:val="00916967"/>
    <w:rsid w:val="00916D6E"/>
    <w:rsid w:val="00916FD3"/>
    <w:rsid w:val="0092152E"/>
    <w:rsid w:val="00925632"/>
    <w:rsid w:val="009275CC"/>
    <w:rsid w:val="00930904"/>
    <w:rsid w:val="0093099B"/>
    <w:rsid w:val="00930B5E"/>
    <w:rsid w:val="00930EE4"/>
    <w:rsid w:val="00932DC2"/>
    <w:rsid w:val="009334EE"/>
    <w:rsid w:val="009339D1"/>
    <w:rsid w:val="009360AC"/>
    <w:rsid w:val="0094044A"/>
    <w:rsid w:val="00940A59"/>
    <w:rsid w:val="00941062"/>
    <w:rsid w:val="009421F4"/>
    <w:rsid w:val="00942B71"/>
    <w:rsid w:val="009440DA"/>
    <w:rsid w:val="0094490B"/>
    <w:rsid w:val="00944F81"/>
    <w:rsid w:val="00946248"/>
    <w:rsid w:val="00946845"/>
    <w:rsid w:val="00951798"/>
    <w:rsid w:val="009519C2"/>
    <w:rsid w:val="009525CF"/>
    <w:rsid w:val="0095305A"/>
    <w:rsid w:val="009541D3"/>
    <w:rsid w:val="0095496A"/>
    <w:rsid w:val="00954D13"/>
    <w:rsid w:val="00956B4E"/>
    <w:rsid w:val="0096055A"/>
    <w:rsid w:val="00960879"/>
    <w:rsid w:val="009632B3"/>
    <w:rsid w:val="009632E4"/>
    <w:rsid w:val="00963E4A"/>
    <w:rsid w:val="0096667C"/>
    <w:rsid w:val="00966EC0"/>
    <w:rsid w:val="009674C5"/>
    <w:rsid w:val="00973685"/>
    <w:rsid w:val="0097426E"/>
    <w:rsid w:val="00975E1B"/>
    <w:rsid w:val="00976811"/>
    <w:rsid w:val="00976D6B"/>
    <w:rsid w:val="00976FA5"/>
    <w:rsid w:val="0098023B"/>
    <w:rsid w:val="00984085"/>
    <w:rsid w:val="009870D8"/>
    <w:rsid w:val="0098757B"/>
    <w:rsid w:val="00987F25"/>
    <w:rsid w:val="0099145F"/>
    <w:rsid w:val="00991A2C"/>
    <w:rsid w:val="00993D96"/>
    <w:rsid w:val="00993E3A"/>
    <w:rsid w:val="00997C6C"/>
    <w:rsid w:val="009A09E2"/>
    <w:rsid w:val="009A232C"/>
    <w:rsid w:val="009A35E3"/>
    <w:rsid w:val="009A48DF"/>
    <w:rsid w:val="009A4A94"/>
    <w:rsid w:val="009A5698"/>
    <w:rsid w:val="009B2CA8"/>
    <w:rsid w:val="009B58A9"/>
    <w:rsid w:val="009B5B64"/>
    <w:rsid w:val="009B5B8D"/>
    <w:rsid w:val="009B5D48"/>
    <w:rsid w:val="009B672F"/>
    <w:rsid w:val="009B6C2C"/>
    <w:rsid w:val="009B7DA4"/>
    <w:rsid w:val="009C1A64"/>
    <w:rsid w:val="009C4722"/>
    <w:rsid w:val="009C4FB8"/>
    <w:rsid w:val="009C51CE"/>
    <w:rsid w:val="009C5686"/>
    <w:rsid w:val="009C637A"/>
    <w:rsid w:val="009C6B6C"/>
    <w:rsid w:val="009D2F34"/>
    <w:rsid w:val="009D3C80"/>
    <w:rsid w:val="009D5A10"/>
    <w:rsid w:val="009E1898"/>
    <w:rsid w:val="009E32A4"/>
    <w:rsid w:val="009E4B4B"/>
    <w:rsid w:val="009E6B89"/>
    <w:rsid w:val="009E7456"/>
    <w:rsid w:val="009E788C"/>
    <w:rsid w:val="009F06C2"/>
    <w:rsid w:val="009F0789"/>
    <w:rsid w:val="009F2D41"/>
    <w:rsid w:val="009F342B"/>
    <w:rsid w:val="009F383F"/>
    <w:rsid w:val="009F3CBC"/>
    <w:rsid w:val="009F510E"/>
    <w:rsid w:val="009F52EB"/>
    <w:rsid w:val="009F619D"/>
    <w:rsid w:val="009F703A"/>
    <w:rsid w:val="00A00270"/>
    <w:rsid w:val="00A00F38"/>
    <w:rsid w:val="00A0145B"/>
    <w:rsid w:val="00A06947"/>
    <w:rsid w:val="00A0697D"/>
    <w:rsid w:val="00A100F1"/>
    <w:rsid w:val="00A10B80"/>
    <w:rsid w:val="00A11A70"/>
    <w:rsid w:val="00A16055"/>
    <w:rsid w:val="00A1636E"/>
    <w:rsid w:val="00A165C7"/>
    <w:rsid w:val="00A21D16"/>
    <w:rsid w:val="00A2261A"/>
    <w:rsid w:val="00A231E8"/>
    <w:rsid w:val="00A23771"/>
    <w:rsid w:val="00A24A65"/>
    <w:rsid w:val="00A2540A"/>
    <w:rsid w:val="00A2605F"/>
    <w:rsid w:val="00A26F45"/>
    <w:rsid w:val="00A30DB3"/>
    <w:rsid w:val="00A31FD7"/>
    <w:rsid w:val="00A32BE1"/>
    <w:rsid w:val="00A337F1"/>
    <w:rsid w:val="00A34731"/>
    <w:rsid w:val="00A34D5E"/>
    <w:rsid w:val="00A35CD6"/>
    <w:rsid w:val="00A36718"/>
    <w:rsid w:val="00A37014"/>
    <w:rsid w:val="00A4172B"/>
    <w:rsid w:val="00A4452F"/>
    <w:rsid w:val="00A456E8"/>
    <w:rsid w:val="00A45EDE"/>
    <w:rsid w:val="00A464C1"/>
    <w:rsid w:val="00A464C2"/>
    <w:rsid w:val="00A500BA"/>
    <w:rsid w:val="00A535E4"/>
    <w:rsid w:val="00A536C3"/>
    <w:rsid w:val="00A53912"/>
    <w:rsid w:val="00A53997"/>
    <w:rsid w:val="00A53B0C"/>
    <w:rsid w:val="00A53BAD"/>
    <w:rsid w:val="00A544CE"/>
    <w:rsid w:val="00A574E7"/>
    <w:rsid w:val="00A603D5"/>
    <w:rsid w:val="00A60A12"/>
    <w:rsid w:val="00A60FB3"/>
    <w:rsid w:val="00A61269"/>
    <w:rsid w:val="00A62945"/>
    <w:rsid w:val="00A63C14"/>
    <w:rsid w:val="00A63E5B"/>
    <w:rsid w:val="00A64DB8"/>
    <w:rsid w:val="00A678EF"/>
    <w:rsid w:val="00A70663"/>
    <w:rsid w:val="00A71810"/>
    <w:rsid w:val="00A7259F"/>
    <w:rsid w:val="00A73162"/>
    <w:rsid w:val="00A73996"/>
    <w:rsid w:val="00A73D38"/>
    <w:rsid w:val="00A742D2"/>
    <w:rsid w:val="00A75604"/>
    <w:rsid w:val="00A75DF0"/>
    <w:rsid w:val="00A77AB0"/>
    <w:rsid w:val="00A80B76"/>
    <w:rsid w:val="00A81473"/>
    <w:rsid w:val="00A82E93"/>
    <w:rsid w:val="00A84000"/>
    <w:rsid w:val="00A845A4"/>
    <w:rsid w:val="00A8510B"/>
    <w:rsid w:val="00A86128"/>
    <w:rsid w:val="00A867E4"/>
    <w:rsid w:val="00A86BF4"/>
    <w:rsid w:val="00A92C16"/>
    <w:rsid w:val="00A93565"/>
    <w:rsid w:val="00A94E17"/>
    <w:rsid w:val="00A951A8"/>
    <w:rsid w:val="00A96145"/>
    <w:rsid w:val="00A965E6"/>
    <w:rsid w:val="00A9772D"/>
    <w:rsid w:val="00AA22A3"/>
    <w:rsid w:val="00AA3C06"/>
    <w:rsid w:val="00AA6727"/>
    <w:rsid w:val="00AB0B1B"/>
    <w:rsid w:val="00AB11BF"/>
    <w:rsid w:val="00AB22F0"/>
    <w:rsid w:val="00AB33FD"/>
    <w:rsid w:val="00AB593C"/>
    <w:rsid w:val="00AB6367"/>
    <w:rsid w:val="00AC0373"/>
    <w:rsid w:val="00AC04E1"/>
    <w:rsid w:val="00AC155B"/>
    <w:rsid w:val="00AC1795"/>
    <w:rsid w:val="00AC1D74"/>
    <w:rsid w:val="00AC2591"/>
    <w:rsid w:val="00AC3A87"/>
    <w:rsid w:val="00AC413C"/>
    <w:rsid w:val="00AC4665"/>
    <w:rsid w:val="00AC56AD"/>
    <w:rsid w:val="00AC66DB"/>
    <w:rsid w:val="00AD0D2A"/>
    <w:rsid w:val="00AD3B08"/>
    <w:rsid w:val="00AD3C88"/>
    <w:rsid w:val="00AD4793"/>
    <w:rsid w:val="00AD5DDB"/>
    <w:rsid w:val="00AD7001"/>
    <w:rsid w:val="00AD7BC7"/>
    <w:rsid w:val="00AE38BC"/>
    <w:rsid w:val="00AE4F2E"/>
    <w:rsid w:val="00AE5BD5"/>
    <w:rsid w:val="00AE609C"/>
    <w:rsid w:val="00AE6184"/>
    <w:rsid w:val="00AE6F48"/>
    <w:rsid w:val="00AF04AB"/>
    <w:rsid w:val="00AF2221"/>
    <w:rsid w:val="00AF42AE"/>
    <w:rsid w:val="00AF4453"/>
    <w:rsid w:val="00AF4F8A"/>
    <w:rsid w:val="00AF60F1"/>
    <w:rsid w:val="00AF645A"/>
    <w:rsid w:val="00AF653F"/>
    <w:rsid w:val="00AF6DDA"/>
    <w:rsid w:val="00AF72F3"/>
    <w:rsid w:val="00AF7F76"/>
    <w:rsid w:val="00B01B5E"/>
    <w:rsid w:val="00B01EFA"/>
    <w:rsid w:val="00B023D7"/>
    <w:rsid w:val="00B030AD"/>
    <w:rsid w:val="00B03C35"/>
    <w:rsid w:val="00B046D7"/>
    <w:rsid w:val="00B047AD"/>
    <w:rsid w:val="00B04CF0"/>
    <w:rsid w:val="00B04D93"/>
    <w:rsid w:val="00B0716D"/>
    <w:rsid w:val="00B12B08"/>
    <w:rsid w:val="00B12F37"/>
    <w:rsid w:val="00B13B2A"/>
    <w:rsid w:val="00B14D35"/>
    <w:rsid w:val="00B155F6"/>
    <w:rsid w:val="00B201E3"/>
    <w:rsid w:val="00B20296"/>
    <w:rsid w:val="00B21E17"/>
    <w:rsid w:val="00B22D36"/>
    <w:rsid w:val="00B2391B"/>
    <w:rsid w:val="00B24D85"/>
    <w:rsid w:val="00B24DAD"/>
    <w:rsid w:val="00B2508D"/>
    <w:rsid w:val="00B25BC4"/>
    <w:rsid w:val="00B2605C"/>
    <w:rsid w:val="00B26C38"/>
    <w:rsid w:val="00B277B1"/>
    <w:rsid w:val="00B30385"/>
    <w:rsid w:val="00B3164D"/>
    <w:rsid w:val="00B3513E"/>
    <w:rsid w:val="00B368CC"/>
    <w:rsid w:val="00B371F1"/>
    <w:rsid w:val="00B37A5F"/>
    <w:rsid w:val="00B37EFF"/>
    <w:rsid w:val="00B4168D"/>
    <w:rsid w:val="00B41830"/>
    <w:rsid w:val="00B4198C"/>
    <w:rsid w:val="00B41DEF"/>
    <w:rsid w:val="00B43073"/>
    <w:rsid w:val="00B439BF"/>
    <w:rsid w:val="00B46D6E"/>
    <w:rsid w:val="00B47983"/>
    <w:rsid w:val="00B47DB8"/>
    <w:rsid w:val="00B50762"/>
    <w:rsid w:val="00B515AA"/>
    <w:rsid w:val="00B5260C"/>
    <w:rsid w:val="00B52E82"/>
    <w:rsid w:val="00B578EA"/>
    <w:rsid w:val="00B603A6"/>
    <w:rsid w:val="00B606F1"/>
    <w:rsid w:val="00B61FE0"/>
    <w:rsid w:val="00B63010"/>
    <w:rsid w:val="00B63126"/>
    <w:rsid w:val="00B66230"/>
    <w:rsid w:val="00B67C99"/>
    <w:rsid w:val="00B70A33"/>
    <w:rsid w:val="00B71C6E"/>
    <w:rsid w:val="00B7277A"/>
    <w:rsid w:val="00B7359E"/>
    <w:rsid w:val="00B73AFC"/>
    <w:rsid w:val="00B740EE"/>
    <w:rsid w:val="00B819CE"/>
    <w:rsid w:val="00B82B9F"/>
    <w:rsid w:val="00B82DE2"/>
    <w:rsid w:val="00B8332D"/>
    <w:rsid w:val="00B87C84"/>
    <w:rsid w:val="00B87DFF"/>
    <w:rsid w:val="00B90736"/>
    <w:rsid w:val="00B908BB"/>
    <w:rsid w:val="00B90FC5"/>
    <w:rsid w:val="00B936B0"/>
    <w:rsid w:val="00B93935"/>
    <w:rsid w:val="00B951E2"/>
    <w:rsid w:val="00B9707B"/>
    <w:rsid w:val="00BA03FC"/>
    <w:rsid w:val="00BA1628"/>
    <w:rsid w:val="00BA26CD"/>
    <w:rsid w:val="00BA44FB"/>
    <w:rsid w:val="00BA4535"/>
    <w:rsid w:val="00BA491B"/>
    <w:rsid w:val="00BA4B9B"/>
    <w:rsid w:val="00BA4E8C"/>
    <w:rsid w:val="00BA5353"/>
    <w:rsid w:val="00BA5379"/>
    <w:rsid w:val="00BA56CB"/>
    <w:rsid w:val="00BB02DD"/>
    <w:rsid w:val="00BB1707"/>
    <w:rsid w:val="00BB1F29"/>
    <w:rsid w:val="00BB26D4"/>
    <w:rsid w:val="00BB3663"/>
    <w:rsid w:val="00BB472E"/>
    <w:rsid w:val="00BB56A6"/>
    <w:rsid w:val="00BB6336"/>
    <w:rsid w:val="00BB6F29"/>
    <w:rsid w:val="00BB7680"/>
    <w:rsid w:val="00BB78D3"/>
    <w:rsid w:val="00BC0BB1"/>
    <w:rsid w:val="00BC136F"/>
    <w:rsid w:val="00BC30CE"/>
    <w:rsid w:val="00BC340D"/>
    <w:rsid w:val="00BC3EEF"/>
    <w:rsid w:val="00BC460F"/>
    <w:rsid w:val="00BC495E"/>
    <w:rsid w:val="00BC58C7"/>
    <w:rsid w:val="00BC6272"/>
    <w:rsid w:val="00BD0B80"/>
    <w:rsid w:val="00BD1552"/>
    <w:rsid w:val="00BD1B67"/>
    <w:rsid w:val="00BD3F86"/>
    <w:rsid w:val="00BD43AA"/>
    <w:rsid w:val="00BD6672"/>
    <w:rsid w:val="00BD6A8B"/>
    <w:rsid w:val="00BD7512"/>
    <w:rsid w:val="00BE1285"/>
    <w:rsid w:val="00BE4DC4"/>
    <w:rsid w:val="00BE5A55"/>
    <w:rsid w:val="00BE6010"/>
    <w:rsid w:val="00BE6769"/>
    <w:rsid w:val="00BE7040"/>
    <w:rsid w:val="00BF0461"/>
    <w:rsid w:val="00BF2488"/>
    <w:rsid w:val="00BF32C5"/>
    <w:rsid w:val="00BF3803"/>
    <w:rsid w:val="00BF5BC8"/>
    <w:rsid w:val="00BF5FE2"/>
    <w:rsid w:val="00BF794E"/>
    <w:rsid w:val="00BF7C9F"/>
    <w:rsid w:val="00C00DDA"/>
    <w:rsid w:val="00C023B7"/>
    <w:rsid w:val="00C02B92"/>
    <w:rsid w:val="00C04528"/>
    <w:rsid w:val="00C05D21"/>
    <w:rsid w:val="00C100DE"/>
    <w:rsid w:val="00C11FEE"/>
    <w:rsid w:val="00C1289F"/>
    <w:rsid w:val="00C12F60"/>
    <w:rsid w:val="00C132D4"/>
    <w:rsid w:val="00C138A7"/>
    <w:rsid w:val="00C13A4C"/>
    <w:rsid w:val="00C13B13"/>
    <w:rsid w:val="00C14B72"/>
    <w:rsid w:val="00C14F13"/>
    <w:rsid w:val="00C16501"/>
    <w:rsid w:val="00C17CE2"/>
    <w:rsid w:val="00C23285"/>
    <w:rsid w:val="00C258C3"/>
    <w:rsid w:val="00C278DA"/>
    <w:rsid w:val="00C27C05"/>
    <w:rsid w:val="00C30FA5"/>
    <w:rsid w:val="00C33149"/>
    <w:rsid w:val="00C34B1B"/>
    <w:rsid w:val="00C34F8D"/>
    <w:rsid w:val="00C35947"/>
    <w:rsid w:val="00C360AC"/>
    <w:rsid w:val="00C36834"/>
    <w:rsid w:val="00C37AB4"/>
    <w:rsid w:val="00C4198A"/>
    <w:rsid w:val="00C41BFD"/>
    <w:rsid w:val="00C41E2B"/>
    <w:rsid w:val="00C41EFB"/>
    <w:rsid w:val="00C42253"/>
    <w:rsid w:val="00C43812"/>
    <w:rsid w:val="00C43F5A"/>
    <w:rsid w:val="00C44072"/>
    <w:rsid w:val="00C440BB"/>
    <w:rsid w:val="00C441C5"/>
    <w:rsid w:val="00C44CEE"/>
    <w:rsid w:val="00C45145"/>
    <w:rsid w:val="00C4766E"/>
    <w:rsid w:val="00C47E71"/>
    <w:rsid w:val="00C52231"/>
    <w:rsid w:val="00C534AF"/>
    <w:rsid w:val="00C57862"/>
    <w:rsid w:val="00C57C5B"/>
    <w:rsid w:val="00C614BE"/>
    <w:rsid w:val="00C65327"/>
    <w:rsid w:val="00C669AA"/>
    <w:rsid w:val="00C67F27"/>
    <w:rsid w:val="00C72BAD"/>
    <w:rsid w:val="00C7478A"/>
    <w:rsid w:val="00C75DA9"/>
    <w:rsid w:val="00C76963"/>
    <w:rsid w:val="00C7777E"/>
    <w:rsid w:val="00C80F4A"/>
    <w:rsid w:val="00C8225D"/>
    <w:rsid w:val="00C83549"/>
    <w:rsid w:val="00C83DD5"/>
    <w:rsid w:val="00C84958"/>
    <w:rsid w:val="00C849CE"/>
    <w:rsid w:val="00C85A5A"/>
    <w:rsid w:val="00C86863"/>
    <w:rsid w:val="00C9035F"/>
    <w:rsid w:val="00C90979"/>
    <w:rsid w:val="00C90D03"/>
    <w:rsid w:val="00C92909"/>
    <w:rsid w:val="00C9483C"/>
    <w:rsid w:val="00C94D52"/>
    <w:rsid w:val="00C95FA6"/>
    <w:rsid w:val="00CA1008"/>
    <w:rsid w:val="00CA2D19"/>
    <w:rsid w:val="00CA2D25"/>
    <w:rsid w:val="00CA3246"/>
    <w:rsid w:val="00CA5347"/>
    <w:rsid w:val="00CA5DEE"/>
    <w:rsid w:val="00CA62DC"/>
    <w:rsid w:val="00CA7335"/>
    <w:rsid w:val="00CB06D8"/>
    <w:rsid w:val="00CB1DEC"/>
    <w:rsid w:val="00CB2C5B"/>
    <w:rsid w:val="00CB665F"/>
    <w:rsid w:val="00CC080E"/>
    <w:rsid w:val="00CC29DC"/>
    <w:rsid w:val="00CC3843"/>
    <w:rsid w:val="00CC3B94"/>
    <w:rsid w:val="00CC61FF"/>
    <w:rsid w:val="00CC6A59"/>
    <w:rsid w:val="00CD1734"/>
    <w:rsid w:val="00CD182C"/>
    <w:rsid w:val="00CD3EF4"/>
    <w:rsid w:val="00CD68AB"/>
    <w:rsid w:val="00CD738B"/>
    <w:rsid w:val="00CD76BB"/>
    <w:rsid w:val="00CD7BD9"/>
    <w:rsid w:val="00CE09D5"/>
    <w:rsid w:val="00CE350F"/>
    <w:rsid w:val="00CE3D9C"/>
    <w:rsid w:val="00CE4276"/>
    <w:rsid w:val="00CE56BF"/>
    <w:rsid w:val="00CE6676"/>
    <w:rsid w:val="00CE6D72"/>
    <w:rsid w:val="00CE73D3"/>
    <w:rsid w:val="00CE798E"/>
    <w:rsid w:val="00CF0159"/>
    <w:rsid w:val="00CF0B6E"/>
    <w:rsid w:val="00CF0C41"/>
    <w:rsid w:val="00CF168E"/>
    <w:rsid w:val="00CF1778"/>
    <w:rsid w:val="00CF1DE5"/>
    <w:rsid w:val="00CF22C0"/>
    <w:rsid w:val="00CF305E"/>
    <w:rsid w:val="00CF3801"/>
    <w:rsid w:val="00CF3CDA"/>
    <w:rsid w:val="00CF3DE0"/>
    <w:rsid w:val="00CF4396"/>
    <w:rsid w:val="00CF5CFC"/>
    <w:rsid w:val="00CF7269"/>
    <w:rsid w:val="00CF79F5"/>
    <w:rsid w:val="00D0053D"/>
    <w:rsid w:val="00D0206A"/>
    <w:rsid w:val="00D03A2A"/>
    <w:rsid w:val="00D03C25"/>
    <w:rsid w:val="00D055EC"/>
    <w:rsid w:val="00D071B9"/>
    <w:rsid w:val="00D1270F"/>
    <w:rsid w:val="00D153DC"/>
    <w:rsid w:val="00D16F78"/>
    <w:rsid w:val="00D23804"/>
    <w:rsid w:val="00D31FDA"/>
    <w:rsid w:val="00D33AB9"/>
    <w:rsid w:val="00D34721"/>
    <w:rsid w:val="00D3541E"/>
    <w:rsid w:val="00D35DCB"/>
    <w:rsid w:val="00D36111"/>
    <w:rsid w:val="00D3698A"/>
    <w:rsid w:val="00D40C73"/>
    <w:rsid w:val="00D423CA"/>
    <w:rsid w:val="00D435F4"/>
    <w:rsid w:val="00D43B68"/>
    <w:rsid w:val="00D44713"/>
    <w:rsid w:val="00D4503D"/>
    <w:rsid w:val="00D4569E"/>
    <w:rsid w:val="00D46062"/>
    <w:rsid w:val="00D510DD"/>
    <w:rsid w:val="00D51AA8"/>
    <w:rsid w:val="00D51B77"/>
    <w:rsid w:val="00D524C5"/>
    <w:rsid w:val="00D53458"/>
    <w:rsid w:val="00D53E06"/>
    <w:rsid w:val="00D54F50"/>
    <w:rsid w:val="00D5528C"/>
    <w:rsid w:val="00D609DF"/>
    <w:rsid w:val="00D60B97"/>
    <w:rsid w:val="00D61699"/>
    <w:rsid w:val="00D62258"/>
    <w:rsid w:val="00D635CE"/>
    <w:rsid w:val="00D63650"/>
    <w:rsid w:val="00D6379F"/>
    <w:rsid w:val="00D638C7"/>
    <w:rsid w:val="00D70493"/>
    <w:rsid w:val="00D71BBF"/>
    <w:rsid w:val="00D72AAE"/>
    <w:rsid w:val="00D72CD4"/>
    <w:rsid w:val="00D730B1"/>
    <w:rsid w:val="00D742D1"/>
    <w:rsid w:val="00D7594F"/>
    <w:rsid w:val="00D765AB"/>
    <w:rsid w:val="00D76AC5"/>
    <w:rsid w:val="00D81602"/>
    <w:rsid w:val="00D81A3D"/>
    <w:rsid w:val="00D81E07"/>
    <w:rsid w:val="00D82141"/>
    <w:rsid w:val="00D832B9"/>
    <w:rsid w:val="00D867F7"/>
    <w:rsid w:val="00D909E1"/>
    <w:rsid w:val="00D92FC0"/>
    <w:rsid w:val="00D942B3"/>
    <w:rsid w:val="00D94FEF"/>
    <w:rsid w:val="00D958A4"/>
    <w:rsid w:val="00D96278"/>
    <w:rsid w:val="00D974F9"/>
    <w:rsid w:val="00DA02C3"/>
    <w:rsid w:val="00DA03E8"/>
    <w:rsid w:val="00DA0B3C"/>
    <w:rsid w:val="00DA1876"/>
    <w:rsid w:val="00DA22DD"/>
    <w:rsid w:val="00DA4325"/>
    <w:rsid w:val="00DA74AF"/>
    <w:rsid w:val="00DB0343"/>
    <w:rsid w:val="00DB09C5"/>
    <w:rsid w:val="00DB12E7"/>
    <w:rsid w:val="00DB4F6B"/>
    <w:rsid w:val="00DB5AB7"/>
    <w:rsid w:val="00DB69A3"/>
    <w:rsid w:val="00DC27E6"/>
    <w:rsid w:val="00DC70E9"/>
    <w:rsid w:val="00DD1326"/>
    <w:rsid w:val="00DD1875"/>
    <w:rsid w:val="00DD1D2C"/>
    <w:rsid w:val="00DD233C"/>
    <w:rsid w:val="00DD2AC4"/>
    <w:rsid w:val="00DD3DFB"/>
    <w:rsid w:val="00DD4D5A"/>
    <w:rsid w:val="00DE002A"/>
    <w:rsid w:val="00DE0BD4"/>
    <w:rsid w:val="00DE1A69"/>
    <w:rsid w:val="00DE1D8A"/>
    <w:rsid w:val="00DE1F11"/>
    <w:rsid w:val="00DE22D8"/>
    <w:rsid w:val="00DE23F6"/>
    <w:rsid w:val="00DE2D89"/>
    <w:rsid w:val="00DE34C0"/>
    <w:rsid w:val="00DE564C"/>
    <w:rsid w:val="00DE723C"/>
    <w:rsid w:val="00DF0872"/>
    <w:rsid w:val="00DF1A47"/>
    <w:rsid w:val="00DF35A6"/>
    <w:rsid w:val="00DF4687"/>
    <w:rsid w:val="00DF47B1"/>
    <w:rsid w:val="00DF6207"/>
    <w:rsid w:val="00DF7BCC"/>
    <w:rsid w:val="00E00C54"/>
    <w:rsid w:val="00E02942"/>
    <w:rsid w:val="00E04BE3"/>
    <w:rsid w:val="00E063E4"/>
    <w:rsid w:val="00E0644D"/>
    <w:rsid w:val="00E07A73"/>
    <w:rsid w:val="00E11A4B"/>
    <w:rsid w:val="00E11CA7"/>
    <w:rsid w:val="00E13C93"/>
    <w:rsid w:val="00E13D09"/>
    <w:rsid w:val="00E15755"/>
    <w:rsid w:val="00E158CB"/>
    <w:rsid w:val="00E15DEE"/>
    <w:rsid w:val="00E1608D"/>
    <w:rsid w:val="00E16571"/>
    <w:rsid w:val="00E1686C"/>
    <w:rsid w:val="00E16D7C"/>
    <w:rsid w:val="00E20944"/>
    <w:rsid w:val="00E21124"/>
    <w:rsid w:val="00E21305"/>
    <w:rsid w:val="00E21F07"/>
    <w:rsid w:val="00E2228B"/>
    <w:rsid w:val="00E22760"/>
    <w:rsid w:val="00E22B10"/>
    <w:rsid w:val="00E22D89"/>
    <w:rsid w:val="00E24B2D"/>
    <w:rsid w:val="00E24C5F"/>
    <w:rsid w:val="00E32A66"/>
    <w:rsid w:val="00E340C1"/>
    <w:rsid w:val="00E345DB"/>
    <w:rsid w:val="00E346BB"/>
    <w:rsid w:val="00E3554F"/>
    <w:rsid w:val="00E3586F"/>
    <w:rsid w:val="00E35B62"/>
    <w:rsid w:val="00E35CAB"/>
    <w:rsid w:val="00E363B0"/>
    <w:rsid w:val="00E41934"/>
    <w:rsid w:val="00E434EE"/>
    <w:rsid w:val="00E4434A"/>
    <w:rsid w:val="00E4453D"/>
    <w:rsid w:val="00E474DA"/>
    <w:rsid w:val="00E47BC5"/>
    <w:rsid w:val="00E500AC"/>
    <w:rsid w:val="00E507F3"/>
    <w:rsid w:val="00E5105E"/>
    <w:rsid w:val="00E54187"/>
    <w:rsid w:val="00E54325"/>
    <w:rsid w:val="00E54C47"/>
    <w:rsid w:val="00E552F9"/>
    <w:rsid w:val="00E5740F"/>
    <w:rsid w:val="00E61BF4"/>
    <w:rsid w:val="00E62DD1"/>
    <w:rsid w:val="00E645B6"/>
    <w:rsid w:val="00E65D78"/>
    <w:rsid w:val="00E67588"/>
    <w:rsid w:val="00E67A22"/>
    <w:rsid w:val="00E70099"/>
    <w:rsid w:val="00E70383"/>
    <w:rsid w:val="00E70A64"/>
    <w:rsid w:val="00E71089"/>
    <w:rsid w:val="00E72145"/>
    <w:rsid w:val="00E73FAE"/>
    <w:rsid w:val="00E76A0D"/>
    <w:rsid w:val="00E77609"/>
    <w:rsid w:val="00E80391"/>
    <w:rsid w:val="00E811CD"/>
    <w:rsid w:val="00E82095"/>
    <w:rsid w:val="00E82815"/>
    <w:rsid w:val="00E82C3F"/>
    <w:rsid w:val="00E8520E"/>
    <w:rsid w:val="00E85919"/>
    <w:rsid w:val="00E85DE4"/>
    <w:rsid w:val="00E914B5"/>
    <w:rsid w:val="00E918A0"/>
    <w:rsid w:val="00E91C59"/>
    <w:rsid w:val="00E92B2B"/>
    <w:rsid w:val="00E92B95"/>
    <w:rsid w:val="00E93219"/>
    <w:rsid w:val="00E94206"/>
    <w:rsid w:val="00E9638B"/>
    <w:rsid w:val="00E9689B"/>
    <w:rsid w:val="00E9698F"/>
    <w:rsid w:val="00EA138E"/>
    <w:rsid w:val="00EA141A"/>
    <w:rsid w:val="00EA184D"/>
    <w:rsid w:val="00EA1ADB"/>
    <w:rsid w:val="00EA2313"/>
    <w:rsid w:val="00EA38DA"/>
    <w:rsid w:val="00EA66AD"/>
    <w:rsid w:val="00EA74A6"/>
    <w:rsid w:val="00EA763C"/>
    <w:rsid w:val="00EA7ED5"/>
    <w:rsid w:val="00EB0B52"/>
    <w:rsid w:val="00EB23E8"/>
    <w:rsid w:val="00EB2522"/>
    <w:rsid w:val="00EB40E8"/>
    <w:rsid w:val="00EB44F0"/>
    <w:rsid w:val="00EB50CC"/>
    <w:rsid w:val="00EB6090"/>
    <w:rsid w:val="00EB6356"/>
    <w:rsid w:val="00EB7075"/>
    <w:rsid w:val="00EB7751"/>
    <w:rsid w:val="00EC03BD"/>
    <w:rsid w:val="00EC1EFE"/>
    <w:rsid w:val="00EC20EC"/>
    <w:rsid w:val="00EC3265"/>
    <w:rsid w:val="00EC4535"/>
    <w:rsid w:val="00EC4647"/>
    <w:rsid w:val="00EC4DB5"/>
    <w:rsid w:val="00EC534E"/>
    <w:rsid w:val="00EC57C2"/>
    <w:rsid w:val="00EC5F36"/>
    <w:rsid w:val="00ED140A"/>
    <w:rsid w:val="00ED255D"/>
    <w:rsid w:val="00ED3BF9"/>
    <w:rsid w:val="00ED4F64"/>
    <w:rsid w:val="00ED6161"/>
    <w:rsid w:val="00ED646C"/>
    <w:rsid w:val="00ED7D6A"/>
    <w:rsid w:val="00EE0723"/>
    <w:rsid w:val="00EE3AB5"/>
    <w:rsid w:val="00EE45D5"/>
    <w:rsid w:val="00EE6190"/>
    <w:rsid w:val="00EE7403"/>
    <w:rsid w:val="00EF06BC"/>
    <w:rsid w:val="00EF0752"/>
    <w:rsid w:val="00EF4D49"/>
    <w:rsid w:val="00EF4D6E"/>
    <w:rsid w:val="00EF52C0"/>
    <w:rsid w:val="00EF664A"/>
    <w:rsid w:val="00EF70EE"/>
    <w:rsid w:val="00F01095"/>
    <w:rsid w:val="00F01177"/>
    <w:rsid w:val="00F01187"/>
    <w:rsid w:val="00F021F8"/>
    <w:rsid w:val="00F07DFF"/>
    <w:rsid w:val="00F07FC7"/>
    <w:rsid w:val="00F1027E"/>
    <w:rsid w:val="00F10F62"/>
    <w:rsid w:val="00F11BA7"/>
    <w:rsid w:val="00F142E4"/>
    <w:rsid w:val="00F1446C"/>
    <w:rsid w:val="00F14AF7"/>
    <w:rsid w:val="00F173B5"/>
    <w:rsid w:val="00F1782C"/>
    <w:rsid w:val="00F20597"/>
    <w:rsid w:val="00F2104F"/>
    <w:rsid w:val="00F2162C"/>
    <w:rsid w:val="00F2174D"/>
    <w:rsid w:val="00F22C2C"/>
    <w:rsid w:val="00F238A7"/>
    <w:rsid w:val="00F24A6A"/>
    <w:rsid w:val="00F25218"/>
    <w:rsid w:val="00F25313"/>
    <w:rsid w:val="00F253D0"/>
    <w:rsid w:val="00F26F62"/>
    <w:rsid w:val="00F271F8"/>
    <w:rsid w:val="00F2756E"/>
    <w:rsid w:val="00F304F2"/>
    <w:rsid w:val="00F31D00"/>
    <w:rsid w:val="00F31F57"/>
    <w:rsid w:val="00F3287C"/>
    <w:rsid w:val="00F33339"/>
    <w:rsid w:val="00F33D37"/>
    <w:rsid w:val="00F353E9"/>
    <w:rsid w:val="00F36010"/>
    <w:rsid w:val="00F37F02"/>
    <w:rsid w:val="00F402F8"/>
    <w:rsid w:val="00F41128"/>
    <w:rsid w:val="00F41373"/>
    <w:rsid w:val="00F4139F"/>
    <w:rsid w:val="00F41DD8"/>
    <w:rsid w:val="00F41E9A"/>
    <w:rsid w:val="00F41FE9"/>
    <w:rsid w:val="00F44A9F"/>
    <w:rsid w:val="00F450DE"/>
    <w:rsid w:val="00F47A31"/>
    <w:rsid w:val="00F47E93"/>
    <w:rsid w:val="00F505B5"/>
    <w:rsid w:val="00F5175B"/>
    <w:rsid w:val="00F52878"/>
    <w:rsid w:val="00F53772"/>
    <w:rsid w:val="00F54548"/>
    <w:rsid w:val="00F54D88"/>
    <w:rsid w:val="00F55FEF"/>
    <w:rsid w:val="00F57161"/>
    <w:rsid w:val="00F6065F"/>
    <w:rsid w:val="00F60C6B"/>
    <w:rsid w:val="00F61671"/>
    <w:rsid w:val="00F639D9"/>
    <w:rsid w:val="00F65896"/>
    <w:rsid w:val="00F66AF6"/>
    <w:rsid w:val="00F67882"/>
    <w:rsid w:val="00F70990"/>
    <w:rsid w:val="00F71EA3"/>
    <w:rsid w:val="00F72458"/>
    <w:rsid w:val="00F72A94"/>
    <w:rsid w:val="00F7409E"/>
    <w:rsid w:val="00F7597F"/>
    <w:rsid w:val="00F81144"/>
    <w:rsid w:val="00F82D36"/>
    <w:rsid w:val="00F82F09"/>
    <w:rsid w:val="00F84740"/>
    <w:rsid w:val="00F84EC6"/>
    <w:rsid w:val="00F86CF3"/>
    <w:rsid w:val="00F87659"/>
    <w:rsid w:val="00F91BBE"/>
    <w:rsid w:val="00F91EAF"/>
    <w:rsid w:val="00F9253D"/>
    <w:rsid w:val="00F92E37"/>
    <w:rsid w:val="00F94C91"/>
    <w:rsid w:val="00F95406"/>
    <w:rsid w:val="00F958DC"/>
    <w:rsid w:val="00F97DD9"/>
    <w:rsid w:val="00FA0E4B"/>
    <w:rsid w:val="00FA2B27"/>
    <w:rsid w:val="00FA2E2E"/>
    <w:rsid w:val="00FA354B"/>
    <w:rsid w:val="00FA64A5"/>
    <w:rsid w:val="00FB3A77"/>
    <w:rsid w:val="00FB3AD6"/>
    <w:rsid w:val="00FB56CC"/>
    <w:rsid w:val="00FB7B8D"/>
    <w:rsid w:val="00FB7F18"/>
    <w:rsid w:val="00FC084D"/>
    <w:rsid w:val="00FC0DE5"/>
    <w:rsid w:val="00FC1FA0"/>
    <w:rsid w:val="00FC2DFE"/>
    <w:rsid w:val="00FC4009"/>
    <w:rsid w:val="00FC47C3"/>
    <w:rsid w:val="00FC64D8"/>
    <w:rsid w:val="00FC6649"/>
    <w:rsid w:val="00FC6EB7"/>
    <w:rsid w:val="00FC7827"/>
    <w:rsid w:val="00FC7A51"/>
    <w:rsid w:val="00FD2D7B"/>
    <w:rsid w:val="00FD3A84"/>
    <w:rsid w:val="00FD648A"/>
    <w:rsid w:val="00FE00A6"/>
    <w:rsid w:val="00FE2F90"/>
    <w:rsid w:val="00FE3C56"/>
    <w:rsid w:val="00FE3C5F"/>
    <w:rsid w:val="00FE77F1"/>
    <w:rsid w:val="00FF0045"/>
    <w:rsid w:val="00FF09AD"/>
    <w:rsid w:val="00FF17FC"/>
    <w:rsid w:val="00FF1D5C"/>
    <w:rsid w:val="00FF2925"/>
    <w:rsid w:val="00FF3019"/>
    <w:rsid w:val="00FF3697"/>
    <w:rsid w:val="00FF45B0"/>
    <w:rsid w:val="00FF595E"/>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15:docId w15:val="{8CB77777-955D-45C0-911E-2FD63985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0C8"/>
    <w:pPr>
      <w:jc w:val="both"/>
    </w:pPr>
    <w:rPr>
      <w:sz w:val="24"/>
      <w:szCs w:val="24"/>
    </w:rPr>
  </w:style>
  <w:style w:type="paragraph" w:styleId="Heading1">
    <w:name w:val="heading 1"/>
    <w:aliases w:val="Chapter"/>
    <w:basedOn w:val="Normal"/>
    <w:next w:val="Normal"/>
    <w:autoRedefine/>
    <w:uiPriority w:val="9"/>
    <w:qFormat/>
    <w:rsid w:val="00733CC8"/>
    <w:pPr>
      <w:keepNext/>
      <w:pageBreakBefore/>
      <w:numPr>
        <w:numId w:val="42"/>
      </w:numPr>
      <w:spacing w:before="240" w:after="60"/>
      <w:outlineLvl w:val="0"/>
    </w:pPr>
    <w:rPr>
      <w:rFonts w:cs="Arial"/>
      <w:b/>
      <w:bCs/>
      <w:kern w:val="32"/>
      <w:sz w:val="40"/>
      <w:szCs w:val="32"/>
    </w:rPr>
  </w:style>
  <w:style w:type="paragraph" w:styleId="Heading2">
    <w:name w:val="heading 2"/>
    <w:basedOn w:val="Normal"/>
    <w:next w:val="Normal"/>
    <w:link w:val="Heading2Char"/>
    <w:autoRedefine/>
    <w:uiPriority w:val="9"/>
    <w:qFormat/>
    <w:rsid w:val="00733CC8"/>
    <w:pPr>
      <w:keepNext/>
      <w:numPr>
        <w:ilvl w:val="1"/>
        <w:numId w:val="42"/>
      </w:numPr>
      <w:spacing w:before="240" w:after="240"/>
      <w:outlineLvl w:val="1"/>
    </w:pPr>
    <w:rPr>
      <w:rFonts w:cs="Arial"/>
      <w:b/>
      <w:bCs/>
      <w:iCs/>
      <w:sz w:val="36"/>
      <w:szCs w:val="28"/>
    </w:rPr>
  </w:style>
  <w:style w:type="paragraph" w:styleId="Heading3">
    <w:name w:val="heading 3"/>
    <w:basedOn w:val="Normal"/>
    <w:next w:val="Normal"/>
    <w:link w:val="Heading3Char"/>
    <w:autoRedefine/>
    <w:uiPriority w:val="9"/>
    <w:qFormat/>
    <w:rsid w:val="007C576C"/>
    <w:pPr>
      <w:keepNext/>
      <w:numPr>
        <w:ilvl w:val="2"/>
        <w:numId w:val="42"/>
      </w:numPr>
      <w:spacing w:before="240" w:after="24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link w:val="CommentTextChar"/>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autoRedefine/>
    <w:qFormat/>
    <w:rsid w:val="00195D31"/>
    <w:pPr>
      <w:spacing w:before="240" w:after="240"/>
      <w:ind w:left="360"/>
      <w:contextualSpacing/>
      <w:pPrChange w:id="0" w:author="Steven" w:date="2022-04-18T14:06:00Z">
        <w:pPr>
          <w:spacing w:before="240" w:after="240"/>
          <w:ind w:left="360"/>
          <w:contextualSpacing/>
          <w:jc w:val="both"/>
        </w:pPr>
      </w:pPrChange>
    </w:pPr>
    <w:rPr>
      <w:rFonts w:ascii="Courier New" w:hAnsi="Courier New"/>
      <w:sz w:val="20"/>
      <w:rPrChange w:id="0" w:author="Steven" w:date="2022-04-18T14:06:00Z">
        <w:rPr>
          <w:rFonts w:ascii="Courier New" w:hAnsi="Courier New"/>
          <w:szCs w:val="24"/>
          <w:lang w:val="en-US" w:eastAsia="en-US" w:bidi="ar-SA"/>
        </w:rPr>
      </w:rPrChange>
    </w:rPr>
  </w:style>
  <w:style w:type="character" w:customStyle="1" w:styleId="CodeChar0">
    <w:name w:val="Code Char"/>
    <w:basedOn w:val="DefaultParagraphFont"/>
    <w:link w:val="Code0"/>
    <w:rsid w:val="00195D31"/>
    <w:rPr>
      <w:rFonts w:ascii="Courier New" w:hAnsi="Courier New"/>
      <w:szCs w:val="24"/>
    </w:rPr>
  </w:style>
  <w:style w:type="character" w:styleId="EndnoteReference">
    <w:name w:val="endnote reference"/>
    <w:basedOn w:val="DefaultParagraphFont"/>
    <w:uiPriority w:val="99"/>
    <w:semiHidden/>
    <w:unhideWhenUsed/>
    <w:rsid w:val="004F447E"/>
    <w:rPr>
      <w:vertAlign w:val="superscript"/>
    </w:rPr>
  </w:style>
  <w:style w:type="paragraph" w:customStyle="1" w:styleId="EndNoteBibliographyTitle">
    <w:name w:val="EndNote Bibliography Title"/>
    <w:basedOn w:val="Normal"/>
    <w:rsid w:val="00277EE6"/>
    <w:pPr>
      <w:jc w:val="center"/>
    </w:pPr>
  </w:style>
  <w:style w:type="paragraph" w:customStyle="1" w:styleId="EndNoteBibliography">
    <w:name w:val="EndNote Bibliography"/>
    <w:basedOn w:val="Normal"/>
    <w:rsid w:val="00277EE6"/>
  </w:style>
  <w:style w:type="character" w:customStyle="1" w:styleId="Heading3Char">
    <w:name w:val="Heading 3 Char"/>
    <w:basedOn w:val="DefaultParagraphFont"/>
    <w:link w:val="Heading3"/>
    <w:uiPriority w:val="9"/>
    <w:rsid w:val="007C576C"/>
    <w:rPr>
      <w:rFonts w:cs="Arial"/>
      <w:b/>
      <w:bCs/>
      <w:sz w:val="32"/>
      <w:szCs w:val="26"/>
    </w:rPr>
  </w:style>
  <w:style w:type="paragraph" w:customStyle="1" w:styleId="Default">
    <w:name w:val="Default"/>
    <w:rsid w:val="00F72458"/>
    <w:pPr>
      <w:autoSpaceDE w:val="0"/>
      <w:autoSpaceDN w:val="0"/>
      <w:adjustRightInd w:val="0"/>
    </w:pPr>
    <w:rPr>
      <w:rFonts w:ascii="Courier New" w:eastAsiaTheme="minorHAnsi" w:hAnsi="Courier New" w:cs="Courier New"/>
      <w:color w:val="000000"/>
      <w:sz w:val="24"/>
      <w:szCs w:val="24"/>
    </w:rPr>
  </w:style>
  <w:style w:type="character" w:styleId="PlaceholderText">
    <w:name w:val="Placeholder Text"/>
    <w:basedOn w:val="DefaultParagraphFont"/>
    <w:uiPriority w:val="99"/>
    <w:semiHidden/>
    <w:rsid w:val="00184399"/>
    <w:rPr>
      <w:color w:val="808080"/>
    </w:rPr>
  </w:style>
  <w:style w:type="character" w:customStyle="1" w:styleId="sc11">
    <w:name w:val="sc11"/>
    <w:basedOn w:val="DefaultParagraphFont"/>
    <w:rsid w:val="00EC1EFE"/>
    <w:rPr>
      <w:rFonts w:ascii="Courier New" w:hAnsi="Courier New" w:cs="Courier New" w:hint="default"/>
      <w:color w:val="0000FF"/>
      <w:sz w:val="20"/>
      <w:szCs w:val="20"/>
    </w:rPr>
  </w:style>
  <w:style w:type="character" w:customStyle="1" w:styleId="sc8">
    <w:name w:val="sc8"/>
    <w:basedOn w:val="DefaultParagraphFont"/>
    <w:rsid w:val="00EC1EFE"/>
    <w:rPr>
      <w:rFonts w:ascii="Courier New" w:hAnsi="Courier New" w:cs="Courier New" w:hint="default"/>
      <w:color w:val="000000"/>
      <w:sz w:val="20"/>
      <w:szCs w:val="20"/>
    </w:rPr>
  </w:style>
  <w:style w:type="character" w:customStyle="1" w:styleId="sc31">
    <w:name w:val="sc31"/>
    <w:basedOn w:val="DefaultParagraphFont"/>
    <w:rsid w:val="00EC1EFE"/>
    <w:rPr>
      <w:rFonts w:ascii="Courier New" w:hAnsi="Courier New" w:cs="Courier New" w:hint="default"/>
      <w:color w:val="FF0000"/>
      <w:sz w:val="20"/>
      <w:szCs w:val="20"/>
    </w:rPr>
  </w:style>
  <w:style w:type="character" w:customStyle="1" w:styleId="sc61">
    <w:name w:val="sc61"/>
    <w:basedOn w:val="DefaultParagraphFont"/>
    <w:rsid w:val="00EC1EFE"/>
    <w:rPr>
      <w:rFonts w:ascii="Courier New" w:hAnsi="Courier New" w:cs="Courier New" w:hint="default"/>
      <w:b/>
      <w:bCs/>
      <w:color w:val="8000FF"/>
      <w:sz w:val="20"/>
      <w:szCs w:val="20"/>
    </w:rPr>
  </w:style>
  <w:style w:type="character" w:customStyle="1" w:styleId="sc01">
    <w:name w:val="sc01"/>
    <w:basedOn w:val="DefaultParagraphFont"/>
    <w:rsid w:val="00EC1EFE"/>
    <w:rPr>
      <w:rFonts w:ascii="Courier New" w:hAnsi="Courier New" w:cs="Courier New" w:hint="default"/>
      <w:b/>
      <w:bCs/>
      <w:color w:val="000000"/>
      <w:sz w:val="20"/>
      <w:szCs w:val="20"/>
    </w:rPr>
  </w:style>
  <w:style w:type="character" w:customStyle="1" w:styleId="sc121">
    <w:name w:val="sc121"/>
    <w:basedOn w:val="DefaultParagraphFont"/>
    <w:rsid w:val="000525CD"/>
    <w:rPr>
      <w:rFonts w:ascii="Courier New" w:hAnsi="Courier New" w:cs="Courier New" w:hint="default"/>
      <w:color w:val="FF0000"/>
      <w:sz w:val="20"/>
      <w:szCs w:val="20"/>
      <w:shd w:val="clear" w:color="auto" w:fill="FFFF00"/>
    </w:rPr>
  </w:style>
  <w:style w:type="character" w:customStyle="1" w:styleId="sc131">
    <w:name w:val="sc131"/>
    <w:basedOn w:val="DefaultParagraphFont"/>
    <w:rsid w:val="000525CD"/>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B20296"/>
    <w:rPr>
      <w:rFonts w:ascii="Courier New" w:hAnsi="Courier New" w:cs="Courier New" w:hint="default"/>
      <w:color w:val="0000FF"/>
      <w:sz w:val="20"/>
      <w:szCs w:val="20"/>
    </w:rPr>
  </w:style>
  <w:style w:type="character" w:customStyle="1" w:styleId="sc111">
    <w:name w:val="sc111"/>
    <w:basedOn w:val="DefaultParagraphFont"/>
    <w:rsid w:val="00B20296"/>
    <w:rPr>
      <w:rFonts w:ascii="Courier New" w:hAnsi="Courier New" w:cs="Courier New" w:hint="default"/>
      <w:color w:val="0000FF"/>
      <w:sz w:val="20"/>
      <w:szCs w:val="20"/>
    </w:rPr>
  </w:style>
  <w:style w:type="character" w:customStyle="1" w:styleId="Heading2Char">
    <w:name w:val="Heading 2 Char"/>
    <w:basedOn w:val="DefaultParagraphFont"/>
    <w:link w:val="Heading2"/>
    <w:uiPriority w:val="9"/>
    <w:rsid w:val="001F10C8"/>
    <w:rPr>
      <w:rFonts w:cs="Arial"/>
      <w:b/>
      <w:bCs/>
      <w:iCs/>
      <w:sz w:val="36"/>
      <w:szCs w:val="28"/>
    </w:rPr>
  </w:style>
  <w:style w:type="character" w:customStyle="1" w:styleId="CommentTextChar">
    <w:name w:val="Comment Text Char"/>
    <w:basedOn w:val="DefaultParagraphFont"/>
    <w:link w:val="CommentText"/>
    <w:semiHidden/>
    <w:rsid w:val="001F10C8"/>
  </w:style>
  <w:style w:type="character" w:styleId="SubtleEmphasis">
    <w:name w:val="Subtle Emphasis"/>
    <w:basedOn w:val="DefaultParagraphFont"/>
    <w:uiPriority w:val="19"/>
    <w:qFormat/>
    <w:rsid w:val="00BB78D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73964">
      <w:bodyDiv w:val="1"/>
      <w:marLeft w:val="0"/>
      <w:marRight w:val="0"/>
      <w:marTop w:val="0"/>
      <w:marBottom w:val="0"/>
      <w:divBdr>
        <w:top w:val="none" w:sz="0" w:space="0" w:color="auto"/>
        <w:left w:val="none" w:sz="0" w:space="0" w:color="auto"/>
        <w:bottom w:val="none" w:sz="0" w:space="0" w:color="auto"/>
        <w:right w:val="none" w:sz="0" w:space="0" w:color="auto"/>
      </w:divBdr>
      <w:divsChild>
        <w:div w:id="1275863986">
          <w:marLeft w:val="0"/>
          <w:marRight w:val="0"/>
          <w:marTop w:val="0"/>
          <w:marBottom w:val="0"/>
          <w:divBdr>
            <w:top w:val="none" w:sz="0" w:space="0" w:color="auto"/>
            <w:left w:val="none" w:sz="0" w:space="0" w:color="auto"/>
            <w:bottom w:val="none" w:sz="0" w:space="0" w:color="auto"/>
            <w:right w:val="none" w:sz="0" w:space="0" w:color="auto"/>
          </w:divBdr>
        </w:div>
      </w:divsChild>
    </w:div>
    <w:div w:id="71513316">
      <w:bodyDiv w:val="1"/>
      <w:marLeft w:val="0"/>
      <w:marRight w:val="0"/>
      <w:marTop w:val="0"/>
      <w:marBottom w:val="0"/>
      <w:divBdr>
        <w:top w:val="none" w:sz="0" w:space="0" w:color="auto"/>
        <w:left w:val="none" w:sz="0" w:space="0" w:color="auto"/>
        <w:bottom w:val="none" w:sz="0" w:space="0" w:color="auto"/>
        <w:right w:val="none" w:sz="0" w:space="0" w:color="auto"/>
      </w:divBdr>
      <w:divsChild>
        <w:div w:id="1975287066">
          <w:marLeft w:val="0"/>
          <w:marRight w:val="0"/>
          <w:marTop w:val="0"/>
          <w:marBottom w:val="0"/>
          <w:divBdr>
            <w:top w:val="none" w:sz="0" w:space="0" w:color="auto"/>
            <w:left w:val="none" w:sz="0" w:space="0" w:color="auto"/>
            <w:bottom w:val="none" w:sz="0" w:space="0" w:color="auto"/>
            <w:right w:val="none" w:sz="0" w:space="0" w:color="auto"/>
          </w:divBdr>
        </w:div>
      </w:divsChild>
    </w:div>
    <w:div w:id="112094402">
      <w:bodyDiv w:val="1"/>
      <w:marLeft w:val="0"/>
      <w:marRight w:val="0"/>
      <w:marTop w:val="0"/>
      <w:marBottom w:val="0"/>
      <w:divBdr>
        <w:top w:val="none" w:sz="0" w:space="0" w:color="auto"/>
        <w:left w:val="none" w:sz="0" w:space="0" w:color="auto"/>
        <w:bottom w:val="none" w:sz="0" w:space="0" w:color="auto"/>
        <w:right w:val="none" w:sz="0" w:space="0" w:color="auto"/>
      </w:divBdr>
      <w:divsChild>
        <w:div w:id="2083529220">
          <w:marLeft w:val="0"/>
          <w:marRight w:val="0"/>
          <w:marTop w:val="0"/>
          <w:marBottom w:val="0"/>
          <w:divBdr>
            <w:top w:val="none" w:sz="0" w:space="0" w:color="auto"/>
            <w:left w:val="none" w:sz="0" w:space="0" w:color="auto"/>
            <w:bottom w:val="none" w:sz="0" w:space="0" w:color="auto"/>
            <w:right w:val="none" w:sz="0" w:space="0" w:color="auto"/>
          </w:divBdr>
        </w:div>
      </w:divsChild>
    </w:div>
    <w:div w:id="196739539">
      <w:bodyDiv w:val="1"/>
      <w:marLeft w:val="0"/>
      <w:marRight w:val="0"/>
      <w:marTop w:val="0"/>
      <w:marBottom w:val="0"/>
      <w:divBdr>
        <w:top w:val="none" w:sz="0" w:space="0" w:color="auto"/>
        <w:left w:val="none" w:sz="0" w:space="0" w:color="auto"/>
        <w:bottom w:val="none" w:sz="0" w:space="0" w:color="auto"/>
        <w:right w:val="none" w:sz="0" w:space="0" w:color="auto"/>
      </w:divBdr>
      <w:divsChild>
        <w:div w:id="1667972294">
          <w:marLeft w:val="0"/>
          <w:marRight w:val="0"/>
          <w:marTop w:val="0"/>
          <w:marBottom w:val="0"/>
          <w:divBdr>
            <w:top w:val="none" w:sz="0" w:space="0" w:color="auto"/>
            <w:left w:val="none" w:sz="0" w:space="0" w:color="auto"/>
            <w:bottom w:val="none" w:sz="0" w:space="0" w:color="auto"/>
            <w:right w:val="none" w:sz="0" w:space="0" w:color="auto"/>
          </w:divBdr>
        </w:div>
      </w:divsChild>
    </w:div>
    <w:div w:id="293290102">
      <w:bodyDiv w:val="1"/>
      <w:marLeft w:val="0"/>
      <w:marRight w:val="0"/>
      <w:marTop w:val="0"/>
      <w:marBottom w:val="0"/>
      <w:divBdr>
        <w:top w:val="none" w:sz="0" w:space="0" w:color="auto"/>
        <w:left w:val="none" w:sz="0" w:space="0" w:color="auto"/>
        <w:bottom w:val="none" w:sz="0" w:space="0" w:color="auto"/>
        <w:right w:val="none" w:sz="0" w:space="0" w:color="auto"/>
      </w:divBdr>
      <w:divsChild>
        <w:div w:id="1665468130">
          <w:marLeft w:val="0"/>
          <w:marRight w:val="0"/>
          <w:marTop w:val="0"/>
          <w:marBottom w:val="0"/>
          <w:divBdr>
            <w:top w:val="none" w:sz="0" w:space="0" w:color="auto"/>
            <w:left w:val="none" w:sz="0" w:space="0" w:color="auto"/>
            <w:bottom w:val="none" w:sz="0" w:space="0" w:color="auto"/>
            <w:right w:val="none" w:sz="0" w:space="0" w:color="auto"/>
          </w:divBdr>
        </w:div>
      </w:divsChild>
    </w:div>
    <w:div w:id="328483122">
      <w:bodyDiv w:val="1"/>
      <w:marLeft w:val="0"/>
      <w:marRight w:val="0"/>
      <w:marTop w:val="0"/>
      <w:marBottom w:val="0"/>
      <w:divBdr>
        <w:top w:val="none" w:sz="0" w:space="0" w:color="auto"/>
        <w:left w:val="none" w:sz="0" w:space="0" w:color="auto"/>
        <w:bottom w:val="none" w:sz="0" w:space="0" w:color="auto"/>
        <w:right w:val="none" w:sz="0" w:space="0" w:color="auto"/>
      </w:divBdr>
      <w:divsChild>
        <w:div w:id="1582369039">
          <w:marLeft w:val="0"/>
          <w:marRight w:val="0"/>
          <w:marTop w:val="0"/>
          <w:marBottom w:val="0"/>
          <w:divBdr>
            <w:top w:val="none" w:sz="0" w:space="0" w:color="auto"/>
            <w:left w:val="none" w:sz="0" w:space="0" w:color="auto"/>
            <w:bottom w:val="none" w:sz="0" w:space="0" w:color="auto"/>
            <w:right w:val="none" w:sz="0" w:space="0" w:color="auto"/>
          </w:divBdr>
        </w:div>
      </w:divsChild>
    </w:div>
    <w:div w:id="366680961">
      <w:bodyDiv w:val="1"/>
      <w:marLeft w:val="0"/>
      <w:marRight w:val="0"/>
      <w:marTop w:val="0"/>
      <w:marBottom w:val="0"/>
      <w:divBdr>
        <w:top w:val="none" w:sz="0" w:space="0" w:color="auto"/>
        <w:left w:val="none" w:sz="0" w:space="0" w:color="auto"/>
        <w:bottom w:val="none" w:sz="0" w:space="0" w:color="auto"/>
        <w:right w:val="none" w:sz="0" w:space="0" w:color="auto"/>
      </w:divBdr>
      <w:divsChild>
        <w:div w:id="1987735243">
          <w:marLeft w:val="0"/>
          <w:marRight w:val="0"/>
          <w:marTop w:val="0"/>
          <w:marBottom w:val="0"/>
          <w:divBdr>
            <w:top w:val="none" w:sz="0" w:space="0" w:color="auto"/>
            <w:left w:val="none" w:sz="0" w:space="0" w:color="auto"/>
            <w:bottom w:val="none" w:sz="0" w:space="0" w:color="auto"/>
            <w:right w:val="none" w:sz="0" w:space="0" w:color="auto"/>
          </w:divBdr>
        </w:div>
      </w:divsChild>
    </w:div>
    <w:div w:id="369230224">
      <w:bodyDiv w:val="1"/>
      <w:marLeft w:val="0"/>
      <w:marRight w:val="0"/>
      <w:marTop w:val="0"/>
      <w:marBottom w:val="0"/>
      <w:divBdr>
        <w:top w:val="none" w:sz="0" w:space="0" w:color="auto"/>
        <w:left w:val="none" w:sz="0" w:space="0" w:color="auto"/>
        <w:bottom w:val="none" w:sz="0" w:space="0" w:color="auto"/>
        <w:right w:val="none" w:sz="0" w:space="0" w:color="auto"/>
      </w:divBdr>
      <w:divsChild>
        <w:div w:id="2079815258">
          <w:marLeft w:val="0"/>
          <w:marRight w:val="0"/>
          <w:marTop w:val="0"/>
          <w:marBottom w:val="0"/>
          <w:divBdr>
            <w:top w:val="none" w:sz="0" w:space="0" w:color="auto"/>
            <w:left w:val="none" w:sz="0" w:space="0" w:color="auto"/>
            <w:bottom w:val="none" w:sz="0" w:space="0" w:color="auto"/>
            <w:right w:val="none" w:sz="0" w:space="0" w:color="auto"/>
          </w:divBdr>
        </w:div>
      </w:divsChild>
    </w:div>
    <w:div w:id="369843082">
      <w:bodyDiv w:val="1"/>
      <w:marLeft w:val="0"/>
      <w:marRight w:val="0"/>
      <w:marTop w:val="0"/>
      <w:marBottom w:val="0"/>
      <w:divBdr>
        <w:top w:val="none" w:sz="0" w:space="0" w:color="auto"/>
        <w:left w:val="none" w:sz="0" w:space="0" w:color="auto"/>
        <w:bottom w:val="none" w:sz="0" w:space="0" w:color="auto"/>
        <w:right w:val="none" w:sz="0" w:space="0" w:color="auto"/>
      </w:divBdr>
      <w:divsChild>
        <w:div w:id="1245649782">
          <w:marLeft w:val="0"/>
          <w:marRight w:val="0"/>
          <w:marTop w:val="0"/>
          <w:marBottom w:val="0"/>
          <w:divBdr>
            <w:top w:val="none" w:sz="0" w:space="0" w:color="auto"/>
            <w:left w:val="none" w:sz="0" w:space="0" w:color="auto"/>
            <w:bottom w:val="none" w:sz="0" w:space="0" w:color="auto"/>
            <w:right w:val="none" w:sz="0" w:space="0" w:color="auto"/>
          </w:divBdr>
        </w:div>
      </w:divsChild>
    </w:div>
    <w:div w:id="373121400">
      <w:bodyDiv w:val="1"/>
      <w:marLeft w:val="0"/>
      <w:marRight w:val="0"/>
      <w:marTop w:val="0"/>
      <w:marBottom w:val="0"/>
      <w:divBdr>
        <w:top w:val="none" w:sz="0" w:space="0" w:color="auto"/>
        <w:left w:val="none" w:sz="0" w:space="0" w:color="auto"/>
        <w:bottom w:val="none" w:sz="0" w:space="0" w:color="auto"/>
        <w:right w:val="none" w:sz="0" w:space="0" w:color="auto"/>
      </w:divBdr>
      <w:divsChild>
        <w:div w:id="576013838">
          <w:marLeft w:val="0"/>
          <w:marRight w:val="0"/>
          <w:marTop w:val="0"/>
          <w:marBottom w:val="0"/>
          <w:divBdr>
            <w:top w:val="none" w:sz="0" w:space="0" w:color="auto"/>
            <w:left w:val="none" w:sz="0" w:space="0" w:color="auto"/>
            <w:bottom w:val="none" w:sz="0" w:space="0" w:color="auto"/>
            <w:right w:val="none" w:sz="0" w:space="0" w:color="auto"/>
          </w:divBdr>
        </w:div>
      </w:divsChild>
    </w:div>
    <w:div w:id="424233363">
      <w:bodyDiv w:val="1"/>
      <w:marLeft w:val="0"/>
      <w:marRight w:val="0"/>
      <w:marTop w:val="0"/>
      <w:marBottom w:val="0"/>
      <w:divBdr>
        <w:top w:val="none" w:sz="0" w:space="0" w:color="auto"/>
        <w:left w:val="none" w:sz="0" w:space="0" w:color="auto"/>
        <w:bottom w:val="none" w:sz="0" w:space="0" w:color="auto"/>
        <w:right w:val="none" w:sz="0" w:space="0" w:color="auto"/>
      </w:divBdr>
      <w:divsChild>
        <w:div w:id="1013728071">
          <w:marLeft w:val="0"/>
          <w:marRight w:val="0"/>
          <w:marTop w:val="0"/>
          <w:marBottom w:val="0"/>
          <w:divBdr>
            <w:top w:val="none" w:sz="0" w:space="0" w:color="auto"/>
            <w:left w:val="none" w:sz="0" w:space="0" w:color="auto"/>
            <w:bottom w:val="none" w:sz="0" w:space="0" w:color="auto"/>
            <w:right w:val="none" w:sz="0" w:space="0" w:color="auto"/>
          </w:divBdr>
        </w:div>
      </w:divsChild>
    </w:div>
    <w:div w:id="543909679">
      <w:bodyDiv w:val="1"/>
      <w:marLeft w:val="0"/>
      <w:marRight w:val="0"/>
      <w:marTop w:val="0"/>
      <w:marBottom w:val="0"/>
      <w:divBdr>
        <w:top w:val="none" w:sz="0" w:space="0" w:color="auto"/>
        <w:left w:val="none" w:sz="0" w:space="0" w:color="auto"/>
        <w:bottom w:val="none" w:sz="0" w:space="0" w:color="auto"/>
        <w:right w:val="none" w:sz="0" w:space="0" w:color="auto"/>
      </w:divBdr>
      <w:divsChild>
        <w:div w:id="2095543895">
          <w:marLeft w:val="0"/>
          <w:marRight w:val="0"/>
          <w:marTop w:val="0"/>
          <w:marBottom w:val="0"/>
          <w:divBdr>
            <w:top w:val="none" w:sz="0" w:space="0" w:color="auto"/>
            <w:left w:val="none" w:sz="0" w:space="0" w:color="auto"/>
            <w:bottom w:val="none" w:sz="0" w:space="0" w:color="auto"/>
            <w:right w:val="none" w:sz="0" w:space="0" w:color="auto"/>
          </w:divBdr>
        </w:div>
      </w:divsChild>
    </w:div>
    <w:div w:id="609044866">
      <w:bodyDiv w:val="1"/>
      <w:marLeft w:val="0"/>
      <w:marRight w:val="0"/>
      <w:marTop w:val="0"/>
      <w:marBottom w:val="0"/>
      <w:divBdr>
        <w:top w:val="none" w:sz="0" w:space="0" w:color="auto"/>
        <w:left w:val="none" w:sz="0" w:space="0" w:color="auto"/>
        <w:bottom w:val="none" w:sz="0" w:space="0" w:color="auto"/>
        <w:right w:val="none" w:sz="0" w:space="0" w:color="auto"/>
      </w:divBdr>
      <w:divsChild>
        <w:div w:id="2011911065">
          <w:marLeft w:val="0"/>
          <w:marRight w:val="0"/>
          <w:marTop w:val="0"/>
          <w:marBottom w:val="0"/>
          <w:divBdr>
            <w:top w:val="none" w:sz="0" w:space="0" w:color="auto"/>
            <w:left w:val="none" w:sz="0" w:space="0" w:color="auto"/>
            <w:bottom w:val="none" w:sz="0" w:space="0" w:color="auto"/>
            <w:right w:val="none" w:sz="0" w:space="0" w:color="auto"/>
          </w:divBdr>
        </w:div>
      </w:divsChild>
    </w:div>
    <w:div w:id="610940798">
      <w:bodyDiv w:val="1"/>
      <w:marLeft w:val="0"/>
      <w:marRight w:val="0"/>
      <w:marTop w:val="0"/>
      <w:marBottom w:val="0"/>
      <w:divBdr>
        <w:top w:val="none" w:sz="0" w:space="0" w:color="auto"/>
        <w:left w:val="none" w:sz="0" w:space="0" w:color="auto"/>
        <w:bottom w:val="none" w:sz="0" w:space="0" w:color="auto"/>
        <w:right w:val="none" w:sz="0" w:space="0" w:color="auto"/>
      </w:divBdr>
      <w:divsChild>
        <w:div w:id="306709435">
          <w:marLeft w:val="0"/>
          <w:marRight w:val="0"/>
          <w:marTop w:val="0"/>
          <w:marBottom w:val="0"/>
          <w:divBdr>
            <w:top w:val="none" w:sz="0" w:space="0" w:color="auto"/>
            <w:left w:val="none" w:sz="0" w:space="0" w:color="auto"/>
            <w:bottom w:val="none" w:sz="0" w:space="0" w:color="auto"/>
            <w:right w:val="none" w:sz="0" w:space="0" w:color="auto"/>
          </w:divBdr>
        </w:div>
      </w:divsChild>
    </w:div>
    <w:div w:id="611404560">
      <w:bodyDiv w:val="1"/>
      <w:marLeft w:val="0"/>
      <w:marRight w:val="0"/>
      <w:marTop w:val="0"/>
      <w:marBottom w:val="0"/>
      <w:divBdr>
        <w:top w:val="none" w:sz="0" w:space="0" w:color="auto"/>
        <w:left w:val="none" w:sz="0" w:space="0" w:color="auto"/>
        <w:bottom w:val="none" w:sz="0" w:space="0" w:color="auto"/>
        <w:right w:val="none" w:sz="0" w:space="0" w:color="auto"/>
      </w:divBdr>
      <w:divsChild>
        <w:div w:id="611593437">
          <w:marLeft w:val="0"/>
          <w:marRight w:val="0"/>
          <w:marTop w:val="0"/>
          <w:marBottom w:val="0"/>
          <w:divBdr>
            <w:top w:val="none" w:sz="0" w:space="0" w:color="auto"/>
            <w:left w:val="none" w:sz="0" w:space="0" w:color="auto"/>
            <w:bottom w:val="none" w:sz="0" w:space="0" w:color="auto"/>
            <w:right w:val="none" w:sz="0" w:space="0" w:color="auto"/>
          </w:divBdr>
        </w:div>
      </w:divsChild>
    </w:div>
    <w:div w:id="652830230">
      <w:bodyDiv w:val="1"/>
      <w:marLeft w:val="0"/>
      <w:marRight w:val="0"/>
      <w:marTop w:val="0"/>
      <w:marBottom w:val="0"/>
      <w:divBdr>
        <w:top w:val="none" w:sz="0" w:space="0" w:color="auto"/>
        <w:left w:val="none" w:sz="0" w:space="0" w:color="auto"/>
        <w:bottom w:val="none" w:sz="0" w:space="0" w:color="auto"/>
        <w:right w:val="none" w:sz="0" w:space="0" w:color="auto"/>
      </w:divBdr>
      <w:divsChild>
        <w:div w:id="63770906">
          <w:marLeft w:val="0"/>
          <w:marRight w:val="0"/>
          <w:marTop w:val="0"/>
          <w:marBottom w:val="0"/>
          <w:divBdr>
            <w:top w:val="none" w:sz="0" w:space="0" w:color="auto"/>
            <w:left w:val="none" w:sz="0" w:space="0" w:color="auto"/>
            <w:bottom w:val="none" w:sz="0" w:space="0" w:color="auto"/>
            <w:right w:val="none" w:sz="0" w:space="0" w:color="auto"/>
          </w:divBdr>
        </w:div>
      </w:divsChild>
    </w:div>
    <w:div w:id="781413507">
      <w:bodyDiv w:val="1"/>
      <w:marLeft w:val="0"/>
      <w:marRight w:val="0"/>
      <w:marTop w:val="0"/>
      <w:marBottom w:val="0"/>
      <w:divBdr>
        <w:top w:val="none" w:sz="0" w:space="0" w:color="auto"/>
        <w:left w:val="none" w:sz="0" w:space="0" w:color="auto"/>
        <w:bottom w:val="none" w:sz="0" w:space="0" w:color="auto"/>
        <w:right w:val="none" w:sz="0" w:space="0" w:color="auto"/>
      </w:divBdr>
      <w:divsChild>
        <w:div w:id="414858008">
          <w:marLeft w:val="0"/>
          <w:marRight w:val="0"/>
          <w:marTop w:val="0"/>
          <w:marBottom w:val="0"/>
          <w:divBdr>
            <w:top w:val="none" w:sz="0" w:space="0" w:color="auto"/>
            <w:left w:val="none" w:sz="0" w:space="0" w:color="auto"/>
            <w:bottom w:val="none" w:sz="0" w:space="0" w:color="auto"/>
            <w:right w:val="none" w:sz="0" w:space="0" w:color="auto"/>
          </w:divBdr>
        </w:div>
      </w:divsChild>
    </w:div>
    <w:div w:id="821778608">
      <w:bodyDiv w:val="1"/>
      <w:marLeft w:val="0"/>
      <w:marRight w:val="0"/>
      <w:marTop w:val="0"/>
      <w:marBottom w:val="0"/>
      <w:divBdr>
        <w:top w:val="none" w:sz="0" w:space="0" w:color="auto"/>
        <w:left w:val="none" w:sz="0" w:space="0" w:color="auto"/>
        <w:bottom w:val="none" w:sz="0" w:space="0" w:color="auto"/>
        <w:right w:val="none" w:sz="0" w:space="0" w:color="auto"/>
      </w:divBdr>
      <w:divsChild>
        <w:div w:id="1401758066">
          <w:marLeft w:val="0"/>
          <w:marRight w:val="0"/>
          <w:marTop w:val="0"/>
          <w:marBottom w:val="0"/>
          <w:divBdr>
            <w:top w:val="none" w:sz="0" w:space="0" w:color="auto"/>
            <w:left w:val="none" w:sz="0" w:space="0" w:color="auto"/>
            <w:bottom w:val="none" w:sz="0" w:space="0" w:color="auto"/>
            <w:right w:val="none" w:sz="0" w:space="0" w:color="auto"/>
          </w:divBdr>
        </w:div>
      </w:divsChild>
    </w:div>
    <w:div w:id="835847320">
      <w:bodyDiv w:val="1"/>
      <w:marLeft w:val="0"/>
      <w:marRight w:val="0"/>
      <w:marTop w:val="0"/>
      <w:marBottom w:val="0"/>
      <w:divBdr>
        <w:top w:val="none" w:sz="0" w:space="0" w:color="auto"/>
        <w:left w:val="none" w:sz="0" w:space="0" w:color="auto"/>
        <w:bottom w:val="none" w:sz="0" w:space="0" w:color="auto"/>
        <w:right w:val="none" w:sz="0" w:space="0" w:color="auto"/>
      </w:divBdr>
      <w:divsChild>
        <w:div w:id="339628976">
          <w:marLeft w:val="0"/>
          <w:marRight w:val="0"/>
          <w:marTop w:val="0"/>
          <w:marBottom w:val="0"/>
          <w:divBdr>
            <w:top w:val="none" w:sz="0" w:space="0" w:color="auto"/>
            <w:left w:val="none" w:sz="0" w:space="0" w:color="auto"/>
            <w:bottom w:val="none" w:sz="0" w:space="0" w:color="auto"/>
            <w:right w:val="none" w:sz="0" w:space="0" w:color="auto"/>
          </w:divBdr>
        </w:div>
      </w:divsChild>
    </w:div>
    <w:div w:id="837160157">
      <w:bodyDiv w:val="1"/>
      <w:marLeft w:val="0"/>
      <w:marRight w:val="0"/>
      <w:marTop w:val="0"/>
      <w:marBottom w:val="0"/>
      <w:divBdr>
        <w:top w:val="none" w:sz="0" w:space="0" w:color="auto"/>
        <w:left w:val="none" w:sz="0" w:space="0" w:color="auto"/>
        <w:bottom w:val="none" w:sz="0" w:space="0" w:color="auto"/>
        <w:right w:val="none" w:sz="0" w:space="0" w:color="auto"/>
      </w:divBdr>
      <w:divsChild>
        <w:div w:id="742335915">
          <w:marLeft w:val="0"/>
          <w:marRight w:val="0"/>
          <w:marTop w:val="0"/>
          <w:marBottom w:val="0"/>
          <w:divBdr>
            <w:top w:val="none" w:sz="0" w:space="0" w:color="auto"/>
            <w:left w:val="none" w:sz="0" w:space="0" w:color="auto"/>
            <w:bottom w:val="none" w:sz="0" w:space="0" w:color="auto"/>
            <w:right w:val="none" w:sz="0" w:space="0" w:color="auto"/>
          </w:divBdr>
        </w:div>
      </w:divsChild>
    </w:div>
    <w:div w:id="946616119">
      <w:bodyDiv w:val="1"/>
      <w:marLeft w:val="0"/>
      <w:marRight w:val="0"/>
      <w:marTop w:val="0"/>
      <w:marBottom w:val="0"/>
      <w:divBdr>
        <w:top w:val="none" w:sz="0" w:space="0" w:color="auto"/>
        <w:left w:val="none" w:sz="0" w:space="0" w:color="auto"/>
        <w:bottom w:val="none" w:sz="0" w:space="0" w:color="auto"/>
        <w:right w:val="none" w:sz="0" w:space="0" w:color="auto"/>
      </w:divBdr>
      <w:divsChild>
        <w:div w:id="1600404015">
          <w:marLeft w:val="0"/>
          <w:marRight w:val="0"/>
          <w:marTop w:val="0"/>
          <w:marBottom w:val="0"/>
          <w:divBdr>
            <w:top w:val="none" w:sz="0" w:space="0" w:color="auto"/>
            <w:left w:val="none" w:sz="0" w:space="0" w:color="auto"/>
            <w:bottom w:val="none" w:sz="0" w:space="0" w:color="auto"/>
            <w:right w:val="none" w:sz="0" w:space="0" w:color="auto"/>
          </w:divBdr>
        </w:div>
      </w:divsChild>
    </w:div>
    <w:div w:id="949779513">
      <w:bodyDiv w:val="1"/>
      <w:marLeft w:val="0"/>
      <w:marRight w:val="0"/>
      <w:marTop w:val="0"/>
      <w:marBottom w:val="0"/>
      <w:divBdr>
        <w:top w:val="none" w:sz="0" w:space="0" w:color="auto"/>
        <w:left w:val="none" w:sz="0" w:space="0" w:color="auto"/>
        <w:bottom w:val="none" w:sz="0" w:space="0" w:color="auto"/>
        <w:right w:val="none" w:sz="0" w:space="0" w:color="auto"/>
      </w:divBdr>
      <w:divsChild>
        <w:div w:id="289241278">
          <w:marLeft w:val="0"/>
          <w:marRight w:val="0"/>
          <w:marTop w:val="0"/>
          <w:marBottom w:val="0"/>
          <w:divBdr>
            <w:top w:val="none" w:sz="0" w:space="0" w:color="auto"/>
            <w:left w:val="none" w:sz="0" w:space="0" w:color="auto"/>
            <w:bottom w:val="none" w:sz="0" w:space="0" w:color="auto"/>
            <w:right w:val="none" w:sz="0" w:space="0" w:color="auto"/>
          </w:divBdr>
        </w:div>
      </w:divsChild>
    </w:div>
    <w:div w:id="962153460">
      <w:bodyDiv w:val="1"/>
      <w:marLeft w:val="0"/>
      <w:marRight w:val="0"/>
      <w:marTop w:val="0"/>
      <w:marBottom w:val="0"/>
      <w:divBdr>
        <w:top w:val="none" w:sz="0" w:space="0" w:color="auto"/>
        <w:left w:val="none" w:sz="0" w:space="0" w:color="auto"/>
        <w:bottom w:val="none" w:sz="0" w:space="0" w:color="auto"/>
        <w:right w:val="none" w:sz="0" w:space="0" w:color="auto"/>
      </w:divBdr>
      <w:divsChild>
        <w:div w:id="1186403494">
          <w:marLeft w:val="0"/>
          <w:marRight w:val="0"/>
          <w:marTop w:val="0"/>
          <w:marBottom w:val="0"/>
          <w:divBdr>
            <w:top w:val="none" w:sz="0" w:space="0" w:color="auto"/>
            <w:left w:val="none" w:sz="0" w:space="0" w:color="auto"/>
            <w:bottom w:val="none" w:sz="0" w:space="0" w:color="auto"/>
            <w:right w:val="none" w:sz="0" w:space="0" w:color="auto"/>
          </w:divBdr>
        </w:div>
      </w:divsChild>
    </w:div>
    <w:div w:id="1001735074">
      <w:bodyDiv w:val="1"/>
      <w:marLeft w:val="0"/>
      <w:marRight w:val="0"/>
      <w:marTop w:val="0"/>
      <w:marBottom w:val="0"/>
      <w:divBdr>
        <w:top w:val="none" w:sz="0" w:space="0" w:color="auto"/>
        <w:left w:val="none" w:sz="0" w:space="0" w:color="auto"/>
        <w:bottom w:val="none" w:sz="0" w:space="0" w:color="auto"/>
        <w:right w:val="none" w:sz="0" w:space="0" w:color="auto"/>
      </w:divBdr>
      <w:divsChild>
        <w:div w:id="1912231059">
          <w:marLeft w:val="0"/>
          <w:marRight w:val="0"/>
          <w:marTop w:val="0"/>
          <w:marBottom w:val="0"/>
          <w:divBdr>
            <w:top w:val="none" w:sz="0" w:space="0" w:color="auto"/>
            <w:left w:val="none" w:sz="0" w:space="0" w:color="auto"/>
            <w:bottom w:val="none" w:sz="0" w:space="0" w:color="auto"/>
            <w:right w:val="none" w:sz="0" w:space="0" w:color="auto"/>
          </w:divBdr>
        </w:div>
      </w:divsChild>
    </w:div>
    <w:div w:id="1039663651">
      <w:bodyDiv w:val="1"/>
      <w:marLeft w:val="0"/>
      <w:marRight w:val="0"/>
      <w:marTop w:val="0"/>
      <w:marBottom w:val="0"/>
      <w:divBdr>
        <w:top w:val="none" w:sz="0" w:space="0" w:color="auto"/>
        <w:left w:val="none" w:sz="0" w:space="0" w:color="auto"/>
        <w:bottom w:val="none" w:sz="0" w:space="0" w:color="auto"/>
        <w:right w:val="none" w:sz="0" w:space="0" w:color="auto"/>
      </w:divBdr>
      <w:divsChild>
        <w:div w:id="1397701334">
          <w:marLeft w:val="0"/>
          <w:marRight w:val="0"/>
          <w:marTop w:val="0"/>
          <w:marBottom w:val="0"/>
          <w:divBdr>
            <w:top w:val="none" w:sz="0" w:space="0" w:color="auto"/>
            <w:left w:val="none" w:sz="0" w:space="0" w:color="auto"/>
            <w:bottom w:val="none" w:sz="0" w:space="0" w:color="auto"/>
            <w:right w:val="none" w:sz="0" w:space="0" w:color="auto"/>
          </w:divBdr>
        </w:div>
      </w:divsChild>
    </w:div>
    <w:div w:id="1085961294">
      <w:bodyDiv w:val="1"/>
      <w:marLeft w:val="0"/>
      <w:marRight w:val="0"/>
      <w:marTop w:val="0"/>
      <w:marBottom w:val="0"/>
      <w:divBdr>
        <w:top w:val="none" w:sz="0" w:space="0" w:color="auto"/>
        <w:left w:val="none" w:sz="0" w:space="0" w:color="auto"/>
        <w:bottom w:val="none" w:sz="0" w:space="0" w:color="auto"/>
        <w:right w:val="none" w:sz="0" w:space="0" w:color="auto"/>
      </w:divBdr>
      <w:divsChild>
        <w:div w:id="372117160">
          <w:marLeft w:val="0"/>
          <w:marRight w:val="0"/>
          <w:marTop w:val="0"/>
          <w:marBottom w:val="0"/>
          <w:divBdr>
            <w:top w:val="none" w:sz="0" w:space="0" w:color="auto"/>
            <w:left w:val="none" w:sz="0" w:space="0" w:color="auto"/>
            <w:bottom w:val="none" w:sz="0" w:space="0" w:color="auto"/>
            <w:right w:val="none" w:sz="0" w:space="0" w:color="auto"/>
          </w:divBdr>
        </w:div>
      </w:divsChild>
    </w:div>
    <w:div w:id="1100756021">
      <w:bodyDiv w:val="1"/>
      <w:marLeft w:val="0"/>
      <w:marRight w:val="0"/>
      <w:marTop w:val="0"/>
      <w:marBottom w:val="0"/>
      <w:divBdr>
        <w:top w:val="none" w:sz="0" w:space="0" w:color="auto"/>
        <w:left w:val="none" w:sz="0" w:space="0" w:color="auto"/>
        <w:bottom w:val="none" w:sz="0" w:space="0" w:color="auto"/>
        <w:right w:val="none" w:sz="0" w:space="0" w:color="auto"/>
      </w:divBdr>
      <w:divsChild>
        <w:div w:id="1804806202">
          <w:marLeft w:val="0"/>
          <w:marRight w:val="0"/>
          <w:marTop w:val="0"/>
          <w:marBottom w:val="0"/>
          <w:divBdr>
            <w:top w:val="none" w:sz="0" w:space="0" w:color="auto"/>
            <w:left w:val="none" w:sz="0" w:space="0" w:color="auto"/>
            <w:bottom w:val="none" w:sz="0" w:space="0" w:color="auto"/>
            <w:right w:val="none" w:sz="0" w:space="0" w:color="auto"/>
          </w:divBdr>
        </w:div>
      </w:divsChild>
    </w:div>
    <w:div w:id="1135106305">
      <w:bodyDiv w:val="1"/>
      <w:marLeft w:val="0"/>
      <w:marRight w:val="0"/>
      <w:marTop w:val="0"/>
      <w:marBottom w:val="0"/>
      <w:divBdr>
        <w:top w:val="none" w:sz="0" w:space="0" w:color="auto"/>
        <w:left w:val="none" w:sz="0" w:space="0" w:color="auto"/>
        <w:bottom w:val="none" w:sz="0" w:space="0" w:color="auto"/>
        <w:right w:val="none" w:sz="0" w:space="0" w:color="auto"/>
      </w:divBdr>
      <w:divsChild>
        <w:div w:id="1068573380">
          <w:marLeft w:val="0"/>
          <w:marRight w:val="0"/>
          <w:marTop w:val="0"/>
          <w:marBottom w:val="0"/>
          <w:divBdr>
            <w:top w:val="none" w:sz="0" w:space="0" w:color="auto"/>
            <w:left w:val="none" w:sz="0" w:space="0" w:color="auto"/>
            <w:bottom w:val="none" w:sz="0" w:space="0" w:color="auto"/>
            <w:right w:val="none" w:sz="0" w:space="0" w:color="auto"/>
          </w:divBdr>
        </w:div>
      </w:divsChild>
    </w:div>
    <w:div w:id="1168639750">
      <w:bodyDiv w:val="1"/>
      <w:marLeft w:val="0"/>
      <w:marRight w:val="0"/>
      <w:marTop w:val="0"/>
      <w:marBottom w:val="0"/>
      <w:divBdr>
        <w:top w:val="none" w:sz="0" w:space="0" w:color="auto"/>
        <w:left w:val="none" w:sz="0" w:space="0" w:color="auto"/>
        <w:bottom w:val="none" w:sz="0" w:space="0" w:color="auto"/>
        <w:right w:val="none" w:sz="0" w:space="0" w:color="auto"/>
      </w:divBdr>
      <w:divsChild>
        <w:div w:id="1329215530">
          <w:marLeft w:val="0"/>
          <w:marRight w:val="0"/>
          <w:marTop w:val="0"/>
          <w:marBottom w:val="0"/>
          <w:divBdr>
            <w:top w:val="none" w:sz="0" w:space="0" w:color="auto"/>
            <w:left w:val="none" w:sz="0" w:space="0" w:color="auto"/>
            <w:bottom w:val="none" w:sz="0" w:space="0" w:color="auto"/>
            <w:right w:val="none" w:sz="0" w:space="0" w:color="auto"/>
          </w:divBdr>
        </w:div>
      </w:divsChild>
    </w:div>
    <w:div w:id="1185096603">
      <w:bodyDiv w:val="1"/>
      <w:marLeft w:val="0"/>
      <w:marRight w:val="0"/>
      <w:marTop w:val="0"/>
      <w:marBottom w:val="0"/>
      <w:divBdr>
        <w:top w:val="none" w:sz="0" w:space="0" w:color="auto"/>
        <w:left w:val="none" w:sz="0" w:space="0" w:color="auto"/>
        <w:bottom w:val="none" w:sz="0" w:space="0" w:color="auto"/>
        <w:right w:val="none" w:sz="0" w:space="0" w:color="auto"/>
      </w:divBdr>
      <w:divsChild>
        <w:div w:id="803549139">
          <w:marLeft w:val="0"/>
          <w:marRight w:val="0"/>
          <w:marTop w:val="0"/>
          <w:marBottom w:val="0"/>
          <w:divBdr>
            <w:top w:val="none" w:sz="0" w:space="0" w:color="auto"/>
            <w:left w:val="none" w:sz="0" w:space="0" w:color="auto"/>
            <w:bottom w:val="none" w:sz="0" w:space="0" w:color="auto"/>
            <w:right w:val="none" w:sz="0" w:space="0" w:color="auto"/>
          </w:divBdr>
        </w:div>
      </w:divsChild>
    </w:div>
    <w:div w:id="1240559569">
      <w:bodyDiv w:val="1"/>
      <w:marLeft w:val="0"/>
      <w:marRight w:val="0"/>
      <w:marTop w:val="0"/>
      <w:marBottom w:val="0"/>
      <w:divBdr>
        <w:top w:val="none" w:sz="0" w:space="0" w:color="auto"/>
        <w:left w:val="none" w:sz="0" w:space="0" w:color="auto"/>
        <w:bottom w:val="none" w:sz="0" w:space="0" w:color="auto"/>
        <w:right w:val="none" w:sz="0" w:space="0" w:color="auto"/>
      </w:divBdr>
      <w:divsChild>
        <w:div w:id="2067755124">
          <w:marLeft w:val="0"/>
          <w:marRight w:val="0"/>
          <w:marTop w:val="0"/>
          <w:marBottom w:val="0"/>
          <w:divBdr>
            <w:top w:val="none" w:sz="0" w:space="0" w:color="auto"/>
            <w:left w:val="none" w:sz="0" w:space="0" w:color="auto"/>
            <w:bottom w:val="none" w:sz="0" w:space="0" w:color="auto"/>
            <w:right w:val="none" w:sz="0" w:space="0" w:color="auto"/>
          </w:divBdr>
        </w:div>
      </w:divsChild>
    </w:div>
    <w:div w:id="1279024220">
      <w:bodyDiv w:val="1"/>
      <w:marLeft w:val="0"/>
      <w:marRight w:val="0"/>
      <w:marTop w:val="0"/>
      <w:marBottom w:val="0"/>
      <w:divBdr>
        <w:top w:val="none" w:sz="0" w:space="0" w:color="auto"/>
        <w:left w:val="none" w:sz="0" w:space="0" w:color="auto"/>
        <w:bottom w:val="none" w:sz="0" w:space="0" w:color="auto"/>
        <w:right w:val="none" w:sz="0" w:space="0" w:color="auto"/>
      </w:divBdr>
      <w:divsChild>
        <w:div w:id="702167069">
          <w:marLeft w:val="0"/>
          <w:marRight w:val="0"/>
          <w:marTop w:val="0"/>
          <w:marBottom w:val="0"/>
          <w:divBdr>
            <w:top w:val="none" w:sz="0" w:space="0" w:color="auto"/>
            <w:left w:val="none" w:sz="0" w:space="0" w:color="auto"/>
            <w:bottom w:val="none" w:sz="0" w:space="0" w:color="auto"/>
            <w:right w:val="none" w:sz="0" w:space="0" w:color="auto"/>
          </w:divBdr>
        </w:div>
      </w:divsChild>
    </w:div>
    <w:div w:id="1283919655">
      <w:bodyDiv w:val="1"/>
      <w:marLeft w:val="0"/>
      <w:marRight w:val="0"/>
      <w:marTop w:val="0"/>
      <w:marBottom w:val="0"/>
      <w:divBdr>
        <w:top w:val="none" w:sz="0" w:space="0" w:color="auto"/>
        <w:left w:val="none" w:sz="0" w:space="0" w:color="auto"/>
        <w:bottom w:val="none" w:sz="0" w:space="0" w:color="auto"/>
        <w:right w:val="none" w:sz="0" w:space="0" w:color="auto"/>
      </w:divBdr>
      <w:divsChild>
        <w:div w:id="183638046">
          <w:marLeft w:val="0"/>
          <w:marRight w:val="0"/>
          <w:marTop w:val="0"/>
          <w:marBottom w:val="0"/>
          <w:divBdr>
            <w:top w:val="none" w:sz="0" w:space="0" w:color="auto"/>
            <w:left w:val="none" w:sz="0" w:space="0" w:color="auto"/>
            <w:bottom w:val="none" w:sz="0" w:space="0" w:color="auto"/>
            <w:right w:val="none" w:sz="0" w:space="0" w:color="auto"/>
          </w:divBdr>
        </w:div>
      </w:divsChild>
    </w:div>
    <w:div w:id="1334450305">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3">
          <w:marLeft w:val="0"/>
          <w:marRight w:val="0"/>
          <w:marTop w:val="0"/>
          <w:marBottom w:val="0"/>
          <w:divBdr>
            <w:top w:val="none" w:sz="0" w:space="0" w:color="auto"/>
            <w:left w:val="none" w:sz="0" w:space="0" w:color="auto"/>
            <w:bottom w:val="none" w:sz="0" w:space="0" w:color="auto"/>
            <w:right w:val="none" w:sz="0" w:space="0" w:color="auto"/>
          </w:divBdr>
        </w:div>
      </w:divsChild>
    </w:div>
    <w:div w:id="1335840207">
      <w:bodyDiv w:val="1"/>
      <w:marLeft w:val="0"/>
      <w:marRight w:val="0"/>
      <w:marTop w:val="0"/>
      <w:marBottom w:val="0"/>
      <w:divBdr>
        <w:top w:val="none" w:sz="0" w:space="0" w:color="auto"/>
        <w:left w:val="none" w:sz="0" w:space="0" w:color="auto"/>
        <w:bottom w:val="none" w:sz="0" w:space="0" w:color="auto"/>
        <w:right w:val="none" w:sz="0" w:space="0" w:color="auto"/>
      </w:divBdr>
      <w:divsChild>
        <w:div w:id="683484428">
          <w:marLeft w:val="0"/>
          <w:marRight w:val="0"/>
          <w:marTop w:val="0"/>
          <w:marBottom w:val="0"/>
          <w:divBdr>
            <w:top w:val="none" w:sz="0" w:space="0" w:color="auto"/>
            <w:left w:val="none" w:sz="0" w:space="0" w:color="auto"/>
            <w:bottom w:val="none" w:sz="0" w:space="0" w:color="auto"/>
            <w:right w:val="none" w:sz="0" w:space="0" w:color="auto"/>
          </w:divBdr>
        </w:div>
      </w:divsChild>
    </w:div>
    <w:div w:id="1336686680">
      <w:bodyDiv w:val="1"/>
      <w:marLeft w:val="0"/>
      <w:marRight w:val="0"/>
      <w:marTop w:val="0"/>
      <w:marBottom w:val="0"/>
      <w:divBdr>
        <w:top w:val="none" w:sz="0" w:space="0" w:color="auto"/>
        <w:left w:val="none" w:sz="0" w:space="0" w:color="auto"/>
        <w:bottom w:val="none" w:sz="0" w:space="0" w:color="auto"/>
        <w:right w:val="none" w:sz="0" w:space="0" w:color="auto"/>
      </w:divBdr>
      <w:divsChild>
        <w:div w:id="493910337">
          <w:marLeft w:val="0"/>
          <w:marRight w:val="0"/>
          <w:marTop w:val="0"/>
          <w:marBottom w:val="0"/>
          <w:divBdr>
            <w:top w:val="none" w:sz="0" w:space="0" w:color="auto"/>
            <w:left w:val="none" w:sz="0" w:space="0" w:color="auto"/>
            <w:bottom w:val="none" w:sz="0" w:space="0" w:color="auto"/>
            <w:right w:val="none" w:sz="0" w:space="0" w:color="auto"/>
          </w:divBdr>
        </w:div>
      </w:divsChild>
    </w:div>
    <w:div w:id="1344284722">
      <w:bodyDiv w:val="1"/>
      <w:marLeft w:val="0"/>
      <w:marRight w:val="0"/>
      <w:marTop w:val="0"/>
      <w:marBottom w:val="0"/>
      <w:divBdr>
        <w:top w:val="none" w:sz="0" w:space="0" w:color="auto"/>
        <w:left w:val="none" w:sz="0" w:space="0" w:color="auto"/>
        <w:bottom w:val="none" w:sz="0" w:space="0" w:color="auto"/>
        <w:right w:val="none" w:sz="0" w:space="0" w:color="auto"/>
      </w:divBdr>
      <w:divsChild>
        <w:div w:id="412438152">
          <w:marLeft w:val="0"/>
          <w:marRight w:val="0"/>
          <w:marTop w:val="0"/>
          <w:marBottom w:val="0"/>
          <w:divBdr>
            <w:top w:val="none" w:sz="0" w:space="0" w:color="auto"/>
            <w:left w:val="none" w:sz="0" w:space="0" w:color="auto"/>
            <w:bottom w:val="none" w:sz="0" w:space="0" w:color="auto"/>
            <w:right w:val="none" w:sz="0" w:space="0" w:color="auto"/>
          </w:divBdr>
        </w:div>
      </w:divsChild>
    </w:div>
    <w:div w:id="1405375906">
      <w:bodyDiv w:val="1"/>
      <w:marLeft w:val="0"/>
      <w:marRight w:val="0"/>
      <w:marTop w:val="0"/>
      <w:marBottom w:val="0"/>
      <w:divBdr>
        <w:top w:val="none" w:sz="0" w:space="0" w:color="auto"/>
        <w:left w:val="none" w:sz="0" w:space="0" w:color="auto"/>
        <w:bottom w:val="none" w:sz="0" w:space="0" w:color="auto"/>
        <w:right w:val="none" w:sz="0" w:space="0" w:color="auto"/>
      </w:divBdr>
      <w:divsChild>
        <w:div w:id="456918692">
          <w:marLeft w:val="0"/>
          <w:marRight w:val="0"/>
          <w:marTop w:val="0"/>
          <w:marBottom w:val="0"/>
          <w:divBdr>
            <w:top w:val="none" w:sz="0" w:space="0" w:color="auto"/>
            <w:left w:val="none" w:sz="0" w:space="0" w:color="auto"/>
            <w:bottom w:val="none" w:sz="0" w:space="0" w:color="auto"/>
            <w:right w:val="none" w:sz="0" w:space="0" w:color="auto"/>
          </w:divBdr>
        </w:div>
      </w:divsChild>
    </w:div>
    <w:div w:id="1531215557">
      <w:bodyDiv w:val="1"/>
      <w:marLeft w:val="0"/>
      <w:marRight w:val="0"/>
      <w:marTop w:val="0"/>
      <w:marBottom w:val="0"/>
      <w:divBdr>
        <w:top w:val="none" w:sz="0" w:space="0" w:color="auto"/>
        <w:left w:val="none" w:sz="0" w:space="0" w:color="auto"/>
        <w:bottom w:val="none" w:sz="0" w:space="0" w:color="auto"/>
        <w:right w:val="none" w:sz="0" w:space="0" w:color="auto"/>
      </w:divBdr>
      <w:divsChild>
        <w:div w:id="1273315838">
          <w:marLeft w:val="0"/>
          <w:marRight w:val="0"/>
          <w:marTop w:val="0"/>
          <w:marBottom w:val="0"/>
          <w:divBdr>
            <w:top w:val="none" w:sz="0" w:space="0" w:color="auto"/>
            <w:left w:val="none" w:sz="0" w:space="0" w:color="auto"/>
            <w:bottom w:val="none" w:sz="0" w:space="0" w:color="auto"/>
            <w:right w:val="none" w:sz="0" w:space="0" w:color="auto"/>
          </w:divBdr>
        </w:div>
      </w:divsChild>
    </w:div>
    <w:div w:id="1533762319">
      <w:bodyDiv w:val="1"/>
      <w:marLeft w:val="0"/>
      <w:marRight w:val="0"/>
      <w:marTop w:val="0"/>
      <w:marBottom w:val="0"/>
      <w:divBdr>
        <w:top w:val="none" w:sz="0" w:space="0" w:color="auto"/>
        <w:left w:val="none" w:sz="0" w:space="0" w:color="auto"/>
        <w:bottom w:val="none" w:sz="0" w:space="0" w:color="auto"/>
        <w:right w:val="none" w:sz="0" w:space="0" w:color="auto"/>
      </w:divBdr>
      <w:divsChild>
        <w:div w:id="1128084282">
          <w:marLeft w:val="0"/>
          <w:marRight w:val="0"/>
          <w:marTop w:val="0"/>
          <w:marBottom w:val="0"/>
          <w:divBdr>
            <w:top w:val="none" w:sz="0" w:space="0" w:color="auto"/>
            <w:left w:val="none" w:sz="0" w:space="0" w:color="auto"/>
            <w:bottom w:val="none" w:sz="0" w:space="0" w:color="auto"/>
            <w:right w:val="none" w:sz="0" w:space="0" w:color="auto"/>
          </w:divBdr>
        </w:div>
      </w:divsChild>
    </w:div>
    <w:div w:id="1552309243">
      <w:bodyDiv w:val="1"/>
      <w:marLeft w:val="0"/>
      <w:marRight w:val="0"/>
      <w:marTop w:val="0"/>
      <w:marBottom w:val="0"/>
      <w:divBdr>
        <w:top w:val="none" w:sz="0" w:space="0" w:color="auto"/>
        <w:left w:val="none" w:sz="0" w:space="0" w:color="auto"/>
        <w:bottom w:val="none" w:sz="0" w:space="0" w:color="auto"/>
        <w:right w:val="none" w:sz="0" w:space="0" w:color="auto"/>
      </w:divBdr>
      <w:divsChild>
        <w:div w:id="1971284328">
          <w:marLeft w:val="0"/>
          <w:marRight w:val="0"/>
          <w:marTop w:val="0"/>
          <w:marBottom w:val="0"/>
          <w:divBdr>
            <w:top w:val="none" w:sz="0" w:space="0" w:color="auto"/>
            <w:left w:val="none" w:sz="0" w:space="0" w:color="auto"/>
            <w:bottom w:val="none" w:sz="0" w:space="0" w:color="auto"/>
            <w:right w:val="none" w:sz="0" w:space="0" w:color="auto"/>
          </w:divBdr>
        </w:div>
      </w:divsChild>
    </w:div>
    <w:div w:id="1560167937">
      <w:bodyDiv w:val="1"/>
      <w:marLeft w:val="0"/>
      <w:marRight w:val="0"/>
      <w:marTop w:val="0"/>
      <w:marBottom w:val="0"/>
      <w:divBdr>
        <w:top w:val="none" w:sz="0" w:space="0" w:color="auto"/>
        <w:left w:val="none" w:sz="0" w:space="0" w:color="auto"/>
        <w:bottom w:val="none" w:sz="0" w:space="0" w:color="auto"/>
        <w:right w:val="none" w:sz="0" w:space="0" w:color="auto"/>
      </w:divBdr>
      <w:divsChild>
        <w:div w:id="1863591621">
          <w:marLeft w:val="0"/>
          <w:marRight w:val="0"/>
          <w:marTop w:val="0"/>
          <w:marBottom w:val="0"/>
          <w:divBdr>
            <w:top w:val="none" w:sz="0" w:space="0" w:color="auto"/>
            <w:left w:val="none" w:sz="0" w:space="0" w:color="auto"/>
            <w:bottom w:val="none" w:sz="0" w:space="0" w:color="auto"/>
            <w:right w:val="none" w:sz="0" w:space="0" w:color="auto"/>
          </w:divBdr>
        </w:div>
      </w:divsChild>
    </w:div>
    <w:div w:id="1647279685">
      <w:bodyDiv w:val="1"/>
      <w:marLeft w:val="0"/>
      <w:marRight w:val="0"/>
      <w:marTop w:val="0"/>
      <w:marBottom w:val="0"/>
      <w:divBdr>
        <w:top w:val="none" w:sz="0" w:space="0" w:color="auto"/>
        <w:left w:val="none" w:sz="0" w:space="0" w:color="auto"/>
        <w:bottom w:val="none" w:sz="0" w:space="0" w:color="auto"/>
        <w:right w:val="none" w:sz="0" w:space="0" w:color="auto"/>
      </w:divBdr>
    </w:div>
    <w:div w:id="1734354291">
      <w:bodyDiv w:val="1"/>
      <w:marLeft w:val="0"/>
      <w:marRight w:val="0"/>
      <w:marTop w:val="0"/>
      <w:marBottom w:val="0"/>
      <w:divBdr>
        <w:top w:val="none" w:sz="0" w:space="0" w:color="auto"/>
        <w:left w:val="none" w:sz="0" w:space="0" w:color="auto"/>
        <w:bottom w:val="none" w:sz="0" w:space="0" w:color="auto"/>
        <w:right w:val="none" w:sz="0" w:space="0" w:color="auto"/>
      </w:divBdr>
      <w:divsChild>
        <w:div w:id="17004291">
          <w:marLeft w:val="0"/>
          <w:marRight w:val="0"/>
          <w:marTop w:val="0"/>
          <w:marBottom w:val="0"/>
          <w:divBdr>
            <w:top w:val="none" w:sz="0" w:space="0" w:color="auto"/>
            <w:left w:val="none" w:sz="0" w:space="0" w:color="auto"/>
            <w:bottom w:val="none" w:sz="0" w:space="0" w:color="auto"/>
            <w:right w:val="none" w:sz="0" w:space="0" w:color="auto"/>
          </w:divBdr>
        </w:div>
      </w:divsChild>
    </w:div>
    <w:div w:id="1750030925">
      <w:bodyDiv w:val="1"/>
      <w:marLeft w:val="0"/>
      <w:marRight w:val="0"/>
      <w:marTop w:val="0"/>
      <w:marBottom w:val="0"/>
      <w:divBdr>
        <w:top w:val="none" w:sz="0" w:space="0" w:color="auto"/>
        <w:left w:val="none" w:sz="0" w:space="0" w:color="auto"/>
        <w:bottom w:val="none" w:sz="0" w:space="0" w:color="auto"/>
        <w:right w:val="none" w:sz="0" w:space="0" w:color="auto"/>
      </w:divBdr>
      <w:divsChild>
        <w:div w:id="487719675">
          <w:marLeft w:val="0"/>
          <w:marRight w:val="0"/>
          <w:marTop w:val="0"/>
          <w:marBottom w:val="0"/>
          <w:divBdr>
            <w:top w:val="none" w:sz="0" w:space="0" w:color="auto"/>
            <w:left w:val="none" w:sz="0" w:space="0" w:color="auto"/>
            <w:bottom w:val="none" w:sz="0" w:space="0" w:color="auto"/>
            <w:right w:val="none" w:sz="0" w:space="0" w:color="auto"/>
          </w:divBdr>
        </w:div>
      </w:divsChild>
    </w:div>
    <w:div w:id="1758673985">
      <w:bodyDiv w:val="1"/>
      <w:marLeft w:val="0"/>
      <w:marRight w:val="0"/>
      <w:marTop w:val="0"/>
      <w:marBottom w:val="0"/>
      <w:divBdr>
        <w:top w:val="none" w:sz="0" w:space="0" w:color="auto"/>
        <w:left w:val="none" w:sz="0" w:space="0" w:color="auto"/>
        <w:bottom w:val="none" w:sz="0" w:space="0" w:color="auto"/>
        <w:right w:val="none" w:sz="0" w:space="0" w:color="auto"/>
      </w:divBdr>
      <w:divsChild>
        <w:div w:id="2030332661">
          <w:marLeft w:val="0"/>
          <w:marRight w:val="0"/>
          <w:marTop w:val="0"/>
          <w:marBottom w:val="0"/>
          <w:divBdr>
            <w:top w:val="none" w:sz="0" w:space="0" w:color="auto"/>
            <w:left w:val="none" w:sz="0" w:space="0" w:color="auto"/>
            <w:bottom w:val="none" w:sz="0" w:space="0" w:color="auto"/>
            <w:right w:val="none" w:sz="0" w:space="0" w:color="auto"/>
          </w:divBdr>
        </w:div>
      </w:divsChild>
    </w:div>
    <w:div w:id="1770814152">
      <w:bodyDiv w:val="1"/>
      <w:marLeft w:val="0"/>
      <w:marRight w:val="0"/>
      <w:marTop w:val="0"/>
      <w:marBottom w:val="0"/>
      <w:divBdr>
        <w:top w:val="none" w:sz="0" w:space="0" w:color="auto"/>
        <w:left w:val="none" w:sz="0" w:space="0" w:color="auto"/>
        <w:bottom w:val="none" w:sz="0" w:space="0" w:color="auto"/>
        <w:right w:val="none" w:sz="0" w:space="0" w:color="auto"/>
      </w:divBdr>
      <w:divsChild>
        <w:div w:id="754084410">
          <w:marLeft w:val="0"/>
          <w:marRight w:val="0"/>
          <w:marTop w:val="0"/>
          <w:marBottom w:val="0"/>
          <w:divBdr>
            <w:top w:val="none" w:sz="0" w:space="0" w:color="auto"/>
            <w:left w:val="none" w:sz="0" w:space="0" w:color="auto"/>
            <w:bottom w:val="none" w:sz="0" w:space="0" w:color="auto"/>
            <w:right w:val="none" w:sz="0" w:space="0" w:color="auto"/>
          </w:divBdr>
        </w:div>
      </w:divsChild>
    </w:div>
    <w:div w:id="1804495845">
      <w:bodyDiv w:val="1"/>
      <w:marLeft w:val="0"/>
      <w:marRight w:val="0"/>
      <w:marTop w:val="0"/>
      <w:marBottom w:val="0"/>
      <w:divBdr>
        <w:top w:val="none" w:sz="0" w:space="0" w:color="auto"/>
        <w:left w:val="none" w:sz="0" w:space="0" w:color="auto"/>
        <w:bottom w:val="none" w:sz="0" w:space="0" w:color="auto"/>
        <w:right w:val="none" w:sz="0" w:space="0" w:color="auto"/>
      </w:divBdr>
      <w:divsChild>
        <w:div w:id="1670714472">
          <w:marLeft w:val="0"/>
          <w:marRight w:val="0"/>
          <w:marTop w:val="0"/>
          <w:marBottom w:val="0"/>
          <w:divBdr>
            <w:top w:val="none" w:sz="0" w:space="0" w:color="auto"/>
            <w:left w:val="none" w:sz="0" w:space="0" w:color="auto"/>
            <w:bottom w:val="none" w:sz="0" w:space="0" w:color="auto"/>
            <w:right w:val="none" w:sz="0" w:space="0" w:color="auto"/>
          </w:divBdr>
        </w:div>
      </w:divsChild>
    </w:div>
    <w:div w:id="1813281439">
      <w:bodyDiv w:val="1"/>
      <w:marLeft w:val="0"/>
      <w:marRight w:val="0"/>
      <w:marTop w:val="0"/>
      <w:marBottom w:val="0"/>
      <w:divBdr>
        <w:top w:val="none" w:sz="0" w:space="0" w:color="auto"/>
        <w:left w:val="none" w:sz="0" w:space="0" w:color="auto"/>
        <w:bottom w:val="none" w:sz="0" w:space="0" w:color="auto"/>
        <w:right w:val="none" w:sz="0" w:space="0" w:color="auto"/>
      </w:divBdr>
      <w:divsChild>
        <w:div w:id="1763843083">
          <w:marLeft w:val="0"/>
          <w:marRight w:val="0"/>
          <w:marTop w:val="0"/>
          <w:marBottom w:val="0"/>
          <w:divBdr>
            <w:top w:val="none" w:sz="0" w:space="0" w:color="auto"/>
            <w:left w:val="none" w:sz="0" w:space="0" w:color="auto"/>
            <w:bottom w:val="none" w:sz="0" w:space="0" w:color="auto"/>
            <w:right w:val="none" w:sz="0" w:space="0" w:color="auto"/>
          </w:divBdr>
        </w:div>
      </w:divsChild>
    </w:div>
    <w:div w:id="1854764801">
      <w:bodyDiv w:val="1"/>
      <w:marLeft w:val="0"/>
      <w:marRight w:val="0"/>
      <w:marTop w:val="0"/>
      <w:marBottom w:val="0"/>
      <w:divBdr>
        <w:top w:val="none" w:sz="0" w:space="0" w:color="auto"/>
        <w:left w:val="none" w:sz="0" w:space="0" w:color="auto"/>
        <w:bottom w:val="none" w:sz="0" w:space="0" w:color="auto"/>
        <w:right w:val="none" w:sz="0" w:space="0" w:color="auto"/>
      </w:divBdr>
      <w:divsChild>
        <w:div w:id="1558780462">
          <w:marLeft w:val="0"/>
          <w:marRight w:val="0"/>
          <w:marTop w:val="0"/>
          <w:marBottom w:val="0"/>
          <w:divBdr>
            <w:top w:val="none" w:sz="0" w:space="0" w:color="auto"/>
            <w:left w:val="none" w:sz="0" w:space="0" w:color="auto"/>
            <w:bottom w:val="none" w:sz="0" w:space="0" w:color="auto"/>
            <w:right w:val="none" w:sz="0" w:space="0" w:color="auto"/>
          </w:divBdr>
        </w:div>
      </w:divsChild>
    </w:div>
    <w:div w:id="1891577045">
      <w:bodyDiv w:val="1"/>
      <w:marLeft w:val="0"/>
      <w:marRight w:val="0"/>
      <w:marTop w:val="0"/>
      <w:marBottom w:val="0"/>
      <w:divBdr>
        <w:top w:val="none" w:sz="0" w:space="0" w:color="auto"/>
        <w:left w:val="none" w:sz="0" w:space="0" w:color="auto"/>
        <w:bottom w:val="none" w:sz="0" w:space="0" w:color="auto"/>
        <w:right w:val="none" w:sz="0" w:space="0" w:color="auto"/>
      </w:divBdr>
      <w:divsChild>
        <w:div w:id="116832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1.wmf"/><Relationship Id="rId16" Type="http://schemas.openxmlformats.org/officeDocument/2006/relationships/header" Target="header2.xml"/><Relationship Id="rId11" Type="http://schemas.openxmlformats.org/officeDocument/2006/relationships/hyperlink" Target="mailto:steve.maas@utah.edu" TargetMode="External"/><Relationship Id="rId24" Type="http://schemas.openxmlformats.org/officeDocument/2006/relationships/image" Target="media/image9.wmf"/><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hyperlink" Target="https://en.wikipedia.org/wiki/Weibull_distribution"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oleObject" Target="embeddings/oleObject20.bin"/><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image" Target="media/image8.wmf"/><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4.bin"/><Relationship Id="rId77" Type="http://schemas.openxmlformats.org/officeDocument/2006/relationships/hyperlink" Target="http://www.cplusplus.com/reference/random/gamma_distribution/" TargetMode="External"/><Relationship Id="rId8" Type="http://schemas.openxmlformats.org/officeDocument/2006/relationships/image" Target="media/image1.emf"/><Relationship Id="rId51" Type="http://schemas.openxmlformats.org/officeDocument/2006/relationships/oleObject" Target="embeddings/oleObject15.bin"/><Relationship Id="rId72" Type="http://schemas.openxmlformats.org/officeDocument/2006/relationships/hyperlink" Target="https://en.wikipedia.org/wiki/Chi-squared_distribu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jeff.weiss@utah.edu" TargetMode="Externa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6.png"/><Relationship Id="rId41" Type="http://schemas.openxmlformats.org/officeDocument/2006/relationships/oleObject" Target="embeddings/oleObject10.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hyperlink" Target="https://en.wikipedia.org/wiki/Cauchy_distribution" TargetMode="External"/><Relationship Id="rId75" Type="http://schemas.openxmlformats.org/officeDocument/2006/relationships/hyperlink" Target="http://www.cplusplus.com/reference/random/weibull_distribu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15.w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microsoft.com/office/2011/relationships/commentsExtended" Target="commentsExtended.xml"/><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2.bin"/><Relationship Id="rId73" Type="http://schemas.openxmlformats.org/officeDocument/2006/relationships/hyperlink" Target="http://www.cplusplus.com/reference/random/chi_squared_distribu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rl.sci.utah.edu/" TargetMode="External"/><Relationship Id="rId18" Type="http://schemas.openxmlformats.org/officeDocument/2006/relationships/image" Target="media/image4.PNG"/><Relationship Id="rId39" Type="http://schemas.openxmlformats.org/officeDocument/2006/relationships/oleObject" Target="embeddings/oleObject9.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7.bin"/><Relationship Id="rId76" Type="http://schemas.openxmlformats.org/officeDocument/2006/relationships/hyperlink" Target="https://en.wikipedia.org/wiki/Gamma_distribution" TargetMode="External"/><Relationship Id="rId7" Type="http://schemas.openxmlformats.org/officeDocument/2006/relationships/endnotes" Target="endnotes.xml"/><Relationship Id="rId71" Type="http://schemas.openxmlformats.org/officeDocument/2006/relationships/hyperlink" Target="http://www.cplusplus.com/reference/random/cauchy_distribution/" TargetMode="External"/><Relationship Id="rId2" Type="http://schemas.openxmlformats.org/officeDocument/2006/relationships/numbering" Target="numbering.xml"/><Relationship Id="rId29" Type="http://schemas.openxmlformats.org/officeDocument/2006/relationships/image" Target="media/image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58181-6DCF-40E3-BA7B-58A714F9A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44</Pages>
  <Words>21394</Words>
  <Characters>121951</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143059</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subject/>
  <dc:creator>Steve Maas</dc:creator>
  <cp:keywords/>
  <dc:description/>
  <cp:lastModifiedBy>Steven</cp:lastModifiedBy>
  <cp:revision>54</cp:revision>
  <cp:lastPrinted>2018-08-24T21:38:00Z</cp:lastPrinted>
  <dcterms:created xsi:type="dcterms:W3CDTF">2022-03-30T22:33:00Z</dcterms:created>
  <dcterms:modified xsi:type="dcterms:W3CDTF">2022-04-18T21:33:00Z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MP_IE5Win">
    <vt:bool>false</vt:bool>
  </property>
  <property fmtid="{D5CDD505-2E9C-101B-9397-08002B2CF9AE}" pid="4" name="MP_HTMLDest">
    <vt:lpwstr>C:\Users\Kingsley\Desktop\UM_2.0\FEBio_um_2.0.htm</vt:lpwstr>
  </property>
  <property fmtid="{D5CDD505-2E9C-101B-9397-08002B2CF9AE}" pid="5" name="MP_MathMLTarget">
    <vt:lpwstr>HTML+MathJax</vt:lpwstr>
  </property>
  <property fmtid="{D5CDD505-2E9C-101B-9397-08002B2CF9AE}" pid="6" name="MP_OpenInBrowser">
    <vt:bool>true</vt:bool>
  </property>
  <property fmtid="{D5CDD505-2E9C-101B-9397-08002B2CF9AE}" pid="7" name="MP_UseMathML">
    <vt:bool>true</vt:bool>
  </property>
  <property fmtid="{D5CDD505-2E9C-101B-9397-08002B2CF9AE}" pid="8" name="MP_MathZoom">
    <vt:bool>true</vt:bool>
  </property>
  <property fmtid="{D5CDD505-2E9C-101B-9397-08002B2CF9AE}" pid="9" name="MP_IEOnly">
    <vt:bool>false</vt:bool>
  </property>
  <property fmtid="{D5CDD505-2E9C-101B-9397-08002B2CF9AE}" pid="10" name="MTWinEqns">
    <vt:bool>true</vt:bool>
  </property>
  <property fmtid="{D5CDD505-2E9C-101B-9397-08002B2CF9AE}" pid="11"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12"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13"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14"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Times+Symbol 12.eqp</vt:lpwstr>
  </property>
  <property fmtid="{D5CDD505-2E9C-101B-9397-08002B2CF9AE}" pid="16" name="MTEquationSection">
    <vt:lpwstr>1</vt:lpwstr>
  </property>
  <property fmtid="{D5CDD505-2E9C-101B-9397-08002B2CF9AE}" pid="17" name="MTEquationNumber2">
    <vt:lpwstr>(#C1.#E1)</vt:lpwstr>
  </property>
</Properties>
</file>